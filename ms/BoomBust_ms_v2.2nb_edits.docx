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25A8" w14:textId="20DED127" w:rsidR="00E405BB" w:rsidRPr="00605F58" w:rsidRDefault="00E405B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Journal: Ecology Letters</w:t>
      </w:r>
      <w:r w:rsidR="00212F45" w:rsidRPr="00605F58">
        <w:rPr>
          <w:rFonts w:ascii="Times New Roman" w:eastAsia="Times New Roman" w:hAnsi="Times New Roman" w:cs="Times New Roman"/>
          <w:sz w:val="24"/>
          <w:szCs w:val="24"/>
        </w:rPr>
        <w:t xml:space="preserve"> </w:t>
      </w:r>
    </w:p>
    <w:p w14:paraId="75C156E4" w14:textId="77777777" w:rsidR="00D86646" w:rsidRPr="00605F58" w:rsidRDefault="00D86646" w:rsidP="00605F58">
      <w:pPr>
        <w:spacing w:line="480" w:lineRule="auto"/>
        <w:rPr>
          <w:rFonts w:ascii="Times New Roman" w:eastAsia="Times New Roman" w:hAnsi="Times New Roman" w:cs="Times New Roman"/>
          <w:sz w:val="24"/>
          <w:szCs w:val="24"/>
        </w:rPr>
      </w:pPr>
    </w:p>
    <w:p w14:paraId="70440BB2" w14:textId="101333AA" w:rsidR="00D86646" w:rsidRPr="00605F58" w:rsidRDefault="00D86646"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Article Type: Synthesis (Requires a proposal 300 words long</w:t>
      </w:r>
      <w:r w:rsidR="00596F77">
        <w:rPr>
          <w:rFonts w:ascii="Times New Roman" w:eastAsia="Times New Roman" w:hAnsi="Times New Roman" w:cs="Times New Roman"/>
          <w:sz w:val="24"/>
          <w:szCs w:val="24"/>
        </w:rPr>
        <w:t xml:space="preserve"> that </w:t>
      </w:r>
      <w:r w:rsidRPr="00605F58">
        <w:rPr>
          <w:rFonts w:ascii="Times New Roman" w:eastAsia="Times New Roman" w:hAnsi="Times New Roman" w:cs="Times New Roman"/>
          <w:sz w:val="24"/>
          <w:szCs w:val="24"/>
        </w:rPr>
        <w:t>describ</w:t>
      </w:r>
      <w:r w:rsidR="00596F77">
        <w:rPr>
          <w:rFonts w:ascii="Times New Roman" w:eastAsia="Times New Roman" w:hAnsi="Times New Roman" w:cs="Times New Roman"/>
          <w:sz w:val="24"/>
          <w:szCs w:val="24"/>
        </w:rPr>
        <w:t>es</w:t>
      </w:r>
      <w:r w:rsidRPr="00605F58">
        <w:rPr>
          <w:rFonts w:ascii="Times New Roman" w:eastAsia="Times New Roman" w:hAnsi="Times New Roman" w:cs="Times New Roman"/>
          <w:sz w:val="24"/>
          <w:szCs w:val="24"/>
        </w:rPr>
        <w:t xml:space="preserve"> the nature and novelty of the work, and the contribution of the proposed article to the discipline</w:t>
      </w:r>
      <w:r w:rsidR="009E42E4">
        <w:rPr>
          <w:rFonts w:ascii="Times New Roman" w:eastAsia="Times New Roman" w:hAnsi="Times New Roman" w:cs="Times New Roman"/>
          <w:sz w:val="24"/>
          <w:szCs w:val="24"/>
        </w:rPr>
        <w:t>. It is</w:t>
      </w:r>
      <w:r w:rsidR="007C6136">
        <w:rPr>
          <w:rFonts w:ascii="Times New Roman" w:eastAsia="Times New Roman" w:hAnsi="Times New Roman" w:cs="Times New Roman"/>
          <w:sz w:val="24"/>
          <w:szCs w:val="24"/>
        </w:rPr>
        <w:t xml:space="preserve"> to be submitted to ecology letters prior to the articles submission</w:t>
      </w:r>
      <w:r w:rsidRPr="00605F58">
        <w:rPr>
          <w:rFonts w:ascii="Times New Roman" w:eastAsia="Times New Roman" w:hAnsi="Times New Roman" w:cs="Times New Roman"/>
          <w:sz w:val="24"/>
          <w:szCs w:val="24"/>
        </w:rPr>
        <w:t>)</w:t>
      </w:r>
    </w:p>
    <w:p w14:paraId="3BC06B79" w14:textId="77777777" w:rsidR="003B3A48" w:rsidRPr="00605F58" w:rsidRDefault="003B3A48" w:rsidP="00605F58">
      <w:pPr>
        <w:spacing w:line="480" w:lineRule="auto"/>
        <w:rPr>
          <w:rFonts w:ascii="Times New Roman" w:eastAsia="Times New Roman" w:hAnsi="Times New Roman" w:cs="Times New Roman"/>
          <w:sz w:val="24"/>
          <w:szCs w:val="24"/>
        </w:rPr>
      </w:pPr>
    </w:p>
    <w:p w14:paraId="7279E97B" w14:textId="59C3ADAC" w:rsidR="00FE56CF" w:rsidRPr="00605F58" w:rsidRDefault="002E09B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Article Title: </w:t>
      </w:r>
      <w:r w:rsidR="005064CC" w:rsidRPr="00605F58">
        <w:rPr>
          <w:rFonts w:ascii="Times New Roman" w:eastAsia="Times New Roman" w:hAnsi="Times New Roman" w:cs="Times New Roman"/>
          <w:sz w:val="24"/>
          <w:szCs w:val="24"/>
        </w:rPr>
        <w:t>Quantitative description of boom-bust in invasions: necessary narrowing of the definition to facilitate communication</w:t>
      </w:r>
    </w:p>
    <w:p w14:paraId="7279E97C" w14:textId="77777777" w:rsidR="00FE56CF" w:rsidRPr="00605F58" w:rsidRDefault="00FE56CF" w:rsidP="00605F58">
      <w:pPr>
        <w:spacing w:line="480" w:lineRule="auto"/>
        <w:rPr>
          <w:rFonts w:ascii="Times New Roman" w:eastAsia="Times New Roman" w:hAnsi="Times New Roman" w:cs="Times New Roman"/>
          <w:sz w:val="24"/>
          <w:szCs w:val="24"/>
        </w:rPr>
      </w:pPr>
    </w:p>
    <w:p w14:paraId="3E916BA6" w14:textId="465B5D7F" w:rsidR="008A235B" w:rsidRPr="00605F58" w:rsidRDefault="008A235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Running Title: </w:t>
      </w:r>
      <w:r w:rsidR="00E93948" w:rsidRPr="00605F58">
        <w:rPr>
          <w:rFonts w:ascii="Times New Roman" w:eastAsia="Times New Roman" w:hAnsi="Times New Roman" w:cs="Times New Roman"/>
          <w:sz w:val="24"/>
          <w:szCs w:val="24"/>
        </w:rPr>
        <w:t>Quantitative</w:t>
      </w:r>
      <w:r w:rsidR="009B17AF">
        <w:rPr>
          <w:rFonts w:ascii="Times New Roman" w:eastAsia="Times New Roman" w:hAnsi="Times New Roman" w:cs="Times New Roman"/>
          <w:sz w:val="24"/>
          <w:szCs w:val="24"/>
        </w:rPr>
        <w:t xml:space="preserve"> description of</w:t>
      </w:r>
      <w:r w:rsidR="00170CF8" w:rsidRPr="00605F58">
        <w:rPr>
          <w:rFonts w:ascii="Times New Roman" w:eastAsia="Times New Roman" w:hAnsi="Times New Roman" w:cs="Times New Roman"/>
          <w:sz w:val="24"/>
          <w:szCs w:val="24"/>
        </w:rPr>
        <w:t xml:space="preserve"> boom-bust</w:t>
      </w:r>
      <w:r w:rsidR="00E81068" w:rsidRPr="00605F58">
        <w:rPr>
          <w:rFonts w:ascii="Times New Roman" w:eastAsia="Times New Roman" w:hAnsi="Times New Roman" w:cs="Times New Roman"/>
          <w:sz w:val="24"/>
          <w:szCs w:val="24"/>
        </w:rPr>
        <w:t>s</w:t>
      </w:r>
      <w:r w:rsidR="009B17AF">
        <w:rPr>
          <w:rFonts w:ascii="Times New Roman" w:eastAsia="Times New Roman" w:hAnsi="Times New Roman" w:cs="Times New Roman"/>
          <w:sz w:val="24"/>
          <w:szCs w:val="24"/>
        </w:rPr>
        <w:t xml:space="preserve"> in invasions</w:t>
      </w:r>
    </w:p>
    <w:p w14:paraId="530DC08C" w14:textId="77777777" w:rsidR="008A235B" w:rsidRPr="00605F58" w:rsidRDefault="008A235B" w:rsidP="00605F58">
      <w:pPr>
        <w:spacing w:line="480" w:lineRule="auto"/>
        <w:rPr>
          <w:rFonts w:ascii="Times New Roman" w:eastAsia="Times New Roman" w:hAnsi="Times New Roman" w:cs="Times New Roman"/>
          <w:sz w:val="24"/>
          <w:szCs w:val="24"/>
        </w:rPr>
      </w:pPr>
    </w:p>
    <w:p w14:paraId="6ACEA87A" w14:textId="76C6A21E" w:rsidR="004974CB" w:rsidRPr="00605F58" w:rsidRDefault="004974C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Authors</w:t>
      </w:r>
      <w:r w:rsidR="00913F38" w:rsidRPr="00605F58">
        <w:rPr>
          <w:rFonts w:ascii="Times New Roman" w:eastAsia="Times New Roman" w:hAnsi="Times New Roman" w:cs="Times New Roman"/>
          <w:sz w:val="24"/>
          <w:szCs w:val="24"/>
        </w:rPr>
        <w:t>:</w:t>
      </w:r>
    </w:p>
    <w:p w14:paraId="6E7B96DC" w14:textId="26C475DA" w:rsidR="0047177B" w:rsidRPr="00605F58" w:rsidRDefault="005064CC" w:rsidP="00605F58">
      <w:pPr>
        <w:spacing w:line="480" w:lineRule="auto"/>
        <w:rPr>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T. Barrus</w:t>
      </w:r>
      <w:r w:rsidR="006D0ECA" w:rsidRPr="00605F58">
        <w:rPr>
          <w:rFonts w:ascii="Times New Roman" w:eastAsia="Times New Roman" w:hAnsi="Times New Roman" w:cs="Times New Roman"/>
          <w:sz w:val="24"/>
          <w:szCs w:val="24"/>
          <w:vertAlign w:val="superscript"/>
        </w:rPr>
        <w:t>1,2</w:t>
      </w:r>
      <w:r w:rsidR="00913F38" w:rsidRPr="00605F58">
        <w:rPr>
          <w:rFonts w:ascii="Times New Roman" w:eastAsia="Times New Roman" w:hAnsi="Times New Roman" w:cs="Times New Roman"/>
          <w:sz w:val="24"/>
          <w:szCs w:val="24"/>
        </w:rPr>
        <w:t xml:space="preserve">; ORCID: </w:t>
      </w:r>
      <w:r w:rsidR="00EF25B4" w:rsidRPr="00605F58">
        <w:rPr>
          <w:rStyle w:val="normaltextrun"/>
          <w:rFonts w:ascii="Times New Roman" w:hAnsi="Times New Roman" w:cs="Times New Roman"/>
          <w:color w:val="000000"/>
          <w:sz w:val="24"/>
          <w:szCs w:val="24"/>
          <w:shd w:val="clear" w:color="auto" w:fill="FFFFFF"/>
        </w:rPr>
        <w:t>0000-0001-7503-3120; email: nbarrus1@gmail.com</w:t>
      </w:r>
    </w:p>
    <w:p w14:paraId="7279E97E" w14:textId="7EC14F40" w:rsidR="00FE56CF" w:rsidRPr="00605F58" w:rsidRDefault="006D0ECA" w:rsidP="00605F58">
      <w:pPr>
        <w:spacing w:line="480" w:lineRule="auto"/>
        <w:rPr>
          <w:rStyle w:val="normaltextrun"/>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J. Dorn</w:t>
      </w:r>
      <w:r w:rsidR="005C0BC8" w:rsidRPr="00605F58">
        <w:rPr>
          <w:rFonts w:ascii="Times New Roman" w:eastAsia="Times New Roman" w:hAnsi="Times New Roman" w:cs="Times New Roman"/>
          <w:sz w:val="24"/>
          <w:szCs w:val="24"/>
          <w:vertAlign w:val="superscript"/>
        </w:rPr>
        <w:t>2</w:t>
      </w:r>
      <w:r w:rsidR="00EF25B4" w:rsidRPr="00605F58">
        <w:rPr>
          <w:rFonts w:ascii="Times New Roman" w:eastAsia="Times New Roman" w:hAnsi="Times New Roman" w:cs="Times New Roman"/>
          <w:sz w:val="24"/>
          <w:szCs w:val="24"/>
        </w:rPr>
        <w:t xml:space="preserve">; </w:t>
      </w:r>
      <w:r w:rsidR="0047177B" w:rsidRPr="00605F58">
        <w:rPr>
          <w:rStyle w:val="normaltextrun"/>
          <w:rFonts w:ascii="Times New Roman" w:hAnsi="Times New Roman" w:cs="Times New Roman"/>
          <w:color w:val="000000"/>
          <w:sz w:val="24"/>
          <w:szCs w:val="24"/>
          <w:shd w:val="clear" w:color="auto" w:fill="FFFFFF"/>
        </w:rPr>
        <w:t xml:space="preserve">ORCID: 0000-0001-5516-0253; email: </w:t>
      </w:r>
      <w:r w:rsidR="0047177B" w:rsidRPr="0074012E">
        <w:rPr>
          <w:rStyle w:val="normaltextrun"/>
          <w:rFonts w:ascii="Times New Roman" w:hAnsi="Times New Roman" w:cs="Times New Roman"/>
          <w:color w:val="000000"/>
          <w:sz w:val="24"/>
          <w:szCs w:val="24"/>
          <w:shd w:val="clear" w:color="auto" w:fill="FFFFFF"/>
        </w:rPr>
        <w:t>ndorn@fiu.edu</w:t>
      </w:r>
    </w:p>
    <w:p w14:paraId="74CE4AFE" w14:textId="77777777" w:rsidR="0047177B" w:rsidRPr="00605F58" w:rsidRDefault="0047177B" w:rsidP="00605F58">
      <w:pPr>
        <w:spacing w:line="480" w:lineRule="auto"/>
        <w:rPr>
          <w:rStyle w:val="normaltextrun"/>
          <w:rFonts w:ascii="Times New Roman" w:hAnsi="Times New Roman" w:cs="Times New Roman"/>
          <w:color w:val="000000"/>
          <w:sz w:val="24"/>
          <w:szCs w:val="24"/>
          <w:shd w:val="clear" w:color="auto" w:fill="FFFFFF"/>
        </w:rPr>
      </w:pPr>
    </w:p>
    <w:p w14:paraId="23AE845A" w14:textId="5ABDBB24" w:rsidR="0047177B" w:rsidRPr="00605F58" w:rsidRDefault="005C0BC8" w:rsidP="00605F58">
      <w:pPr>
        <w:spacing w:line="480" w:lineRule="auto"/>
        <w:rPr>
          <w:rStyle w:val="normaltextrun"/>
          <w:rFonts w:ascii="Times New Roman" w:hAnsi="Times New Roman" w:cs="Times New Roman"/>
          <w:color w:val="000000"/>
          <w:sz w:val="24"/>
          <w:szCs w:val="24"/>
          <w:shd w:val="clear" w:color="auto" w:fill="FFFFFF"/>
        </w:rPr>
      </w:pPr>
      <w:r w:rsidRPr="00605F58">
        <w:rPr>
          <w:rStyle w:val="normaltextrun"/>
          <w:rFonts w:ascii="Times New Roman" w:hAnsi="Times New Roman" w:cs="Times New Roman"/>
          <w:color w:val="000000"/>
          <w:sz w:val="24"/>
          <w:szCs w:val="24"/>
          <w:shd w:val="clear" w:color="auto" w:fill="FFFFFF"/>
          <w:vertAlign w:val="superscript"/>
        </w:rPr>
        <w:t>1</w:t>
      </w:r>
      <w:r w:rsidRPr="00605F58">
        <w:rPr>
          <w:rStyle w:val="normaltextrun"/>
          <w:rFonts w:ascii="Times New Roman" w:hAnsi="Times New Roman" w:cs="Times New Roman"/>
          <w:color w:val="000000"/>
          <w:sz w:val="24"/>
          <w:szCs w:val="24"/>
          <w:shd w:val="clear" w:color="auto" w:fill="FFFFFF"/>
        </w:rPr>
        <w:t xml:space="preserve"> </w:t>
      </w:r>
      <w:r w:rsidR="004A5E07" w:rsidRPr="00605F58">
        <w:rPr>
          <w:rStyle w:val="normaltextrun"/>
          <w:rFonts w:ascii="Times New Roman" w:hAnsi="Times New Roman" w:cs="Times New Roman"/>
          <w:color w:val="000000"/>
          <w:sz w:val="24"/>
          <w:szCs w:val="24"/>
          <w:shd w:val="clear" w:color="auto" w:fill="FFFFFF"/>
        </w:rPr>
        <w:t>Corresponding</w:t>
      </w:r>
      <w:r w:rsidRPr="00605F58">
        <w:rPr>
          <w:rStyle w:val="normaltextrun"/>
          <w:rFonts w:ascii="Times New Roman" w:hAnsi="Times New Roman" w:cs="Times New Roman"/>
          <w:color w:val="000000"/>
          <w:sz w:val="24"/>
          <w:szCs w:val="24"/>
          <w:shd w:val="clear" w:color="auto" w:fill="FFFFFF"/>
        </w:rPr>
        <w:t xml:space="preserve"> Author</w:t>
      </w:r>
      <w:r w:rsidR="003863F5" w:rsidRPr="00605F58">
        <w:rPr>
          <w:rStyle w:val="normaltextrun"/>
          <w:rFonts w:ascii="Times New Roman" w:hAnsi="Times New Roman" w:cs="Times New Roman"/>
          <w:color w:val="000000"/>
          <w:sz w:val="24"/>
          <w:szCs w:val="24"/>
          <w:shd w:val="clear" w:color="auto" w:fill="FFFFFF"/>
        </w:rPr>
        <w:t>, Nathan T. Barrus, 307-431-0859, nbarrus1@gmail.com</w:t>
      </w:r>
    </w:p>
    <w:p w14:paraId="0F9AC83C" w14:textId="5FF384F3" w:rsidR="00423F1D" w:rsidRPr="00605F58" w:rsidRDefault="004A5E07" w:rsidP="00605F58">
      <w:pPr>
        <w:spacing w:line="480" w:lineRule="auto"/>
        <w:rPr>
          <w:rFonts w:ascii="Times New Roman" w:hAnsi="Times New Roman" w:cs="Times New Roman"/>
          <w:sz w:val="24"/>
          <w:szCs w:val="24"/>
        </w:rPr>
      </w:pPr>
      <w:r w:rsidRPr="00605F58">
        <w:rPr>
          <w:rStyle w:val="normaltextrun"/>
          <w:rFonts w:ascii="Times New Roman" w:hAnsi="Times New Roman" w:cs="Times New Roman"/>
          <w:color w:val="000000"/>
          <w:sz w:val="24"/>
          <w:szCs w:val="24"/>
          <w:shd w:val="clear" w:color="auto" w:fill="FFFFFF"/>
          <w:vertAlign w:val="superscript"/>
        </w:rPr>
        <w:t>2</w:t>
      </w:r>
      <w:r w:rsidR="00993411" w:rsidRPr="00605F58">
        <w:rPr>
          <w:rStyle w:val="normaltextrun"/>
          <w:rFonts w:ascii="Times New Roman" w:hAnsi="Times New Roman" w:cs="Times New Roman"/>
          <w:color w:val="000000"/>
          <w:sz w:val="24"/>
          <w:szCs w:val="24"/>
          <w:shd w:val="clear" w:color="auto" w:fill="FFFFFF"/>
        </w:rPr>
        <w:t xml:space="preserve"> </w:t>
      </w:r>
      <w:r w:rsidR="00272675" w:rsidRPr="00605F58">
        <w:rPr>
          <w:rFonts w:ascii="Times New Roman" w:hAnsi="Times New Roman" w:cs="Times New Roman"/>
          <w:sz w:val="24"/>
          <w:szCs w:val="24"/>
        </w:rPr>
        <w:t>Institute of Environment and Dept. of Biological Sciences, Florida International University, Miami, FL, USA</w:t>
      </w:r>
    </w:p>
    <w:p w14:paraId="65C8EA81" w14:textId="77777777" w:rsidR="00FD253E" w:rsidRPr="00605F58" w:rsidRDefault="00FD253E" w:rsidP="00605F58">
      <w:pPr>
        <w:spacing w:line="480" w:lineRule="auto"/>
        <w:rPr>
          <w:rFonts w:ascii="Times New Roman" w:hAnsi="Times New Roman" w:cs="Times New Roman"/>
          <w:sz w:val="24"/>
          <w:szCs w:val="24"/>
        </w:rPr>
      </w:pPr>
    </w:p>
    <w:p w14:paraId="705779B6" w14:textId="33737641" w:rsidR="00FD253E" w:rsidRPr="00605F58" w:rsidRDefault="00FD253E" w:rsidP="00605F58">
      <w:pPr>
        <w:spacing w:line="480" w:lineRule="auto"/>
        <w:rPr>
          <w:rFonts w:ascii="Times New Roman" w:hAnsi="Times New Roman" w:cs="Times New Roman"/>
          <w:sz w:val="24"/>
          <w:szCs w:val="24"/>
        </w:rPr>
      </w:pPr>
      <w:r w:rsidRPr="00605F58">
        <w:rPr>
          <w:rFonts w:ascii="Times New Roman" w:hAnsi="Times New Roman" w:cs="Times New Roman"/>
          <w:sz w:val="24"/>
          <w:szCs w:val="24"/>
        </w:rPr>
        <w:t>Key words</w:t>
      </w:r>
      <w:r w:rsidR="00DA0834" w:rsidRPr="00605F58">
        <w:rPr>
          <w:rFonts w:ascii="Times New Roman" w:hAnsi="Times New Roman" w:cs="Times New Roman"/>
          <w:sz w:val="24"/>
          <w:szCs w:val="24"/>
        </w:rPr>
        <w:t xml:space="preserve"> (10)</w:t>
      </w:r>
      <w:r w:rsidRPr="00605F58">
        <w:rPr>
          <w:rFonts w:ascii="Times New Roman" w:hAnsi="Times New Roman" w:cs="Times New Roman"/>
          <w:sz w:val="24"/>
          <w:szCs w:val="24"/>
        </w:rPr>
        <w:t>:</w:t>
      </w:r>
      <w:r w:rsidR="00373400" w:rsidRPr="00605F58">
        <w:rPr>
          <w:rFonts w:ascii="Times New Roman" w:hAnsi="Times New Roman" w:cs="Times New Roman"/>
          <w:sz w:val="24"/>
          <w:szCs w:val="24"/>
        </w:rPr>
        <w:t xml:space="preserve"> Invasions, Population Irruptions, Population Collapse, Population Crash,</w:t>
      </w:r>
    </w:p>
    <w:p w14:paraId="6641377B" w14:textId="77777777" w:rsidR="004147BA" w:rsidRPr="00605F58" w:rsidRDefault="004147BA" w:rsidP="00605F58">
      <w:pPr>
        <w:spacing w:line="480" w:lineRule="auto"/>
        <w:rPr>
          <w:rFonts w:ascii="Times New Roman" w:eastAsia="Times New Roman" w:hAnsi="Times New Roman" w:cs="Times New Roman"/>
          <w:sz w:val="24"/>
          <w:szCs w:val="24"/>
        </w:rPr>
      </w:pPr>
    </w:p>
    <w:p w14:paraId="5784C976" w14:textId="3E0C0BD0" w:rsidR="001C0C4E" w:rsidRPr="00605F58" w:rsidRDefault="001C0C4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Abstract Word Count (##), </w:t>
      </w:r>
      <w:r w:rsidR="00A907FE" w:rsidRPr="00605F58">
        <w:rPr>
          <w:rFonts w:ascii="Times New Roman" w:eastAsia="Times New Roman" w:hAnsi="Times New Roman" w:cs="Times New Roman"/>
          <w:sz w:val="24"/>
          <w:szCs w:val="24"/>
        </w:rPr>
        <w:t>Main Text (##), Text Box</w:t>
      </w:r>
      <w:r w:rsidR="00032A4F" w:rsidRPr="00605F58">
        <w:rPr>
          <w:rFonts w:ascii="Times New Roman" w:eastAsia="Times New Roman" w:hAnsi="Times New Roman" w:cs="Times New Roman"/>
          <w:sz w:val="24"/>
          <w:szCs w:val="24"/>
        </w:rPr>
        <w:t xml:space="preserve"> 1 Word Count (##)</w:t>
      </w:r>
    </w:p>
    <w:p w14:paraId="55969E8F" w14:textId="77777777" w:rsidR="004147BA" w:rsidRPr="00605F58" w:rsidRDefault="004147BA"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References (##), Figures (##), Tables (##), Text boxes (##)</w:t>
      </w:r>
    </w:p>
    <w:p w14:paraId="110B8B92" w14:textId="77777777" w:rsidR="001C0C4E" w:rsidRPr="00605F58" w:rsidRDefault="001C0C4E" w:rsidP="00605F58">
      <w:pPr>
        <w:spacing w:line="480" w:lineRule="auto"/>
        <w:rPr>
          <w:rFonts w:ascii="Times New Roman" w:eastAsia="Times New Roman" w:hAnsi="Times New Roman" w:cs="Times New Roman"/>
          <w:sz w:val="24"/>
          <w:szCs w:val="24"/>
        </w:rPr>
      </w:pPr>
    </w:p>
    <w:p w14:paraId="052AA14C" w14:textId="77777777" w:rsidR="00285A6C" w:rsidRPr="00605F58" w:rsidRDefault="00285A6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Data Accessibility Statement:</w:t>
      </w:r>
    </w:p>
    <w:p w14:paraId="14580E71" w14:textId="5772E3E7" w:rsidR="00285A6C" w:rsidRPr="00605F58" w:rsidRDefault="0074012E"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Upon acceptance, all data and code associated with the manuscript will be provided in Zenodo. For review, the data and code can be found in (</w:t>
      </w:r>
      <w:r w:rsidRPr="0074012E">
        <w:rPr>
          <w:rFonts w:ascii="Times New Roman" w:eastAsia="Times New Roman" w:hAnsi="Times New Roman" w:cs="Times New Roman"/>
          <w:sz w:val="24"/>
          <w:szCs w:val="24"/>
        </w:rPr>
        <w:t>https://github.com/nbarrus1/boom-bust</w:t>
      </w:r>
      <w:r>
        <w:rPr>
          <w:rFonts w:ascii="Times New Roman" w:eastAsia="Times New Roman" w:hAnsi="Times New Roman" w:cs="Times New Roman"/>
          <w:sz w:val="24"/>
          <w:szCs w:val="24"/>
        </w:rPr>
        <w:t>).</w:t>
      </w:r>
    </w:p>
    <w:p w14:paraId="5BA61544" w14:textId="09547283" w:rsidR="00285A6C" w:rsidRPr="00605F58" w:rsidRDefault="00285A6C" w:rsidP="00605F58">
      <w:pPr>
        <w:spacing w:line="480" w:lineRule="auto"/>
        <w:rPr>
          <w:rFonts w:ascii="Times New Roman" w:eastAsia="Times New Roman" w:hAnsi="Times New Roman" w:cs="Times New Roman"/>
          <w:sz w:val="24"/>
          <w:szCs w:val="24"/>
        </w:rPr>
        <w:sectPr w:rsidR="00285A6C" w:rsidRPr="00605F58" w:rsidSect="00D8523E">
          <w:footerReference w:type="default" r:id="rId8"/>
          <w:pgSz w:w="12240" w:h="15840"/>
          <w:pgMar w:top="1440" w:right="1440" w:bottom="1440" w:left="1440" w:header="720" w:footer="720" w:gutter="0"/>
          <w:lnNumType w:countBy="1" w:restart="continuous"/>
          <w:cols w:space="720"/>
          <w:docGrid w:linePitch="299"/>
        </w:sectPr>
      </w:pPr>
      <w:r w:rsidRPr="00605F58">
        <w:rPr>
          <w:rFonts w:ascii="Times New Roman" w:eastAsia="Times New Roman" w:hAnsi="Times New Roman" w:cs="Times New Roman"/>
          <w:sz w:val="24"/>
          <w:szCs w:val="24"/>
        </w:rPr>
        <w:t>Statement of Authorship</w:t>
      </w:r>
      <w:r w:rsidR="00A553B8" w:rsidRPr="00605F58">
        <w:rPr>
          <w:rFonts w:ascii="Times New Roman" w:eastAsia="Times New Roman" w:hAnsi="Times New Roman" w:cs="Times New Roman"/>
          <w:sz w:val="24"/>
          <w:szCs w:val="24"/>
        </w:rPr>
        <w:t>:</w:t>
      </w:r>
    </w:p>
    <w:p w14:paraId="7279E97F" w14:textId="1F044823" w:rsidR="00FE56CF" w:rsidRPr="00605F58" w:rsidRDefault="005064C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Abstract</w:t>
      </w:r>
      <w:r w:rsidR="00DF3E2C" w:rsidRPr="00605F58">
        <w:rPr>
          <w:rFonts w:ascii="Times New Roman" w:eastAsia="Times New Roman" w:hAnsi="Times New Roman" w:cs="Times New Roman"/>
          <w:sz w:val="24"/>
          <w:szCs w:val="24"/>
        </w:rPr>
        <w:t xml:space="preserve"> (200 words</w:t>
      </w:r>
      <w:r w:rsidR="00340C59">
        <w:rPr>
          <w:rFonts w:ascii="Times New Roman" w:eastAsia="Times New Roman" w:hAnsi="Times New Roman" w:cs="Times New Roman"/>
          <w:sz w:val="24"/>
          <w:szCs w:val="24"/>
        </w:rPr>
        <w:t xml:space="preserve"> limit</w:t>
      </w:r>
      <w:r w:rsidR="00DF3E2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w:t>
      </w:r>
    </w:p>
    <w:p w14:paraId="0482F404" w14:textId="2791C980" w:rsidR="000F56D5" w:rsidRPr="00D84563" w:rsidRDefault="008C0547" w:rsidP="00D84563">
      <w:pPr>
        <w:spacing w:line="480" w:lineRule="auto"/>
        <w:ind w:firstLine="720"/>
        <w:rPr>
          <w:rFonts w:ascii="Times New Roman" w:eastAsia="Times New Roman" w:hAnsi="Times New Roman" w:cs="Times New Roman"/>
          <w:sz w:val="24"/>
          <w:szCs w:val="24"/>
        </w:rPr>
        <w:sectPr w:rsidR="000F56D5" w:rsidRPr="00D84563" w:rsidSect="00E405BB">
          <w:pgSz w:w="12240" w:h="15840"/>
          <w:pgMar w:top="1440" w:right="1440" w:bottom="1440" w:left="1440" w:header="720" w:footer="720" w:gutter="0"/>
          <w:lnNumType w:countBy="1" w:restart="continuous"/>
          <w:pgNumType w:start="1"/>
          <w:cols w:space="720"/>
          <w:docGrid w:linePitch="299"/>
        </w:sectPr>
      </w:pPr>
      <w:bookmarkStart w:id="0" w:name="_Hlk207993508"/>
      <w:r>
        <w:rPr>
          <w:rFonts w:ascii="Times New Roman" w:eastAsia="Times New Roman" w:hAnsi="Times New Roman" w:cs="Times New Roman"/>
          <w:sz w:val="24"/>
          <w:szCs w:val="24"/>
        </w:rPr>
        <w:t>N</w:t>
      </w:r>
      <w:r w:rsidR="00B57283">
        <w:rPr>
          <w:rFonts w:ascii="Times New Roman" w:eastAsia="Times New Roman" w:hAnsi="Times New Roman" w:cs="Times New Roman"/>
          <w:sz w:val="24"/>
          <w:szCs w:val="24"/>
        </w:rPr>
        <w:t>on-native</w:t>
      </w:r>
      <w:r w:rsidR="001073D8">
        <w:rPr>
          <w:rFonts w:ascii="Times New Roman" w:eastAsia="Times New Roman" w:hAnsi="Times New Roman" w:cs="Times New Roman"/>
          <w:sz w:val="24"/>
          <w:szCs w:val="24"/>
        </w:rPr>
        <w:t xml:space="preserve"> species </w:t>
      </w:r>
      <w:r>
        <w:rPr>
          <w:rFonts w:ascii="Times New Roman" w:eastAsia="Times New Roman" w:hAnsi="Times New Roman" w:cs="Times New Roman"/>
          <w:sz w:val="24"/>
          <w:szCs w:val="24"/>
        </w:rPr>
        <w:t xml:space="preserve">can </w:t>
      </w:r>
      <w:r w:rsidR="00B57283">
        <w:rPr>
          <w:rFonts w:ascii="Times New Roman" w:eastAsia="Times New Roman" w:hAnsi="Times New Roman" w:cs="Times New Roman"/>
          <w:sz w:val="24"/>
          <w:szCs w:val="24"/>
        </w:rPr>
        <w:t>undergo</w:t>
      </w:r>
      <w:r w:rsidR="001073D8">
        <w:rPr>
          <w:rFonts w:ascii="Times New Roman" w:eastAsia="Times New Roman" w:hAnsi="Times New Roman" w:cs="Times New Roman"/>
          <w:sz w:val="24"/>
          <w:szCs w:val="24"/>
        </w:rPr>
        <w:t xml:space="preserve"> boom-busts, but </w:t>
      </w:r>
      <w:r w:rsidR="00745928">
        <w:rPr>
          <w:rFonts w:ascii="Times New Roman" w:eastAsia="Times New Roman" w:hAnsi="Times New Roman" w:cs="Times New Roman"/>
          <w:sz w:val="24"/>
          <w:szCs w:val="24"/>
        </w:rPr>
        <w:t>boom-busts have only been</w:t>
      </w:r>
      <w:r w:rsidR="001073D8">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qualitative</w:t>
      </w:r>
      <w:r w:rsidR="00745928">
        <w:rPr>
          <w:rFonts w:ascii="Times New Roman" w:eastAsia="Times New Roman" w:hAnsi="Times New Roman" w:cs="Times New Roman"/>
          <w:sz w:val="24"/>
          <w:szCs w:val="24"/>
        </w:rPr>
        <w:t>ly</w:t>
      </w:r>
      <w:r w:rsidR="005064CC" w:rsidRPr="00605F58">
        <w:rPr>
          <w:rFonts w:ascii="Times New Roman" w:eastAsia="Times New Roman" w:hAnsi="Times New Roman" w:cs="Times New Roman"/>
          <w:sz w:val="24"/>
          <w:szCs w:val="24"/>
        </w:rPr>
        <w:t xml:space="preserve"> </w:t>
      </w:r>
      <w:r w:rsidR="00745928" w:rsidRPr="00605F58">
        <w:rPr>
          <w:rFonts w:ascii="Times New Roman" w:eastAsia="Times New Roman" w:hAnsi="Times New Roman" w:cs="Times New Roman"/>
          <w:sz w:val="24"/>
          <w:szCs w:val="24"/>
        </w:rPr>
        <w:t>defin</w:t>
      </w:r>
      <w:r w:rsidR="00745928">
        <w:rPr>
          <w:rFonts w:ascii="Times New Roman" w:eastAsia="Times New Roman" w:hAnsi="Times New Roman" w:cs="Times New Roman"/>
          <w:sz w:val="24"/>
          <w:szCs w:val="24"/>
        </w:rPr>
        <w:t>ed, which creates confusion</w:t>
      </w:r>
      <w:r w:rsidR="005064CC" w:rsidRPr="00605F58">
        <w:rPr>
          <w:rFonts w:ascii="Times New Roman" w:eastAsia="Times New Roman" w:hAnsi="Times New Roman" w:cs="Times New Roman"/>
          <w:sz w:val="24"/>
          <w:szCs w:val="24"/>
        </w:rPr>
        <w:t xml:space="preserve">. </w:t>
      </w:r>
      <w:r w:rsidR="00745928">
        <w:rPr>
          <w:rFonts w:ascii="Times New Roman" w:eastAsia="Times New Roman" w:hAnsi="Times New Roman" w:cs="Times New Roman"/>
          <w:sz w:val="24"/>
          <w:szCs w:val="24"/>
        </w:rPr>
        <w:t>We b</w:t>
      </w:r>
      <w:r w:rsidR="00745928" w:rsidRPr="00605F58">
        <w:rPr>
          <w:rFonts w:ascii="Times New Roman" w:eastAsia="Times New Roman" w:hAnsi="Times New Roman" w:cs="Times New Roman"/>
          <w:sz w:val="24"/>
          <w:szCs w:val="24"/>
        </w:rPr>
        <w:t xml:space="preserve">uild </w:t>
      </w:r>
      <w:r w:rsidRPr="00605F58">
        <w:rPr>
          <w:rFonts w:ascii="Times New Roman" w:eastAsia="Times New Roman" w:hAnsi="Times New Roman" w:cs="Times New Roman"/>
          <w:sz w:val="24"/>
          <w:szCs w:val="24"/>
        </w:rPr>
        <w:t>off</w:t>
      </w:r>
      <w:r w:rsidR="00745928" w:rsidRPr="00605F58">
        <w:rPr>
          <w:rFonts w:ascii="Times New Roman" w:eastAsia="Times New Roman" w:hAnsi="Times New Roman" w:cs="Times New Roman"/>
          <w:sz w:val="24"/>
          <w:szCs w:val="24"/>
        </w:rPr>
        <w:t xml:space="preserve"> the qualitative definition</w:t>
      </w:r>
      <w:r w:rsidR="00745928">
        <w:rPr>
          <w:rFonts w:ascii="Times New Roman" w:eastAsia="Times New Roman" w:hAnsi="Times New Roman" w:cs="Times New Roman"/>
          <w:sz w:val="24"/>
          <w:szCs w:val="24"/>
        </w:rPr>
        <w:t xml:space="preserve"> and</w:t>
      </w:r>
      <w:r w:rsidR="00CB7225">
        <w:rPr>
          <w:rFonts w:ascii="Times New Roman" w:eastAsia="Times New Roman" w:hAnsi="Times New Roman" w:cs="Times New Roman"/>
          <w:sz w:val="24"/>
          <w:szCs w:val="24"/>
        </w:rPr>
        <w:t xml:space="preserve"> quantitatively</w:t>
      </w:r>
      <w:r w:rsidR="00745928">
        <w:rPr>
          <w:rFonts w:ascii="Times New Roman" w:eastAsia="Times New Roman" w:hAnsi="Times New Roman" w:cs="Times New Roman"/>
          <w:sz w:val="24"/>
          <w:szCs w:val="24"/>
        </w:rPr>
        <w:t xml:space="preserve"> </w:t>
      </w:r>
      <w:r w:rsidR="00745928" w:rsidRPr="00605F58">
        <w:rPr>
          <w:rFonts w:ascii="Times New Roman" w:eastAsia="Times New Roman" w:hAnsi="Times New Roman" w:cs="Times New Roman"/>
          <w:sz w:val="24"/>
          <w:szCs w:val="24"/>
        </w:rPr>
        <w:t xml:space="preserve">define boom-busts </w:t>
      </w:r>
      <w:r w:rsidR="00745928">
        <w:rPr>
          <w:rFonts w:ascii="Times New Roman" w:eastAsia="Times New Roman" w:hAnsi="Times New Roman" w:cs="Times New Roman"/>
          <w:sz w:val="24"/>
          <w:szCs w:val="24"/>
        </w:rPr>
        <w:t>within</w:t>
      </w:r>
      <w:r w:rsidR="00745928" w:rsidRPr="00605F58">
        <w:rPr>
          <w:rFonts w:ascii="Times New Roman" w:eastAsia="Times New Roman" w:hAnsi="Times New Roman" w:cs="Times New Roman"/>
          <w:sz w:val="24"/>
          <w:szCs w:val="24"/>
        </w:rPr>
        <w:t xml:space="preserve"> invasions </w:t>
      </w:r>
      <w:r w:rsidR="00745928">
        <w:rPr>
          <w:rFonts w:ascii="Times New Roman" w:eastAsia="Times New Roman" w:hAnsi="Times New Roman" w:cs="Times New Roman"/>
          <w:sz w:val="24"/>
          <w:szCs w:val="24"/>
        </w:rPr>
        <w:t>using three phases (</w:t>
      </w:r>
      <w:r w:rsidR="00745928" w:rsidRPr="00605F58">
        <w:rPr>
          <w:rFonts w:ascii="Times New Roman" w:eastAsia="Times New Roman" w:hAnsi="Times New Roman" w:cs="Times New Roman"/>
          <w:sz w:val="24"/>
          <w:szCs w:val="24"/>
        </w:rPr>
        <w:t xml:space="preserve">lag/growth, </w:t>
      </w:r>
      <w:r w:rsidR="00745928">
        <w:rPr>
          <w:rFonts w:ascii="Times New Roman" w:eastAsia="Times New Roman" w:hAnsi="Times New Roman" w:cs="Times New Roman"/>
          <w:sz w:val="24"/>
          <w:szCs w:val="24"/>
        </w:rPr>
        <w:t>high abundance</w:t>
      </w:r>
      <w:r w:rsidR="00745928" w:rsidRPr="00605F58">
        <w:rPr>
          <w:rFonts w:ascii="Times New Roman" w:eastAsia="Times New Roman" w:hAnsi="Times New Roman" w:cs="Times New Roman"/>
          <w:sz w:val="24"/>
          <w:szCs w:val="24"/>
        </w:rPr>
        <w:t>,</w:t>
      </w:r>
      <w:r w:rsidR="00745928">
        <w:rPr>
          <w:rFonts w:ascii="Times New Roman" w:eastAsia="Times New Roman" w:hAnsi="Times New Roman" w:cs="Times New Roman"/>
          <w:sz w:val="24"/>
          <w:szCs w:val="24"/>
        </w:rPr>
        <w:t xml:space="preserve"> and</w:t>
      </w:r>
      <w:r w:rsidR="00745928" w:rsidRPr="00605F58">
        <w:rPr>
          <w:rFonts w:ascii="Times New Roman" w:eastAsia="Times New Roman" w:hAnsi="Times New Roman" w:cs="Times New Roman"/>
          <w:sz w:val="24"/>
          <w:szCs w:val="24"/>
        </w:rPr>
        <w:t xml:space="preserve"> </w:t>
      </w:r>
      <w:r w:rsidR="00745928">
        <w:rPr>
          <w:rFonts w:ascii="Times New Roman" w:eastAsia="Times New Roman" w:hAnsi="Times New Roman" w:cs="Times New Roman"/>
          <w:sz w:val="24"/>
          <w:szCs w:val="24"/>
        </w:rPr>
        <w:t xml:space="preserve">decline) and </w:t>
      </w:r>
      <w:r w:rsidR="00745928" w:rsidRPr="00605F58">
        <w:rPr>
          <w:rFonts w:ascii="Times New Roman" w:eastAsia="Times New Roman" w:hAnsi="Times New Roman" w:cs="Times New Roman"/>
          <w:sz w:val="24"/>
          <w:szCs w:val="24"/>
        </w:rPr>
        <w:t>transition</w:t>
      </w:r>
      <w:r w:rsidR="00745928">
        <w:rPr>
          <w:rFonts w:ascii="Times New Roman" w:eastAsia="Times New Roman" w:hAnsi="Times New Roman" w:cs="Times New Roman"/>
          <w:sz w:val="24"/>
          <w:szCs w:val="24"/>
        </w:rPr>
        <w:t>s</w:t>
      </w:r>
      <w:r w:rsidR="00745928" w:rsidRPr="00605F58">
        <w:rPr>
          <w:rFonts w:ascii="Times New Roman" w:eastAsia="Times New Roman" w:hAnsi="Times New Roman" w:cs="Times New Roman"/>
          <w:sz w:val="24"/>
          <w:szCs w:val="24"/>
        </w:rPr>
        <w:t xml:space="preserve"> between </w:t>
      </w:r>
      <w:r w:rsidR="00745928">
        <w:rPr>
          <w:rFonts w:ascii="Times New Roman" w:eastAsia="Times New Roman" w:hAnsi="Times New Roman" w:cs="Times New Roman"/>
          <w:sz w:val="24"/>
          <w:szCs w:val="24"/>
        </w:rPr>
        <w:t>phases</w:t>
      </w:r>
      <w:r w:rsidR="00161938">
        <w:rPr>
          <w:rFonts w:ascii="Times New Roman" w:eastAsia="Times New Roman" w:hAnsi="Times New Roman" w:cs="Times New Roman"/>
          <w:sz w:val="24"/>
          <w:szCs w:val="24"/>
        </w:rPr>
        <w:t xml:space="preserve"> (rates and magnitude)</w:t>
      </w:r>
      <w:r w:rsidR="00745928">
        <w:rPr>
          <w:rFonts w:ascii="Times New Roman" w:eastAsia="Times New Roman" w:hAnsi="Times New Roman" w:cs="Times New Roman"/>
          <w:sz w:val="24"/>
          <w:szCs w:val="24"/>
        </w:rPr>
        <w:t>.</w:t>
      </w:r>
      <w:r w:rsidR="00CB7225">
        <w:rPr>
          <w:rFonts w:ascii="Times New Roman" w:eastAsia="Times New Roman" w:hAnsi="Times New Roman" w:cs="Times New Roman"/>
          <w:sz w:val="24"/>
          <w:szCs w:val="24"/>
        </w:rPr>
        <w:t xml:space="preserve"> </w:t>
      </w:r>
      <w:r w:rsidR="00745928">
        <w:rPr>
          <w:rFonts w:ascii="Times New Roman" w:eastAsia="Times New Roman" w:hAnsi="Times New Roman" w:cs="Times New Roman"/>
          <w:sz w:val="24"/>
          <w:szCs w:val="24"/>
        </w:rPr>
        <w:t xml:space="preserve">Then, </w:t>
      </w:r>
      <w:r w:rsidR="00745928">
        <w:rPr>
          <w:rFonts w:ascii="Times New Roman" w:eastAsia="Gungsuh" w:hAnsi="Times New Roman" w:cs="Times New Roman"/>
          <w:sz w:val="24"/>
          <w:szCs w:val="24"/>
        </w:rPr>
        <w:t>w</w:t>
      </w:r>
      <w:r w:rsidR="001073D8">
        <w:rPr>
          <w:rFonts w:ascii="Times New Roman" w:eastAsia="Gungsuh" w:hAnsi="Times New Roman" w:cs="Times New Roman"/>
          <w:sz w:val="24"/>
          <w:szCs w:val="24"/>
        </w:rPr>
        <w:t>e compiled time series from papers that discuss boom-busts</w:t>
      </w:r>
      <w:r w:rsidR="00745928">
        <w:rPr>
          <w:rFonts w:ascii="Times New Roman" w:eastAsia="Gungsuh" w:hAnsi="Times New Roman" w:cs="Times New Roman"/>
          <w:sz w:val="24"/>
          <w:szCs w:val="24"/>
        </w:rPr>
        <w:t xml:space="preserve"> and </w:t>
      </w:r>
      <w:r w:rsidR="001073D8">
        <w:rPr>
          <w:rFonts w:ascii="Times New Roman" w:eastAsia="Gungsuh" w:hAnsi="Times New Roman" w:cs="Times New Roman"/>
          <w:sz w:val="24"/>
          <w:szCs w:val="24"/>
        </w:rPr>
        <w:t xml:space="preserve">reclassify the time series using our definition. </w:t>
      </w:r>
      <w:r w:rsidR="00745928">
        <w:rPr>
          <w:rFonts w:ascii="Times New Roman" w:eastAsia="Gungsuh" w:hAnsi="Times New Roman" w:cs="Times New Roman"/>
          <w:sz w:val="24"/>
          <w:szCs w:val="24"/>
        </w:rPr>
        <w:t>Using the papers that presented time series that matched our definition,</w:t>
      </w:r>
      <w:r w:rsidR="001073D8">
        <w:rPr>
          <w:rFonts w:ascii="Times New Roman" w:eastAsia="Gungsuh" w:hAnsi="Times New Roman" w:cs="Times New Roman"/>
          <w:sz w:val="24"/>
          <w:szCs w:val="24"/>
        </w:rPr>
        <w:t xml:space="preserve"> </w:t>
      </w:r>
      <w:r w:rsidR="00745928">
        <w:rPr>
          <w:rFonts w:ascii="Times New Roman" w:eastAsia="Gungsuh" w:hAnsi="Times New Roman" w:cs="Times New Roman"/>
          <w:sz w:val="24"/>
          <w:szCs w:val="24"/>
        </w:rPr>
        <w:t>we also</w:t>
      </w:r>
      <w:r w:rsidR="001073D8">
        <w:rPr>
          <w:rFonts w:ascii="Times New Roman" w:eastAsia="Gungsuh" w:hAnsi="Times New Roman" w:cs="Times New Roman"/>
          <w:sz w:val="24"/>
          <w:szCs w:val="24"/>
        </w:rPr>
        <w:t xml:space="preserve"> identify </w:t>
      </w:r>
      <w:r w:rsidR="00745928">
        <w:rPr>
          <w:rFonts w:ascii="Times New Roman" w:eastAsia="Gungsuh" w:hAnsi="Times New Roman" w:cs="Times New Roman"/>
          <w:sz w:val="24"/>
          <w:szCs w:val="24"/>
        </w:rPr>
        <w:t xml:space="preserve">some </w:t>
      </w:r>
      <w:r w:rsidR="00CB7225">
        <w:rPr>
          <w:rFonts w:ascii="Times New Roman" w:eastAsia="Gungsuh" w:hAnsi="Times New Roman" w:cs="Times New Roman"/>
          <w:sz w:val="24"/>
          <w:szCs w:val="24"/>
        </w:rPr>
        <w:t xml:space="preserve">of the </w:t>
      </w:r>
      <w:r w:rsidR="001073D8">
        <w:rPr>
          <w:rFonts w:ascii="Times New Roman" w:eastAsia="Gungsuh" w:hAnsi="Times New Roman" w:cs="Times New Roman"/>
          <w:sz w:val="24"/>
          <w:szCs w:val="24"/>
        </w:rPr>
        <w:t>mechanisms that can cause boom-busts.</w:t>
      </w:r>
      <w:r w:rsidR="00691DC4">
        <w:rPr>
          <w:rFonts w:ascii="Times New Roman" w:eastAsia="Gungsuh" w:hAnsi="Times New Roman" w:cs="Times New Roman"/>
          <w:sz w:val="24"/>
          <w:szCs w:val="24"/>
        </w:rPr>
        <w:t xml:space="preserve"> Of the 452 time series we compiled, 195 met our inclusion criteria</w:t>
      </w:r>
      <w:r w:rsidR="00207C80">
        <w:rPr>
          <w:rFonts w:ascii="Times New Roman" w:eastAsia="Gungsuh" w:hAnsi="Times New Roman" w:cs="Times New Roman"/>
          <w:sz w:val="24"/>
          <w:szCs w:val="24"/>
        </w:rPr>
        <w:t>, 165 had phases detected using regime shift analysis, 87 had some evidence of sustained declines that were ≥ 90% from the maximum abundance</w:t>
      </w:r>
      <w:r w:rsidR="00F83303">
        <w:rPr>
          <w:rFonts w:ascii="Times New Roman" w:eastAsia="Gungsuh" w:hAnsi="Times New Roman" w:cs="Times New Roman"/>
          <w:sz w:val="24"/>
          <w:szCs w:val="24"/>
        </w:rPr>
        <w:t>,</w:t>
      </w:r>
      <w:r w:rsidR="00207C80">
        <w:rPr>
          <w:rFonts w:ascii="Times New Roman" w:eastAsia="Gungsuh" w:hAnsi="Times New Roman" w:cs="Times New Roman"/>
          <w:sz w:val="24"/>
          <w:szCs w:val="24"/>
        </w:rPr>
        <w:t xml:space="preserve"> and 33 met the full definition of a boom-b</w:t>
      </w:r>
      <w:r w:rsidR="00BC3FEA">
        <w:rPr>
          <w:rFonts w:ascii="Times New Roman" w:eastAsia="Gungsuh" w:hAnsi="Times New Roman" w:cs="Times New Roman"/>
          <w:sz w:val="24"/>
          <w:szCs w:val="24"/>
        </w:rPr>
        <w:t>ust</w:t>
      </w:r>
      <w:r w:rsidR="009B54A4">
        <w:rPr>
          <w:rFonts w:ascii="Times New Roman" w:eastAsia="Gungsuh" w:hAnsi="Times New Roman" w:cs="Times New Roman"/>
          <w:sz w:val="24"/>
          <w:szCs w:val="24"/>
        </w:rPr>
        <w:t>.</w:t>
      </w:r>
      <w:r w:rsidR="00BF3D30">
        <w:rPr>
          <w:rFonts w:ascii="Times New Roman" w:eastAsia="Gungsuh" w:hAnsi="Times New Roman" w:cs="Times New Roman"/>
          <w:sz w:val="24"/>
          <w:szCs w:val="24"/>
        </w:rPr>
        <w:t xml:space="preserve"> The 87 time series with evidence of sustained declines that were ≥ 90%</w:t>
      </w:r>
      <w:r w:rsidR="00B808C0">
        <w:rPr>
          <w:rFonts w:ascii="Times New Roman" w:eastAsia="Gungsuh" w:hAnsi="Times New Roman" w:cs="Times New Roman"/>
          <w:sz w:val="24"/>
          <w:szCs w:val="24"/>
        </w:rPr>
        <w:t xml:space="preserve"> were from a relatively diverse set of taxa and locations.</w:t>
      </w:r>
      <w:r w:rsidR="00BF3D30">
        <w:rPr>
          <w:rFonts w:ascii="Times New Roman" w:eastAsia="Gungsuh" w:hAnsi="Times New Roman" w:cs="Times New Roman"/>
          <w:sz w:val="24"/>
          <w:szCs w:val="24"/>
        </w:rPr>
        <w:t xml:space="preserve"> </w:t>
      </w:r>
      <w:r w:rsidR="009B54A4">
        <w:rPr>
          <w:rFonts w:ascii="Times New Roman" w:eastAsia="Gungsuh" w:hAnsi="Times New Roman" w:cs="Times New Roman"/>
          <w:sz w:val="24"/>
          <w:szCs w:val="24"/>
        </w:rPr>
        <w:t xml:space="preserve"> Three mechanisms </w:t>
      </w:r>
      <w:r w:rsidR="00D84563">
        <w:rPr>
          <w:rFonts w:ascii="Times New Roman" w:eastAsia="Times New Roman" w:hAnsi="Times New Roman" w:cs="Times New Roman"/>
          <w:sz w:val="24"/>
          <w:szCs w:val="24"/>
        </w:rPr>
        <w:t>had intermediate to strong evidence: 1) enemy release followed by enemy gain, 2) resource depletion, and 3)</w:t>
      </w:r>
      <w:r w:rsidR="00CA30B7">
        <w:rPr>
          <w:rFonts w:ascii="Times New Roman" w:eastAsia="Times New Roman" w:hAnsi="Times New Roman" w:cs="Times New Roman"/>
          <w:sz w:val="24"/>
          <w:szCs w:val="24"/>
        </w:rPr>
        <w:t xml:space="preserve"> the invasive species unfavorably alters the ecosystem for future generations.</w:t>
      </w:r>
      <w:r w:rsidR="007D1F37">
        <w:rPr>
          <w:rFonts w:ascii="Times New Roman" w:eastAsia="Times New Roman" w:hAnsi="Times New Roman" w:cs="Times New Roman"/>
          <w:sz w:val="24"/>
          <w:szCs w:val="24"/>
        </w:rPr>
        <w:t xml:space="preserve"> Our quantitative definition should cut the confusion, facilitate communication and hopefully lead to a framework that can predict when boom-bust could occur.</w:t>
      </w:r>
    </w:p>
    <w:bookmarkEnd w:id="0"/>
    <w:p w14:paraId="59072CED" w14:textId="1ADC9214" w:rsidR="00317BF5" w:rsidRDefault="00317BF5"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w:t>
      </w:r>
      <w:r w:rsidRPr="00466E4F">
        <w:rPr>
          <w:rFonts w:ascii="Times New Roman" w:eastAsia="Times New Roman" w:hAnsi="Times New Roman" w:cs="Times New Roman"/>
          <w:b/>
          <w:sz w:val="24"/>
          <w:szCs w:val="24"/>
        </w:rPr>
        <w:t>he number of words in the main text</w:t>
      </w:r>
      <w:r>
        <w:rPr>
          <w:rFonts w:ascii="Times New Roman" w:eastAsia="Times New Roman" w:hAnsi="Times New Roman" w:cs="Times New Roman"/>
          <w:b/>
          <w:sz w:val="24"/>
          <w:szCs w:val="24"/>
        </w:rPr>
        <w:t xml:space="preserve"> is limited to 7500</w:t>
      </w:r>
      <w:r w:rsidRPr="00466E4F">
        <w:rPr>
          <w:rFonts w:ascii="Times New Roman" w:eastAsia="Times New Roman" w:hAnsi="Times New Roman" w:cs="Times New Roman"/>
          <w:b/>
          <w:sz w:val="24"/>
          <w:szCs w:val="24"/>
        </w:rPr>
        <w:t xml:space="preserve"> (excluding abstract, acknowledgements, references, table and figure legends)</w:t>
      </w:r>
    </w:p>
    <w:p w14:paraId="7279E983" w14:textId="7EDEF03A" w:rsidR="00FE56CF" w:rsidRPr="00605F58" w:rsidRDefault="005064CC"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Introduction</w:t>
      </w:r>
      <w:r w:rsidR="009D2DFD">
        <w:rPr>
          <w:rFonts w:ascii="Times New Roman" w:eastAsia="Times New Roman" w:hAnsi="Times New Roman" w:cs="Times New Roman"/>
          <w:b/>
          <w:sz w:val="24"/>
          <w:szCs w:val="24"/>
        </w:rPr>
        <w:t xml:space="preserve"> </w:t>
      </w:r>
    </w:p>
    <w:p w14:paraId="7279E985" w14:textId="09768402" w:rsidR="00FE56CF" w:rsidRPr="00605F58" w:rsidRDefault="008E461F" w:rsidP="00605F5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first treatment of biological invasions Charles Elton describes</w:t>
      </w:r>
      <w:r w:rsidR="00B507EC">
        <w:rPr>
          <w:rFonts w:ascii="Times New Roman" w:eastAsia="Times New Roman" w:hAnsi="Times New Roman" w:cs="Times New Roman"/>
          <w:sz w:val="24"/>
          <w:szCs w:val="24"/>
        </w:rPr>
        <w:t xml:space="preserve"> the invasion sequence by the Canadian waterweed</w:t>
      </w:r>
      <w:r w:rsidR="001765DC">
        <w:rPr>
          <w:rFonts w:ascii="Times New Roman" w:eastAsia="Times New Roman" w:hAnsi="Times New Roman" w:cs="Times New Roman"/>
          <w:sz w:val="24"/>
          <w:szCs w:val="24"/>
        </w:rPr>
        <w:t xml:space="preserve"> (</w:t>
      </w:r>
      <w:r w:rsidR="001765DC" w:rsidRPr="00736C39">
        <w:rPr>
          <w:rFonts w:ascii="Times New Roman" w:eastAsia="Times New Roman" w:hAnsi="Times New Roman" w:cs="Times New Roman"/>
          <w:i/>
          <w:iCs/>
          <w:sz w:val="24"/>
          <w:szCs w:val="24"/>
        </w:rPr>
        <w:t>Elodea canadensis</w:t>
      </w:r>
      <w:r w:rsidR="001765DC">
        <w:rPr>
          <w:rFonts w:ascii="Times New Roman" w:eastAsia="Times New Roman" w:hAnsi="Times New Roman" w:cs="Times New Roman"/>
          <w:sz w:val="24"/>
          <w:szCs w:val="24"/>
        </w:rPr>
        <w:t xml:space="preserve">) in </w:t>
      </w:r>
      <w:r w:rsidR="003D701B">
        <w:rPr>
          <w:rFonts w:ascii="Times New Roman" w:eastAsia="Times New Roman" w:hAnsi="Times New Roman" w:cs="Times New Roman"/>
          <w:sz w:val="24"/>
          <w:szCs w:val="24"/>
        </w:rPr>
        <w:t>Great Britain</w:t>
      </w:r>
      <w:r w:rsidR="00B507EC">
        <w:rPr>
          <w:rFonts w:ascii="Times New Roman" w:eastAsia="Times New Roman" w:hAnsi="Times New Roman" w:cs="Times New Roman"/>
          <w:sz w:val="24"/>
          <w:szCs w:val="24"/>
        </w:rPr>
        <w:t xml:space="preserve"> as one of </w:t>
      </w:r>
      <w:r w:rsidR="00B847E3">
        <w:rPr>
          <w:rFonts w:ascii="Times New Roman" w:eastAsia="Times New Roman" w:hAnsi="Times New Roman" w:cs="Times New Roman"/>
          <w:sz w:val="24"/>
          <w:szCs w:val="24"/>
        </w:rPr>
        <w:t>explosion and dieback in the mid-late 19</w:t>
      </w:r>
      <w:r w:rsidR="00B847E3" w:rsidRPr="00736C39">
        <w:rPr>
          <w:rFonts w:ascii="Times New Roman" w:eastAsia="Times New Roman" w:hAnsi="Times New Roman" w:cs="Times New Roman"/>
          <w:sz w:val="24"/>
          <w:szCs w:val="24"/>
          <w:vertAlign w:val="superscript"/>
        </w:rPr>
        <w:t>th</w:t>
      </w:r>
      <w:r w:rsidR="00B847E3">
        <w:rPr>
          <w:rFonts w:ascii="Times New Roman" w:eastAsia="Times New Roman" w:hAnsi="Times New Roman" w:cs="Times New Roman"/>
          <w:sz w:val="24"/>
          <w:szCs w:val="24"/>
        </w:rPr>
        <w:t xml:space="preserve"> century (Elton 1958).  </w:t>
      </w:r>
      <w:r w:rsidR="003D701B">
        <w:rPr>
          <w:rFonts w:ascii="Times New Roman" w:eastAsia="Times New Roman" w:hAnsi="Times New Roman" w:cs="Times New Roman"/>
          <w:sz w:val="24"/>
          <w:szCs w:val="24"/>
        </w:rPr>
        <w:t>While the</w:t>
      </w:r>
      <w:r w:rsidR="00B847E3">
        <w:rPr>
          <w:rFonts w:ascii="Times New Roman" w:eastAsia="Times New Roman" w:hAnsi="Times New Roman" w:cs="Times New Roman"/>
          <w:sz w:val="24"/>
          <w:szCs w:val="24"/>
        </w:rPr>
        <w:t xml:space="preserve"> </w:t>
      </w:r>
      <w:r w:rsidR="00D356AA">
        <w:rPr>
          <w:rFonts w:ascii="Times New Roman" w:eastAsia="Times New Roman" w:hAnsi="Times New Roman" w:cs="Times New Roman"/>
          <w:sz w:val="24"/>
          <w:szCs w:val="24"/>
        </w:rPr>
        <w:t xml:space="preserve">introduction rates, impacts, and controls </w:t>
      </w:r>
      <w:r w:rsidR="003D701B">
        <w:rPr>
          <w:rFonts w:ascii="Times New Roman" w:eastAsia="Times New Roman" w:hAnsi="Times New Roman" w:cs="Times New Roman"/>
          <w:sz w:val="24"/>
          <w:szCs w:val="24"/>
        </w:rPr>
        <w:t>of non-native species have</w:t>
      </w:r>
      <w:r w:rsidR="00D356AA">
        <w:rPr>
          <w:rFonts w:ascii="Times New Roman" w:eastAsia="Times New Roman" w:hAnsi="Times New Roman" w:cs="Times New Roman"/>
          <w:sz w:val="24"/>
          <w:szCs w:val="24"/>
        </w:rPr>
        <w:t xml:space="preserve"> receive</w:t>
      </w:r>
      <w:r w:rsidR="00B0626B">
        <w:rPr>
          <w:rFonts w:ascii="Times New Roman" w:eastAsia="Times New Roman" w:hAnsi="Times New Roman" w:cs="Times New Roman"/>
          <w:sz w:val="24"/>
          <w:szCs w:val="24"/>
        </w:rPr>
        <w:t xml:space="preserve">d </w:t>
      </w:r>
      <w:r w:rsidR="00D356AA">
        <w:rPr>
          <w:rFonts w:ascii="Times New Roman" w:eastAsia="Times New Roman" w:hAnsi="Times New Roman" w:cs="Times New Roman"/>
          <w:sz w:val="24"/>
          <w:szCs w:val="24"/>
        </w:rPr>
        <w:t>much of the attention</w:t>
      </w:r>
      <w:r w:rsidR="00B0626B">
        <w:rPr>
          <w:rFonts w:ascii="Times New Roman" w:eastAsia="Times New Roman" w:hAnsi="Times New Roman" w:cs="Times New Roman"/>
          <w:sz w:val="24"/>
          <w:szCs w:val="24"/>
        </w:rPr>
        <w:t xml:space="preserve"> in Elton’s book</w:t>
      </w:r>
      <w:r w:rsidR="003D701B">
        <w:rPr>
          <w:rFonts w:ascii="Times New Roman" w:eastAsia="Times New Roman" w:hAnsi="Times New Roman" w:cs="Times New Roman"/>
          <w:sz w:val="24"/>
          <w:szCs w:val="24"/>
        </w:rPr>
        <w:t xml:space="preserve"> and subsequent </w:t>
      </w:r>
      <w:r w:rsidR="00B4088C">
        <w:rPr>
          <w:rFonts w:ascii="Times New Roman" w:eastAsia="Times New Roman" w:hAnsi="Times New Roman" w:cs="Times New Roman"/>
          <w:sz w:val="24"/>
          <w:szCs w:val="24"/>
        </w:rPr>
        <w:t>decades of work (cites)</w:t>
      </w:r>
      <w:r w:rsidR="00B0626B">
        <w:rPr>
          <w:rFonts w:ascii="Times New Roman" w:eastAsia="Times New Roman" w:hAnsi="Times New Roman" w:cs="Times New Roman"/>
          <w:sz w:val="24"/>
          <w:szCs w:val="24"/>
        </w:rPr>
        <w:t>, the</w:t>
      </w:r>
      <w:r w:rsidR="0060113F">
        <w:rPr>
          <w:rFonts w:ascii="Times New Roman" w:eastAsia="Times New Roman" w:hAnsi="Times New Roman" w:cs="Times New Roman"/>
          <w:sz w:val="24"/>
          <w:szCs w:val="24"/>
        </w:rPr>
        <w:t xml:space="preserve"> observations and speculations about </w:t>
      </w:r>
      <w:r w:rsidR="00B0626B">
        <w:rPr>
          <w:rFonts w:ascii="Times New Roman" w:eastAsia="Times New Roman" w:hAnsi="Times New Roman" w:cs="Times New Roman"/>
          <w:sz w:val="24"/>
          <w:szCs w:val="24"/>
        </w:rPr>
        <w:t xml:space="preserve">collapsing </w:t>
      </w:r>
      <w:r w:rsidR="0060113F">
        <w:rPr>
          <w:rFonts w:ascii="Times New Roman" w:eastAsia="Times New Roman" w:hAnsi="Times New Roman" w:cs="Times New Roman"/>
          <w:sz w:val="24"/>
          <w:szCs w:val="24"/>
        </w:rPr>
        <w:t>populations</w:t>
      </w:r>
      <w:r w:rsidR="00B0626B">
        <w:rPr>
          <w:rFonts w:ascii="Times New Roman" w:eastAsia="Times New Roman" w:hAnsi="Times New Roman" w:cs="Times New Roman"/>
          <w:sz w:val="24"/>
          <w:szCs w:val="24"/>
        </w:rPr>
        <w:t xml:space="preserve"> has been a </w:t>
      </w:r>
      <w:r w:rsidR="0060113F">
        <w:rPr>
          <w:rFonts w:ascii="Times New Roman" w:eastAsia="Times New Roman" w:hAnsi="Times New Roman" w:cs="Times New Roman"/>
          <w:sz w:val="24"/>
          <w:szCs w:val="24"/>
        </w:rPr>
        <w:t xml:space="preserve">semi-regular </w:t>
      </w:r>
      <w:r w:rsidR="00B0626B">
        <w:rPr>
          <w:rFonts w:ascii="Times New Roman" w:eastAsia="Times New Roman" w:hAnsi="Times New Roman" w:cs="Times New Roman"/>
          <w:sz w:val="24"/>
          <w:szCs w:val="24"/>
        </w:rPr>
        <w:t xml:space="preserve">subject </w:t>
      </w:r>
      <w:r w:rsidR="0060113F">
        <w:rPr>
          <w:rFonts w:ascii="Times New Roman" w:eastAsia="Times New Roman" w:hAnsi="Times New Roman" w:cs="Times New Roman"/>
          <w:sz w:val="24"/>
          <w:szCs w:val="24"/>
        </w:rPr>
        <w:t>ever si</w:t>
      </w:r>
      <w:r w:rsidR="00B0626B">
        <w:rPr>
          <w:rFonts w:ascii="Times New Roman" w:eastAsia="Times New Roman" w:hAnsi="Times New Roman" w:cs="Times New Roman"/>
          <w:sz w:val="24"/>
          <w:szCs w:val="24"/>
        </w:rPr>
        <w:t>nce</w:t>
      </w:r>
      <w:r w:rsidR="00797B14">
        <w:rPr>
          <w:rFonts w:ascii="Times New Roman" w:eastAsia="Times New Roman" w:hAnsi="Times New Roman" w:cs="Times New Roman"/>
          <w:sz w:val="24"/>
          <w:szCs w:val="24"/>
        </w:rPr>
        <w:t xml:space="preserve"> </w:t>
      </w:r>
      <w:r w:rsidR="008150F7">
        <w:rPr>
          <w:rFonts w:ascii="Times New Roman" w:eastAsia="Times New Roman" w:hAnsi="Times New Roman" w:cs="Times New Roman"/>
          <w:sz w:val="24"/>
          <w:szCs w:val="24"/>
        </w:rPr>
        <w:fldChar w:fldCharType="begin"/>
      </w:r>
      <w:r w:rsidR="008150F7">
        <w:rPr>
          <w:rFonts w:ascii="Times New Roman" w:eastAsia="Times New Roman" w:hAnsi="Times New Roman" w:cs="Times New Roman"/>
          <w:sz w:val="24"/>
          <w:szCs w:val="24"/>
        </w:rPr>
        <w:instrText xml:space="preserve"> ADDIN ZOTERO_ITEM CSL_CITATION {"citationID":"N5DGv5ct","properties":{"formattedCitation":"(Simberloff &amp; Gibbons 2004; Strayer {\\i{}et al.} 2017)","plainCitation":"(Simberloff &amp; Gibbons 2004; Strayer et al. 2017)","noteIndex":0},"citationItems":[{"id":196,"uris":["http://zotero.org/users/9972654/items/JVY26T3K"],"itemData":{"id":196,"type":"article-journal","abstract":"Substantial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8150F7">
        <w:rPr>
          <w:rFonts w:ascii="Times New Roman" w:eastAsia="Times New Roman" w:hAnsi="Times New Roman" w:cs="Times New Roman"/>
          <w:sz w:val="24"/>
          <w:szCs w:val="24"/>
        </w:rPr>
        <w:fldChar w:fldCharType="separate"/>
      </w:r>
      <w:r w:rsidR="008150F7" w:rsidRPr="008150F7">
        <w:rPr>
          <w:rFonts w:ascii="Times New Roman" w:hAnsi="Times New Roman" w:cs="Times New Roman"/>
          <w:sz w:val="24"/>
        </w:rPr>
        <w:t xml:space="preserve">(Simberloff &amp; Gibbons 2004; Strayer </w:t>
      </w:r>
      <w:r w:rsidR="008150F7" w:rsidRPr="008150F7">
        <w:rPr>
          <w:rFonts w:ascii="Times New Roman" w:hAnsi="Times New Roman" w:cs="Times New Roman"/>
          <w:i/>
          <w:iCs/>
          <w:sz w:val="24"/>
        </w:rPr>
        <w:t>et al.</w:t>
      </w:r>
      <w:r w:rsidR="008150F7" w:rsidRPr="008150F7">
        <w:rPr>
          <w:rFonts w:ascii="Times New Roman" w:hAnsi="Times New Roman" w:cs="Times New Roman"/>
          <w:sz w:val="24"/>
        </w:rPr>
        <w:t xml:space="preserve"> 2017)</w:t>
      </w:r>
      <w:r w:rsidR="008150F7">
        <w:rPr>
          <w:rFonts w:ascii="Times New Roman" w:eastAsia="Times New Roman" w:hAnsi="Times New Roman" w:cs="Times New Roman"/>
          <w:sz w:val="24"/>
          <w:szCs w:val="24"/>
        </w:rPr>
        <w:fldChar w:fldCharType="end"/>
      </w:r>
      <w:r w:rsidR="007A175C">
        <w:rPr>
          <w:rFonts w:ascii="Times New Roman" w:eastAsia="Times New Roman" w:hAnsi="Times New Roman" w:cs="Times New Roman"/>
          <w:sz w:val="24"/>
          <w:szCs w:val="24"/>
        </w:rPr>
        <w:t xml:space="preserve">.  </w:t>
      </w:r>
      <w:r w:rsidR="007517F1">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{"citationID":"kuSbUqFx","properties":{"formattedCitation":"(Simberloff &amp; Gibbons 2004)","plainCitation":"(Simberloff &amp; Gibbons 2004)","dontUpdate":true,"noteIndex":0},"citationItems":[{"id":196,"uris":["http://zotero.org/users/9972654/items/JVY26T3K"],"itemData":{"id":196,"type":"article-journal","abstract":"Substantial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7517F1">
        <w:rPr>
          <w:rFonts w:ascii="Times New Roman" w:eastAsia="Times New Roman" w:hAnsi="Times New Roman" w:cs="Times New Roman"/>
          <w:sz w:val="24"/>
          <w:szCs w:val="24"/>
        </w:rPr>
        <w:fldChar w:fldCharType="separate"/>
      </w:r>
      <w:r w:rsidR="007517F1" w:rsidRPr="007517F1">
        <w:rPr>
          <w:rFonts w:ascii="Times New Roman" w:hAnsi="Times New Roman" w:cs="Times New Roman"/>
          <w:sz w:val="24"/>
        </w:rPr>
        <w:t xml:space="preserve">Simberloff &amp; Gibbons </w:t>
      </w:r>
      <w:r w:rsidR="00423D00">
        <w:rPr>
          <w:rFonts w:ascii="Times New Roman" w:hAnsi="Times New Roman" w:cs="Times New Roman"/>
          <w:sz w:val="24"/>
        </w:rPr>
        <w:t>(</w:t>
      </w:r>
      <w:r w:rsidR="007517F1" w:rsidRPr="007517F1">
        <w:rPr>
          <w:rFonts w:ascii="Times New Roman" w:hAnsi="Times New Roman" w:cs="Times New Roman"/>
          <w:sz w:val="24"/>
        </w:rPr>
        <w:t>2004)</w:t>
      </w:r>
      <w:r w:rsidR="007517F1">
        <w:rPr>
          <w:rFonts w:ascii="Times New Roman" w:eastAsia="Times New Roman" w:hAnsi="Times New Roman" w:cs="Times New Roman"/>
          <w:sz w:val="24"/>
          <w:szCs w:val="24"/>
        </w:rPr>
        <w:fldChar w:fldCharType="end"/>
      </w:r>
      <w:r w:rsidR="00423D00">
        <w:rPr>
          <w:rFonts w:ascii="Times New Roman" w:eastAsia="Times New Roman" w:hAnsi="Times New Roman" w:cs="Times New Roman"/>
          <w:sz w:val="24"/>
          <w:szCs w:val="24"/>
        </w:rPr>
        <w:t xml:space="preserve"> </w:t>
      </w:r>
      <w:r w:rsidR="00F833EF">
        <w:rPr>
          <w:rFonts w:ascii="Times New Roman" w:eastAsia="Times New Roman" w:hAnsi="Times New Roman" w:cs="Times New Roman"/>
          <w:sz w:val="24"/>
          <w:szCs w:val="24"/>
        </w:rPr>
        <w:t xml:space="preserve">drew </w:t>
      </w:r>
      <w:r w:rsidR="007A175C">
        <w:rPr>
          <w:rFonts w:ascii="Times New Roman" w:eastAsia="Times New Roman" w:hAnsi="Times New Roman" w:cs="Times New Roman"/>
          <w:sz w:val="24"/>
          <w:szCs w:val="24"/>
        </w:rPr>
        <w:t xml:space="preserve">renewed </w:t>
      </w:r>
      <w:r w:rsidR="00F833EF">
        <w:rPr>
          <w:rFonts w:ascii="Times New Roman" w:eastAsia="Times New Roman" w:hAnsi="Times New Roman" w:cs="Times New Roman"/>
          <w:sz w:val="24"/>
          <w:szCs w:val="24"/>
        </w:rPr>
        <w:t>attention to</w:t>
      </w:r>
      <w:r w:rsidR="00423D00">
        <w:rPr>
          <w:rFonts w:ascii="Times New Roman" w:eastAsia="Times New Roman" w:hAnsi="Times New Roman" w:cs="Times New Roman"/>
          <w:sz w:val="24"/>
          <w:szCs w:val="24"/>
        </w:rPr>
        <w:t xml:space="preserve"> invasions </w:t>
      </w:r>
      <w:r w:rsidR="00474FDB">
        <w:rPr>
          <w:rFonts w:ascii="Times New Roman" w:eastAsia="Times New Roman" w:hAnsi="Times New Roman" w:cs="Times New Roman"/>
          <w:sz w:val="24"/>
          <w:szCs w:val="24"/>
        </w:rPr>
        <w:t>that underwent</w:t>
      </w:r>
      <w:r w:rsidR="00423D00">
        <w:rPr>
          <w:rFonts w:ascii="Times New Roman" w:eastAsia="Times New Roman" w:hAnsi="Times New Roman" w:cs="Times New Roman"/>
          <w:sz w:val="24"/>
          <w:szCs w:val="24"/>
        </w:rPr>
        <w:t xml:space="preserve"> dramatic declines, which have </w:t>
      </w:r>
      <w:r w:rsidR="007A175C">
        <w:rPr>
          <w:rFonts w:ascii="Times New Roman" w:eastAsia="Times New Roman" w:hAnsi="Times New Roman" w:cs="Times New Roman"/>
          <w:sz w:val="24"/>
          <w:szCs w:val="24"/>
        </w:rPr>
        <w:t>were formally</w:t>
      </w:r>
      <w:r w:rsidR="005064CC" w:rsidRPr="00605F58">
        <w:rPr>
          <w:rFonts w:ascii="Times New Roman" w:eastAsia="Times New Roman" w:hAnsi="Times New Roman" w:cs="Times New Roman"/>
          <w:sz w:val="24"/>
          <w:szCs w:val="24"/>
        </w:rPr>
        <w:t xml:space="preserve"> described </w:t>
      </w:r>
      <w:r w:rsidR="00423D00">
        <w:rPr>
          <w:rFonts w:ascii="Times New Roman" w:eastAsia="Times New Roman" w:hAnsi="Times New Roman" w:cs="Times New Roman"/>
          <w:sz w:val="24"/>
          <w:szCs w:val="24"/>
        </w:rPr>
        <w:t>as “boom-busts”</w:t>
      </w:r>
      <w:r w:rsidR="005064CC" w:rsidRPr="00605F58">
        <w:rPr>
          <w:rFonts w:ascii="Times New Roman" w:eastAsia="Times New Roman" w:hAnsi="Times New Roman" w:cs="Times New Roman"/>
          <w:sz w:val="24"/>
          <w:szCs w:val="24"/>
        </w:rPr>
        <w:t xml:space="preserve"> </w:t>
      </w:r>
      <w:r w:rsidR="001E6D42">
        <w:rPr>
          <w:rFonts w:ascii="Times New Roman" w:eastAsia="Times New Roman" w:hAnsi="Times New Roman" w:cs="Times New Roman"/>
          <w:sz w:val="24"/>
          <w:szCs w:val="24"/>
        </w:rPr>
        <w:fldChar w:fldCharType="begin"/>
      </w:r>
      <w:r w:rsidR="001E6D42">
        <w:rPr>
          <w:rFonts w:ascii="Times New Roman" w:eastAsia="Times New Roman" w:hAnsi="Times New Roman" w:cs="Times New Roman"/>
          <w:sz w:val="24"/>
          <w:szCs w:val="24"/>
        </w:rPr>
        <w:instrText xml:space="preserve"> ADDIN ZOTERO_ITEM CSL_CITATION {"citationID":"NEAQYu6p","properties":{"formattedCitation":"(Strayer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1E6D42">
        <w:rPr>
          <w:rFonts w:ascii="Times New Roman" w:eastAsia="Times New Roman" w:hAnsi="Times New Roman" w:cs="Times New Roman"/>
          <w:sz w:val="24"/>
          <w:szCs w:val="24"/>
        </w:rPr>
        <w:fldChar w:fldCharType="separate"/>
      </w:r>
      <w:r w:rsidR="001E6D42" w:rsidRPr="001E6D42">
        <w:rPr>
          <w:rFonts w:ascii="Times New Roman" w:hAnsi="Times New Roman" w:cs="Times New Roman"/>
          <w:sz w:val="24"/>
        </w:rPr>
        <w:t xml:space="preserve">(Strayer </w:t>
      </w:r>
      <w:r w:rsidR="001E6D42" w:rsidRPr="001E6D42">
        <w:rPr>
          <w:rFonts w:ascii="Times New Roman" w:hAnsi="Times New Roman" w:cs="Times New Roman"/>
          <w:i/>
          <w:iCs/>
          <w:sz w:val="24"/>
        </w:rPr>
        <w:t>et al.</w:t>
      </w:r>
      <w:r w:rsidR="001E6D42" w:rsidRPr="001E6D42">
        <w:rPr>
          <w:rFonts w:ascii="Times New Roman" w:hAnsi="Times New Roman" w:cs="Times New Roman"/>
          <w:sz w:val="24"/>
        </w:rPr>
        <w:t xml:space="preserve"> 2017)</w:t>
      </w:r>
      <w:r w:rsidR="001E6D42">
        <w:rPr>
          <w:rFonts w:ascii="Times New Roman" w:eastAsia="Times New Roman" w:hAnsi="Times New Roman" w:cs="Times New Roman"/>
          <w:sz w:val="24"/>
          <w:szCs w:val="24"/>
        </w:rPr>
        <w:fldChar w:fldCharType="end"/>
      </w:r>
      <w:r w:rsidR="005064CC" w:rsidRPr="00605F58">
        <w:rPr>
          <w:rFonts w:ascii="Times New Roman" w:eastAsia="Times New Roman" w:hAnsi="Times New Roman" w:cs="Times New Roman"/>
          <w:sz w:val="24"/>
          <w:szCs w:val="24"/>
        </w:rPr>
        <w:t>.</w:t>
      </w:r>
      <w:r w:rsidR="003824D0">
        <w:rPr>
          <w:rFonts w:ascii="Times New Roman" w:eastAsia="Times New Roman" w:hAnsi="Times New Roman" w:cs="Times New Roman"/>
          <w:sz w:val="24"/>
          <w:szCs w:val="24"/>
        </w:rPr>
        <w:t xml:space="preserve"> A boom-bust is</w:t>
      </w:r>
      <w:r w:rsidR="003824D0" w:rsidRPr="00605F58">
        <w:rPr>
          <w:rFonts w:ascii="Times New Roman" w:eastAsia="Times New Roman" w:hAnsi="Times New Roman" w:cs="Times New Roman"/>
          <w:sz w:val="24"/>
          <w:szCs w:val="24"/>
        </w:rPr>
        <w:t xml:space="preserve"> sequence of sharp population increase until a maximum followed by sudden dramatic decline until a minimum (</w:t>
      </w:r>
      <w:r w:rsidR="009F2F46">
        <w:rPr>
          <w:rFonts w:ascii="Times New Roman" w:eastAsia="Times New Roman" w:hAnsi="Times New Roman" w:cs="Times New Roman"/>
          <w:sz w:val="24"/>
          <w:szCs w:val="24"/>
        </w:rPr>
        <w:t xml:space="preserve">Figure 1; </w:t>
      </w:r>
      <w:r w:rsidR="003824D0">
        <w:rPr>
          <w:rFonts w:ascii="Times New Roman" w:eastAsia="Times New Roman" w:hAnsi="Times New Roman" w:cs="Times New Roman"/>
          <w:sz w:val="24"/>
          <w:szCs w:val="24"/>
        </w:rPr>
        <w:fldChar w:fldCharType="begin"/>
      </w:r>
      <w:r w:rsidR="003824D0">
        <w:rPr>
          <w:rFonts w:ascii="Times New Roman" w:eastAsia="Times New Roman" w:hAnsi="Times New Roman" w:cs="Times New Roman"/>
          <w:sz w:val="24"/>
          <w:szCs w:val="24"/>
        </w:rPr>
        <w:instrText xml:space="preserve"> ADDIN ZOTERO_ITEM CSL_CITATION {"citationID":"fR1OPyba","properties":{"formattedCitation":"(Strayer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3824D0">
        <w:rPr>
          <w:rFonts w:ascii="Times New Roman" w:eastAsia="Times New Roman" w:hAnsi="Times New Roman" w:cs="Times New Roman"/>
          <w:sz w:val="24"/>
          <w:szCs w:val="24"/>
        </w:rPr>
        <w:fldChar w:fldCharType="separate"/>
      </w:r>
      <w:r w:rsidR="003824D0" w:rsidRPr="00207F78">
        <w:rPr>
          <w:rFonts w:ascii="Times New Roman" w:hAnsi="Times New Roman" w:cs="Times New Roman"/>
          <w:sz w:val="24"/>
        </w:rPr>
        <w:t xml:space="preserve">Strayer </w:t>
      </w:r>
      <w:r w:rsidR="003824D0" w:rsidRPr="00207F78">
        <w:rPr>
          <w:rFonts w:ascii="Times New Roman" w:hAnsi="Times New Roman" w:cs="Times New Roman"/>
          <w:i/>
          <w:iCs/>
          <w:sz w:val="24"/>
        </w:rPr>
        <w:t>et al.</w:t>
      </w:r>
      <w:r w:rsidR="003824D0" w:rsidRPr="00207F78">
        <w:rPr>
          <w:rFonts w:ascii="Times New Roman" w:hAnsi="Times New Roman" w:cs="Times New Roman"/>
          <w:sz w:val="24"/>
        </w:rPr>
        <w:t xml:space="preserve"> 2017)</w:t>
      </w:r>
      <w:r w:rsidR="003824D0">
        <w:rPr>
          <w:rFonts w:ascii="Times New Roman" w:eastAsia="Times New Roman" w:hAnsi="Times New Roman" w:cs="Times New Roman"/>
          <w:sz w:val="24"/>
          <w:szCs w:val="24"/>
        </w:rPr>
        <w:fldChar w:fldCharType="end"/>
      </w:r>
      <w:r w:rsidR="003824D0">
        <w:rPr>
          <w:rFonts w:ascii="Times New Roman" w:eastAsia="Times New Roman" w:hAnsi="Times New Roman" w:cs="Times New Roman"/>
          <w:sz w:val="24"/>
          <w:szCs w:val="24"/>
        </w:rPr>
        <w:t>.</w:t>
      </w:r>
      <w:r w:rsidR="005064CC" w:rsidRPr="00605F58">
        <w:rPr>
          <w:rFonts w:ascii="Times New Roman" w:eastAsia="Times New Roman" w:hAnsi="Times New Roman" w:cs="Times New Roman"/>
          <w:sz w:val="24"/>
          <w:szCs w:val="24"/>
        </w:rPr>
        <w:t xml:space="preserve"> While boom-</w:t>
      </w:r>
      <w:r w:rsidR="009F78DA" w:rsidRPr="00605F58">
        <w:rPr>
          <w:rFonts w:ascii="Times New Roman" w:eastAsia="Times New Roman" w:hAnsi="Times New Roman" w:cs="Times New Roman"/>
          <w:sz w:val="24"/>
          <w:szCs w:val="24"/>
        </w:rPr>
        <w:t>bust</w:t>
      </w:r>
      <w:r w:rsidR="009F78DA">
        <w:rPr>
          <w:rFonts w:ascii="Times New Roman" w:eastAsia="Times New Roman" w:hAnsi="Times New Roman" w:cs="Times New Roman"/>
          <w:sz w:val="24"/>
          <w:szCs w:val="24"/>
        </w:rPr>
        <w:t>s</w:t>
      </w:r>
      <w:r w:rsidR="009F78DA" w:rsidRPr="00605F58">
        <w:rPr>
          <w:rFonts w:ascii="Times New Roman" w:eastAsia="Times New Roman" w:hAnsi="Times New Roman" w:cs="Times New Roman"/>
          <w:sz w:val="24"/>
          <w:szCs w:val="24"/>
        </w:rPr>
        <w:t xml:space="preserve"> have</w:t>
      </w:r>
      <w:r w:rsidR="005064CC" w:rsidRPr="00605F58">
        <w:rPr>
          <w:rFonts w:ascii="Times New Roman" w:eastAsia="Times New Roman" w:hAnsi="Times New Roman" w:cs="Times New Roman"/>
          <w:sz w:val="24"/>
          <w:szCs w:val="24"/>
        </w:rPr>
        <w:t xml:space="preserve"> been described and identified in many cases of invasions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{"citationID":"MOJTSh5u","properties":{"formattedCitation":"(Strayer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(Strayer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2017)</w:t>
      </w:r>
      <w:r w:rsidR="00B75283">
        <w:rPr>
          <w:rFonts w:ascii="Times New Roman" w:eastAsia="Times New Roman" w:hAnsi="Times New Roman" w:cs="Times New Roman"/>
          <w:sz w:val="24"/>
          <w:szCs w:val="24"/>
        </w:rPr>
        <w:fldChar w:fldCharType="end"/>
      </w:r>
      <w:r w:rsidR="005064CC" w:rsidRPr="00605F58">
        <w:rPr>
          <w:rFonts w:ascii="Times New Roman" w:eastAsia="Times New Roman" w:hAnsi="Times New Roman" w:cs="Times New Roman"/>
          <w:sz w:val="24"/>
          <w:szCs w:val="24"/>
        </w:rPr>
        <w:t xml:space="preserve">, the causes and mechanisms responsible for many solitary boom-busts remain unclear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{"citationID":"5XLTB12k","properties":{"formattedCitation":"(Strayer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(Strayer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2017)</w:t>
      </w:r>
      <w:r w:rsidR="00B75283">
        <w:rPr>
          <w:rFonts w:ascii="Times New Roman" w:eastAsia="Times New Roman" w:hAnsi="Times New Roman" w:cs="Times New Roman"/>
          <w:sz w:val="24"/>
          <w:szCs w:val="24"/>
        </w:rPr>
        <w:fldChar w:fldCharType="end"/>
      </w:r>
      <w:r w:rsidR="005064CC" w:rsidRPr="00605F58">
        <w:rPr>
          <w:rFonts w:ascii="Times New Roman" w:eastAsia="Times New Roman" w:hAnsi="Times New Roman" w:cs="Times New Roman"/>
          <w:sz w:val="24"/>
          <w:szCs w:val="24"/>
        </w:rPr>
        <w:t xml:space="preserve">. </w:t>
      </w:r>
      <w:del w:id="1" w:author="Nathan Dorn" w:date="2025-09-17T12:19:00Z" w16du:dateUtc="2025-09-17T16:19:00Z">
        <w:r w:rsidR="005064CC" w:rsidRPr="00605F58" w:rsidDel="0060113F">
          <w:rPr>
            <w:rFonts w:ascii="Times New Roman" w:eastAsia="Times New Roman" w:hAnsi="Times New Roman" w:cs="Times New Roman"/>
            <w:sz w:val="24"/>
            <w:szCs w:val="24"/>
          </w:rPr>
          <w:delText xml:space="preserve"> </w:delText>
        </w:r>
      </w:del>
      <w:r w:rsidR="005064CC" w:rsidRPr="00605F58">
        <w:rPr>
          <w:rFonts w:ascii="Times New Roman" w:eastAsia="Times New Roman" w:hAnsi="Times New Roman" w:cs="Times New Roman"/>
          <w:sz w:val="24"/>
          <w:szCs w:val="24"/>
        </w:rPr>
        <w:t>With invasive species continually identified as an extreme threat to native biodiversity</w:t>
      </w:r>
      <w:r w:rsidR="00B75283">
        <w:rPr>
          <w:rFonts w:ascii="Times New Roman" w:eastAsia="Times New Roman" w:hAnsi="Times New Roman" w:cs="Times New Roman"/>
          <w:sz w:val="24"/>
          <w:szCs w:val="24"/>
        </w:rPr>
        <w:t xml:space="preserve">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{"citationID":"hQWHbVT1","properties":{"formattedCitation":"(Clavero {\\i{}et al.} 2009; Linders {\\i{}et al.} 2019)","plainCitation":"(Clavero et al. 2009; Linders et al. 2019)","noteIndex":0},"citationItems":[{"id":189,"uris":["http://zotero.org/users/9972654/items/SCHPRU68"],"itemData":{"id":189,"type":"article-journal","abstract":"The rise of extinction rates associated with human activities has led to a growing interest in identifying extinction-prone taxa and extinction-promoting drivers. Previous work has identiﬁed habitat alterations and invasive species as the major drivers of recent bird extinctions. Here, we extend this work to ask how these human-driven impacts differentially affect extinction-prone taxa, and if any speciﬁc driver promotes taxonomic homogenization of avifauna. Like most previous studies, our analysis is based on global information of extinction drivers affecting threatened and extinct bird species from the IUCN Red List. Unlike previous studies, we employ a multivariate statistical framework that allows us to identify the main gradients of variation in extinction drivers. By using these gradients, we show that bird families with the highest extinction risk are primarily associated with threats posed by invasive species, once species richness and phylogeny are taken into account. As expected, the negative impact of invasive species was higher on island species, but our results also showed that it was particularly high in those species with small distribution ranges. On the other hand, mainland species and island species with large ranges tended to be affected by habitat destruction. Thus the impacts of invasive species promote the process of taxonomic homogenization among islands and between islands and continents. Consequently, introduced species may increase biotic homogenization not only directly, as generally believed, but also indirectly through their disproportional impact on endemic species imperilment.","container-title":"Biological Conservation","DOI":"10.1016/j.biocon.2009.03.034","ISSN":"00063207","issue":"10","journalAbbreviation":"Biological Conservation","language":"en","page":"2043-2049","source":"DOI.org (Crossref)","title":"Prominent role of invasive species in avian biodiversity loss","volume":"142","author":[{"family":"Clavero","given":"Miguel"},{"family":"Brotons","given":"Lluís"},{"family":"Pons","given":"Pere"},{"family":"Sol","given":"Daniel"}],"issued":{"date-parts":[["2009",10]]}}},{"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(Clavero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2009; Linders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2019)</w:t>
      </w:r>
      <w:r w:rsidR="00B75283">
        <w:rPr>
          <w:rFonts w:ascii="Times New Roman" w:eastAsia="Times New Roman" w:hAnsi="Times New Roman" w:cs="Times New Roman"/>
          <w:sz w:val="24"/>
          <w:szCs w:val="24"/>
        </w:rPr>
        <w:fldChar w:fldCharType="end"/>
      </w:r>
      <w:r w:rsidR="00362ECB">
        <w:rPr>
          <w:rFonts w:ascii="Times New Roman" w:eastAsia="Times New Roman" w:hAnsi="Times New Roman" w:cs="Times New Roman"/>
          <w:sz w:val="24"/>
          <w:szCs w:val="24"/>
        </w:rPr>
        <w:t xml:space="preserve"> and the</w:t>
      </w:r>
      <w:r w:rsidR="00C93187">
        <w:rPr>
          <w:rFonts w:ascii="Times New Roman" w:eastAsia="Times New Roman" w:hAnsi="Times New Roman" w:cs="Times New Roman"/>
          <w:sz w:val="24"/>
          <w:szCs w:val="24"/>
        </w:rPr>
        <w:t xml:space="preserve"> </w:t>
      </w:r>
      <w:r w:rsidR="00E90C6D">
        <w:rPr>
          <w:rFonts w:ascii="Times New Roman" w:eastAsia="Times New Roman" w:hAnsi="Times New Roman" w:cs="Times New Roman"/>
          <w:sz w:val="24"/>
          <w:szCs w:val="24"/>
        </w:rPr>
        <w:t xml:space="preserve">massive </w:t>
      </w:r>
      <w:r w:rsidR="00C93187">
        <w:rPr>
          <w:rFonts w:ascii="Times New Roman" w:eastAsia="Times New Roman" w:hAnsi="Times New Roman" w:cs="Times New Roman"/>
          <w:sz w:val="24"/>
          <w:szCs w:val="24"/>
        </w:rPr>
        <w:t>resources</w:t>
      </w:r>
      <w:r w:rsidR="00E90C6D">
        <w:rPr>
          <w:rFonts w:ascii="Times New Roman" w:eastAsia="Times New Roman" w:hAnsi="Times New Roman" w:cs="Times New Roman"/>
          <w:sz w:val="24"/>
          <w:szCs w:val="24"/>
        </w:rPr>
        <w:t xml:space="preserve"> spent in</w:t>
      </w:r>
      <w:r w:rsidR="00C93187">
        <w:rPr>
          <w:rFonts w:ascii="Times New Roman" w:eastAsia="Times New Roman" w:hAnsi="Times New Roman" w:cs="Times New Roman"/>
          <w:sz w:val="24"/>
          <w:szCs w:val="24"/>
        </w:rPr>
        <w:t xml:space="preserve"> eradicat</w:t>
      </w:r>
      <w:r w:rsidR="00E90C6D">
        <w:rPr>
          <w:rFonts w:ascii="Times New Roman" w:eastAsia="Times New Roman" w:hAnsi="Times New Roman" w:cs="Times New Roman"/>
          <w:sz w:val="24"/>
          <w:szCs w:val="24"/>
        </w:rPr>
        <w:t>ing</w:t>
      </w:r>
      <w:r w:rsidR="00C93187">
        <w:rPr>
          <w:rFonts w:ascii="Times New Roman" w:eastAsia="Times New Roman" w:hAnsi="Times New Roman" w:cs="Times New Roman"/>
          <w:sz w:val="24"/>
          <w:szCs w:val="24"/>
        </w:rPr>
        <w:t xml:space="preserve"> invasive species</w:t>
      </w:r>
      <w:r w:rsidR="00E90C6D">
        <w:rPr>
          <w:rFonts w:ascii="Times New Roman" w:eastAsia="Times New Roman" w:hAnsi="Times New Roman" w:cs="Times New Roman"/>
          <w:sz w:val="24"/>
          <w:szCs w:val="24"/>
        </w:rPr>
        <w:t xml:space="preserve"> </w:t>
      </w:r>
      <w:r w:rsidR="00E90C6D">
        <w:rPr>
          <w:rFonts w:ascii="Times New Roman" w:eastAsia="Times New Roman" w:hAnsi="Times New Roman" w:cs="Times New Roman"/>
          <w:sz w:val="24"/>
          <w:szCs w:val="24"/>
        </w:rPr>
        <w:fldChar w:fldCharType="begin"/>
      </w:r>
      <w:r w:rsidR="00E90C6D">
        <w:rPr>
          <w:rFonts w:ascii="Times New Roman" w:eastAsia="Times New Roman" w:hAnsi="Times New Roman" w:cs="Times New Roman"/>
          <w:sz w:val="24"/>
          <w:szCs w:val="24"/>
        </w:rPr>
        <w:instrText xml:space="preserve"> ADDIN ZOTERO_ITEM CSL_CITATION {"citationID":"BlXEbsNz","properties":{"formattedCitation":"(Pimentel {\\i{}et al.} 2005)","plainCitation":"(Pimentel et al. 2005)","noteIndex":0},"citationItems":[{"id":1961,"uris":["http://zotero.org/users/9972654/items/N3T6LVXY"],"itemData":{"id":1961,"type":"article-journal","abstract":"Invading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E90C6D">
        <w:rPr>
          <w:rFonts w:ascii="Times New Roman" w:eastAsia="Times New Roman" w:hAnsi="Times New Roman" w:cs="Times New Roman"/>
          <w:sz w:val="24"/>
          <w:szCs w:val="24"/>
        </w:rPr>
        <w:fldChar w:fldCharType="separate"/>
      </w:r>
      <w:r w:rsidR="00E90C6D" w:rsidRPr="00E90C6D">
        <w:rPr>
          <w:rFonts w:ascii="Times New Roman" w:hAnsi="Times New Roman" w:cs="Times New Roman"/>
          <w:sz w:val="24"/>
        </w:rPr>
        <w:t xml:space="preserve">(Pimentel </w:t>
      </w:r>
      <w:r w:rsidR="00E90C6D" w:rsidRPr="00E90C6D">
        <w:rPr>
          <w:rFonts w:ascii="Times New Roman" w:hAnsi="Times New Roman" w:cs="Times New Roman"/>
          <w:i/>
          <w:iCs/>
          <w:sz w:val="24"/>
        </w:rPr>
        <w:t>et al.</w:t>
      </w:r>
      <w:r w:rsidR="00E90C6D" w:rsidRPr="00E90C6D">
        <w:rPr>
          <w:rFonts w:ascii="Times New Roman" w:hAnsi="Times New Roman" w:cs="Times New Roman"/>
          <w:sz w:val="24"/>
        </w:rPr>
        <w:t xml:space="preserve"> 2005)</w:t>
      </w:r>
      <w:r w:rsidR="00E90C6D">
        <w:rPr>
          <w:rFonts w:ascii="Times New Roman" w:eastAsia="Times New Roman" w:hAnsi="Times New Roman" w:cs="Times New Roman"/>
          <w:sz w:val="24"/>
          <w:szCs w:val="24"/>
        </w:rPr>
        <w:fldChar w:fldCharType="end"/>
      </w:r>
      <w:r w:rsidR="00C93187">
        <w:rPr>
          <w:rFonts w:ascii="Times New Roman" w:eastAsia="Times New Roman" w:hAnsi="Times New Roman" w:cs="Times New Roman"/>
          <w:sz w:val="24"/>
          <w:szCs w:val="24"/>
        </w:rPr>
        <w:t>,</w:t>
      </w:r>
      <w:r w:rsidR="005064CC" w:rsidRPr="00605F58">
        <w:rPr>
          <w:rFonts w:ascii="Times New Roman" w:eastAsia="Times New Roman" w:hAnsi="Times New Roman" w:cs="Times New Roman"/>
          <w:sz w:val="24"/>
          <w:szCs w:val="24"/>
        </w:rPr>
        <w:t xml:space="preserve"> understanding the </w:t>
      </w:r>
      <w:r w:rsidR="009C1CDB">
        <w:rPr>
          <w:rFonts w:ascii="Times New Roman" w:eastAsia="Times New Roman" w:hAnsi="Times New Roman" w:cs="Times New Roman"/>
          <w:sz w:val="24"/>
          <w:szCs w:val="24"/>
        </w:rPr>
        <w:t xml:space="preserve">frequency of collapsed populations and their </w:t>
      </w:r>
      <w:r w:rsidR="00C92E7B">
        <w:rPr>
          <w:rFonts w:ascii="Times New Roman" w:eastAsia="Times New Roman" w:hAnsi="Times New Roman" w:cs="Times New Roman"/>
          <w:sz w:val="24"/>
          <w:szCs w:val="24"/>
        </w:rPr>
        <w:t>causal mechanisms</w:t>
      </w:r>
      <w:r w:rsidR="00E90C6D">
        <w:rPr>
          <w:rFonts w:ascii="Times New Roman" w:eastAsia="Times New Roman" w:hAnsi="Times New Roman" w:cs="Times New Roman"/>
          <w:sz w:val="24"/>
          <w:szCs w:val="24"/>
        </w:rPr>
        <w:t xml:space="preserve"> could help</w:t>
      </w:r>
      <w:r w:rsidR="00EA427E">
        <w:rPr>
          <w:rFonts w:ascii="Times New Roman" w:eastAsia="Times New Roman" w:hAnsi="Times New Roman" w:cs="Times New Roman"/>
          <w:sz w:val="24"/>
          <w:szCs w:val="24"/>
        </w:rPr>
        <w:t xml:space="preserve"> </w:t>
      </w:r>
      <w:r w:rsidR="00681EAA">
        <w:rPr>
          <w:rFonts w:ascii="Times New Roman" w:eastAsia="Times New Roman" w:hAnsi="Times New Roman" w:cs="Times New Roman"/>
          <w:sz w:val="24"/>
          <w:szCs w:val="24"/>
        </w:rPr>
        <w:t xml:space="preserve">identify </w:t>
      </w:r>
      <w:r w:rsidR="00EA427E">
        <w:rPr>
          <w:rFonts w:ascii="Times New Roman" w:eastAsia="Times New Roman" w:hAnsi="Times New Roman" w:cs="Times New Roman"/>
          <w:sz w:val="24"/>
          <w:szCs w:val="24"/>
        </w:rPr>
        <w:t>when the “do nothing policy” might be viable</w:t>
      </w:r>
      <w:r w:rsidR="00F10587">
        <w:rPr>
          <w:rFonts w:ascii="Times New Roman" w:eastAsia="Times New Roman" w:hAnsi="Times New Roman" w:cs="Times New Roman"/>
          <w:sz w:val="24"/>
          <w:szCs w:val="24"/>
        </w:rPr>
        <w:t xml:space="preserve"> or it could help</w:t>
      </w:r>
      <w:r w:rsidR="00F97D34">
        <w:rPr>
          <w:rFonts w:ascii="Times New Roman" w:eastAsia="Times New Roman" w:hAnsi="Times New Roman" w:cs="Times New Roman"/>
          <w:sz w:val="24"/>
          <w:szCs w:val="24"/>
        </w:rPr>
        <w:t xml:space="preserve"> management determine</w:t>
      </w:r>
      <w:r w:rsidR="009C1CDB">
        <w:rPr>
          <w:rFonts w:ascii="Times New Roman" w:eastAsia="Times New Roman" w:hAnsi="Times New Roman" w:cs="Times New Roman"/>
          <w:sz w:val="24"/>
          <w:szCs w:val="24"/>
        </w:rPr>
        <w:t xml:space="preserve"> </w:t>
      </w:r>
      <w:r w:rsidR="00451905">
        <w:rPr>
          <w:rFonts w:ascii="Times New Roman" w:eastAsia="Times New Roman" w:hAnsi="Times New Roman" w:cs="Times New Roman"/>
          <w:sz w:val="24"/>
          <w:szCs w:val="24"/>
        </w:rPr>
        <w:t>when to</w:t>
      </w:r>
      <w:r w:rsidR="009C1CDB">
        <w:rPr>
          <w:rFonts w:ascii="Times New Roman" w:eastAsia="Times New Roman" w:hAnsi="Times New Roman" w:cs="Times New Roman"/>
          <w:sz w:val="24"/>
          <w:szCs w:val="24"/>
        </w:rPr>
        <w:t xml:space="preserve"> encourage a change in conditions to precipitate a crash</w:t>
      </w:r>
      <w:r w:rsidR="00EA427E">
        <w:rPr>
          <w:rFonts w:ascii="Times New Roman" w:eastAsia="Times New Roman" w:hAnsi="Times New Roman" w:cs="Times New Roman"/>
          <w:sz w:val="24"/>
          <w:szCs w:val="24"/>
        </w:rPr>
        <w:t>.</w:t>
      </w:r>
      <w:r w:rsidR="005064CC" w:rsidRPr="00605F58">
        <w:rPr>
          <w:rFonts w:ascii="Times New Roman" w:eastAsia="Times New Roman" w:hAnsi="Times New Roman" w:cs="Times New Roman"/>
          <w:sz w:val="24"/>
          <w:szCs w:val="24"/>
        </w:rPr>
        <w:t xml:space="preserve"> </w:t>
      </w:r>
      <w:commentRangeStart w:id="2"/>
      <w:r w:rsidR="005064CC" w:rsidRPr="00605F58">
        <w:rPr>
          <w:rFonts w:ascii="Times New Roman" w:eastAsia="Times New Roman" w:hAnsi="Times New Roman" w:cs="Times New Roman"/>
          <w:sz w:val="24"/>
          <w:szCs w:val="24"/>
        </w:rPr>
        <w:t xml:space="preserve">Before a thorough understanding of the </w:t>
      </w:r>
      <w:r w:rsidR="00AD6DE3">
        <w:rPr>
          <w:rFonts w:ascii="Times New Roman" w:eastAsia="Times New Roman" w:hAnsi="Times New Roman" w:cs="Times New Roman"/>
          <w:sz w:val="24"/>
          <w:szCs w:val="24"/>
        </w:rPr>
        <w:t>causal mechanisms and predictive frameworks can be made</w:t>
      </w:r>
      <w:r w:rsidR="005064CC" w:rsidRPr="00605F58">
        <w:rPr>
          <w:rFonts w:ascii="Times New Roman" w:eastAsia="Times New Roman" w:hAnsi="Times New Roman" w:cs="Times New Roman"/>
          <w:sz w:val="24"/>
          <w:szCs w:val="24"/>
        </w:rPr>
        <w:t>,</w:t>
      </w:r>
      <w:r w:rsidR="00E13229">
        <w:rPr>
          <w:rFonts w:ascii="Times New Roman" w:eastAsia="Times New Roman" w:hAnsi="Times New Roman" w:cs="Times New Roman"/>
          <w:sz w:val="24"/>
          <w:szCs w:val="24"/>
        </w:rPr>
        <w:t xml:space="preserve"> the </w:t>
      </w:r>
      <w:r w:rsidR="00CA001E">
        <w:rPr>
          <w:rFonts w:ascii="Times New Roman" w:eastAsia="Times New Roman" w:hAnsi="Times New Roman" w:cs="Times New Roman"/>
          <w:sz w:val="24"/>
          <w:szCs w:val="24"/>
        </w:rPr>
        <w:t>frequency of the phenomenon needs to be clarified.</w:t>
      </w:r>
      <w:r w:rsidR="00052D56">
        <w:rPr>
          <w:rFonts w:ascii="Times New Roman" w:eastAsia="Times New Roman" w:hAnsi="Times New Roman" w:cs="Times New Roman"/>
          <w:sz w:val="24"/>
          <w:szCs w:val="24"/>
        </w:rPr>
        <w:t xml:space="preserve"> </w:t>
      </w:r>
      <w:r w:rsidR="00CA001E">
        <w:rPr>
          <w:rFonts w:ascii="Times New Roman" w:eastAsia="Times New Roman" w:hAnsi="Times New Roman" w:cs="Times New Roman"/>
          <w:sz w:val="24"/>
          <w:szCs w:val="24"/>
        </w:rPr>
        <w:t xml:space="preserve"> To do so</w:t>
      </w:r>
      <w:r w:rsidR="00DA54BB">
        <w:rPr>
          <w:rFonts w:ascii="Times New Roman" w:eastAsia="Times New Roman" w:hAnsi="Times New Roman" w:cs="Times New Roman"/>
          <w:sz w:val="24"/>
          <w:szCs w:val="24"/>
        </w:rPr>
        <w:t xml:space="preserve"> </w:t>
      </w:r>
      <w:r w:rsidR="00003401">
        <w:rPr>
          <w:rFonts w:ascii="Times New Roman" w:eastAsia="Times New Roman" w:hAnsi="Times New Roman" w:cs="Times New Roman"/>
          <w:sz w:val="24"/>
          <w:szCs w:val="24"/>
        </w:rPr>
        <w:t xml:space="preserve">a </w:t>
      </w:r>
      <w:r w:rsidR="00AD6DE3">
        <w:rPr>
          <w:rFonts w:ascii="Times New Roman" w:eastAsia="Times New Roman" w:hAnsi="Times New Roman" w:cs="Times New Roman"/>
          <w:sz w:val="24"/>
          <w:szCs w:val="24"/>
        </w:rPr>
        <w:t xml:space="preserve">cloud of confusion about what </w:t>
      </w:r>
      <w:r w:rsidR="00681EAA">
        <w:rPr>
          <w:rFonts w:ascii="Times New Roman" w:eastAsia="Times New Roman" w:hAnsi="Times New Roman" w:cs="Times New Roman"/>
          <w:sz w:val="24"/>
          <w:szCs w:val="24"/>
        </w:rPr>
        <w:t>constitutes</w:t>
      </w:r>
      <w:r w:rsidR="00957262">
        <w:rPr>
          <w:rFonts w:ascii="Times New Roman" w:eastAsia="Times New Roman" w:hAnsi="Times New Roman" w:cs="Times New Roman"/>
          <w:sz w:val="24"/>
          <w:szCs w:val="24"/>
        </w:rPr>
        <w:t xml:space="preserve"> a</w:t>
      </w:r>
      <w:r w:rsidR="00AD6DE3">
        <w:rPr>
          <w:rFonts w:ascii="Times New Roman" w:eastAsia="Times New Roman" w:hAnsi="Times New Roman" w:cs="Times New Roman"/>
          <w:sz w:val="24"/>
          <w:szCs w:val="24"/>
        </w:rPr>
        <w:t xml:space="preserve"> boom-bust needs to be cut</w:t>
      </w:r>
      <w:r w:rsidR="00C22578">
        <w:rPr>
          <w:rFonts w:ascii="Times New Roman" w:eastAsia="Times New Roman" w:hAnsi="Times New Roman" w:cs="Times New Roman"/>
          <w:sz w:val="24"/>
          <w:szCs w:val="24"/>
        </w:rPr>
        <w:t xml:space="preserve"> through</w:t>
      </w:r>
      <w:r w:rsidR="00AD6DE3">
        <w:rPr>
          <w:rFonts w:ascii="Times New Roman" w:eastAsia="Times New Roman" w:hAnsi="Times New Roman" w:cs="Times New Roman"/>
          <w:sz w:val="24"/>
          <w:szCs w:val="24"/>
        </w:rPr>
        <w:t xml:space="preserve"> using a standardized </w:t>
      </w:r>
      <w:r w:rsidR="005064CC" w:rsidRPr="00605F58">
        <w:rPr>
          <w:rFonts w:ascii="Times New Roman" w:eastAsia="Times New Roman" w:hAnsi="Times New Roman" w:cs="Times New Roman"/>
          <w:sz w:val="24"/>
          <w:szCs w:val="24"/>
        </w:rPr>
        <w:t xml:space="preserve">quantitative </w:t>
      </w:r>
      <w:r w:rsidR="00957262">
        <w:rPr>
          <w:rFonts w:ascii="Times New Roman" w:eastAsia="Times New Roman" w:hAnsi="Times New Roman" w:cs="Times New Roman"/>
          <w:sz w:val="24"/>
          <w:szCs w:val="24"/>
        </w:rPr>
        <w:t>definition.</w:t>
      </w:r>
      <w:r w:rsidR="005064CC" w:rsidRPr="00605F58">
        <w:rPr>
          <w:rFonts w:ascii="Times New Roman" w:eastAsia="Times New Roman" w:hAnsi="Times New Roman" w:cs="Times New Roman"/>
          <w:sz w:val="24"/>
          <w:szCs w:val="24"/>
        </w:rPr>
        <w:t xml:space="preserve"> </w:t>
      </w:r>
      <w:commentRangeEnd w:id="2"/>
      <w:r w:rsidR="00FF142A">
        <w:rPr>
          <w:rStyle w:val="CommentReference"/>
        </w:rPr>
        <w:commentReference w:id="2"/>
      </w:r>
    </w:p>
    <w:p w14:paraId="7279E986" w14:textId="05893C88" w:rsidR="00FE56CF" w:rsidRPr="00605F58" w:rsidRDefault="00602534" w:rsidP="0029161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w:t>
      </w:r>
      <w:r w:rsidR="005064CC" w:rsidRPr="00605F58">
        <w:rPr>
          <w:rFonts w:ascii="Times New Roman" w:eastAsia="Times New Roman" w:hAnsi="Times New Roman" w:cs="Times New Roman"/>
          <w:sz w:val="24"/>
          <w:szCs w:val="24"/>
        </w:rPr>
        <w:t xml:space="preserve">revious work in ecology </w:t>
      </w:r>
      <w:r w:rsidR="00300D38">
        <w:rPr>
          <w:rFonts w:ascii="Times New Roman" w:eastAsia="Times New Roman" w:hAnsi="Times New Roman" w:cs="Times New Roman"/>
          <w:sz w:val="24"/>
          <w:szCs w:val="24"/>
        </w:rPr>
        <w:t xml:space="preserve">demonstrates </w:t>
      </w:r>
      <w:r>
        <w:rPr>
          <w:rFonts w:ascii="Times New Roman" w:eastAsia="Times New Roman" w:hAnsi="Times New Roman" w:cs="Times New Roman"/>
          <w:sz w:val="24"/>
          <w:szCs w:val="24"/>
        </w:rPr>
        <w:t>the importance</w:t>
      </w:r>
      <w:r w:rsidR="00300D38">
        <w:rPr>
          <w:rFonts w:ascii="Times New Roman" w:eastAsia="Times New Roman" w:hAnsi="Times New Roman" w:cs="Times New Roman"/>
          <w:sz w:val="24"/>
          <w:szCs w:val="24"/>
        </w:rPr>
        <w:t xml:space="preserve"> in </w:t>
      </w:r>
      <w:r w:rsidR="005763F3">
        <w:rPr>
          <w:rFonts w:ascii="Times New Roman" w:eastAsia="Times New Roman" w:hAnsi="Times New Roman" w:cs="Times New Roman"/>
          <w:sz w:val="24"/>
          <w:szCs w:val="24"/>
        </w:rPr>
        <w:t>quantitatively describing</w:t>
      </w:r>
      <w:r w:rsidR="00300D38">
        <w:rPr>
          <w:rFonts w:ascii="Times New Roman" w:eastAsia="Times New Roman" w:hAnsi="Times New Roman" w:cs="Times New Roman"/>
          <w:sz w:val="24"/>
          <w:szCs w:val="24"/>
        </w:rPr>
        <w:t xml:space="preserve"> patterns</w:t>
      </w:r>
      <w:r w:rsidR="005064CC" w:rsidRPr="00605F58">
        <w:rPr>
          <w:rFonts w:ascii="Times New Roman" w:eastAsia="Times New Roman" w:hAnsi="Times New Roman" w:cs="Times New Roman"/>
          <w:sz w:val="24"/>
          <w:szCs w:val="24"/>
        </w:rPr>
        <w:t xml:space="preserve">. Understanding why population size fluctuates rather than </w:t>
      </w:r>
      <w:r w:rsidR="00101F17" w:rsidRPr="00605F58">
        <w:rPr>
          <w:rFonts w:ascii="Times New Roman" w:eastAsia="Times New Roman" w:hAnsi="Times New Roman" w:cs="Times New Roman"/>
          <w:sz w:val="24"/>
          <w:szCs w:val="24"/>
        </w:rPr>
        <w:t>reach</w:t>
      </w:r>
      <w:r w:rsidR="00101F17">
        <w:rPr>
          <w:rFonts w:ascii="Times New Roman" w:eastAsia="Times New Roman" w:hAnsi="Times New Roman" w:cs="Times New Roman"/>
          <w:sz w:val="24"/>
          <w:szCs w:val="24"/>
        </w:rPr>
        <w:t>es</w:t>
      </w:r>
      <w:r w:rsidR="00101F17" w:rsidRPr="00605F58">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 xml:space="preserve">an equilibrium has intrigued ecologists for almost a century </w:t>
      </w:r>
      <w:r w:rsidR="00123D3F">
        <w:rPr>
          <w:rFonts w:ascii="Times New Roman" w:eastAsia="Times New Roman" w:hAnsi="Times New Roman" w:cs="Times New Roman"/>
          <w:sz w:val="24"/>
          <w:szCs w:val="24"/>
        </w:rPr>
        <w:fldChar w:fldCharType="begin"/>
      </w:r>
      <w:r w:rsidR="00123D3F">
        <w:rPr>
          <w:rFonts w:ascii="Times New Roman" w:eastAsia="Times New Roman" w:hAnsi="Times New Roman" w:cs="Times New Roman"/>
          <w:sz w:val="24"/>
          <w:szCs w:val="24"/>
        </w:rPr>
        <w:instrText xml:space="preserve"> ADDIN ZOTERO_ITEM CSL_CITATION {"citationID":"dbsa4Uw4","properties":{"formattedCitation":"(Elton 1927)","plainCitation":"(Elton 1927)","noteIndex":0},"citationItems":[{"id":203,"uris":["http://zotero.org/users/9972654/items/L36NUDIP"],"itemData":{"id":203,"type":"book","event-place":"New York, NY","publisher":"The Macmillan Company","publisher-place":"New York, NY","title":"Animal Ecology","author":[{"family":"Elton","given":"Charles"}],"issued":{"date-parts":[["1927"]]}}}],"schema":"https://github.com/citation-style-language/schema/raw/master/csl-citation.json"} </w:instrText>
      </w:r>
      <w:r w:rsidR="00123D3F">
        <w:rPr>
          <w:rFonts w:ascii="Times New Roman" w:eastAsia="Times New Roman" w:hAnsi="Times New Roman" w:cs="Times New Roman"/>
          <w:sz w:val="24"/>
          <w:szCs w:val="24"/>
        </w:rPr>
        <w:fldChar w:fldCharType="separate"/>
      </w:r>
      <w:r w:rsidR="00123D3F" w:rsidRPr="00123D3F">
        <w:rPr>
          <w:rFonts w:ascii="Times New Roman" w:hAnsi="Times New Roman" w:cs="Times New Roman"/>
          <w:sz w:val="24"/>
        </w:rPr>
        <w:t>(Elton 1927)</w:t>
      </w:r>
      <w:r w:rsidR="00123D3F">
        <w:rPr>
          <w:rFonts w:ascii="Times New Roman" w:eastAsia="Times New Roman" w:hAnsi="Times New Roman" w:cs="Times New Roman"/>
          <w:sz w:val="24"/>
          <w:szCs w:val="24"/>
        </w:rPr>
        <w:fldChar w:fldCharType="end"/>
      </w:r>
      <w:r w:rsidR="00C45E2A">
        <w:rPr>
          <w:rFonts w:ascii="Times New Roman" w:eastAsia="Times New Roman" w:hAnsi="Times New Roman" w:cs="Times New Roman"/>
          <w:sz w:val="24"/>
          <w:szCs w:val="24"/>
        </w:rPr>
        <w:t xml:space="preserve"> </w:t>
      </w:r>
      <w:r w:rsidR="00C45E2A" w:rsidRPr="00605F58">
        <w:rPr>
          <w:rFonts w:ascii="Times New Roman" w:eastAsia="Times New Roman" w:hAnsi="Times New Roman" w:cs="Times New Roman"/>
          <w:sz w:val="24"/>
          <w:szCs w:val="24"/>
        </w:rPr>
        <w:t>with primary focus on populations that exhibit cyclic dynamics</w:t>
      </w:r>
      <w:r w:rsidR="00C45E2A">
        <w:rPr>
          <w:rFonts w:ascii="Times New Roman" w:eastAsia="Times New Roman" w:hAnsi="Times New Roman" w:cs="Times New Roman"/>
          <w:sz w:val="24"/>
          <w:szCs w:val="24"/>
        </w:rPr>
        <w:t xml:space="preserve">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{"citationID":"uXdmycFo","properties":{"formattedCitation":"(Elton &amp; Nicholson 1942; Lindstr\\uc0\\u246{}m {\\i{}et al.} 2007; Myers 2018)","plainCitation":"(Elton &amp; Nicholson 1942; Lindström et al. 2007; Myers 2018)","noteIndex":0},"citationItems":[{"id":205,"uris":["http://zotero.org/users/9972654/items/PSQ3HQIP"],"itemData":{"id":205,"type":"article-journal","container-title":"The Journal of Animal Ecology","DOI":"10.2307/1358","ISSN":"00218790","issue":"2","journalAbbreviation":"The Journal of Animal Ecology","language":"en","page":"215","source":"DOI.org (Crossref)","title":"The Ten-Year Cycle in Numbers of the Lynx in Canada","volume":"11","author":[{"family":"Elton","given":"Charles"},{"family":"Nicholson","given":"Mary"}],"issued":{"date-parts":[["1942",11]]}}},{"id":204,"uris":["http://zotero.org/users/9972654/items/UV6YGPY6"],"itemData":{"id":204,"type":"article-journal","abstract":"We shall examine the impact of Charles S. Elton’s 1924 article on periodic ﬂuctuations in animal populations on the development of modern population ecology. We argue that his impact has been substantial and that during the past 75 years of research on multi-annual periodic ﬂuctuations in numbers of voles, lemmings, hares, lynx and game animals he has contributed much to the contemporary understanding of the causes and consequences of population regulation. Elton was convinced that the cause of the regular ﬂuctuations was climatic variation. To support this conclusion, he examined long-term population data then available. Despite his ﬁrm belief in a climatic cause of the self-repeating periodic dynamics which many species display, Elton was insightful and far-sighted enough to outline many of the other hypotheses since put forward as an explanation for the enigmatic long-term dynamics of some animal populations. An interesting, but largely neglected aspect in Elton’s paper is that it ends with speculation regarding the evolutionary consequences of periodic population ﬂuctuations. The modern understanding of these issues will also be scrutinised here. In population ecology, Elton’s 1924 paper has spawned a whole industry of research on populations displaying multi-annual periodicity. Despite the eﬀorts of numerous research teams and individuals focusing on the origins of multi-annual population cycles, and despite the early availability of diﬀerent explanatory hypotheses, we are still lacking rigorous tests of some of these hypotheses and, consequently, a consensus of the causes of periodic ﬂuctuations in animal populations. Although Elton would have been happy to see so much eﬀort spent on cyclic populations, we also argue that it is unfortunate if this focus on a special case of population dynamics should distract our attention from more general problems in population and community dynamics.","container-title":"Biological Reviews","DOI":"10.1111/j.1469-185X.2000.tb00061.x","ISSN":"14647931","issue":"1","language":"en","page":"129-158","source":"DOI.org (Crossref)","title":"From arctic lemmings to adaptive dynamics: Charles Elton's legacy in population ecology","title-short":"From arctic lemmings to adaptive dynamics","volume":"76","author":[{"family":"Lindström","given":"Jan"},{"family":"Ranta","given":"Esa"},{"family":"Kokko","given":"Hanna"},{"family":"Lundberg","given":"Per"},{"family":"Kaitala","given":"Veijo"}],"issued":{"date-parts":[["2007",1,11]]}}},{"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C044E">
        <w:rPr>
          <w:rFonts w:ascii="Times New Roman" w:hAnsi="Times New Roman" w:cs="Times New Roman"/>
          <w:sz w:val="24"/>
        </w:rPr>
        <w:t xml:space="preserve">(Elton &amp; Nicholson 1942; Lindström </w:t>
      </w:r>
      <w:r w:rsidR="00C45E2A" w:rsidRPr="003C044E">
        <w:rPr>
          <w:rFonts w:ascii="Times New Roman" w:hAnsi="Times New Roman" w:cs="Times New Roman"/>
          <w:i/>
          <w:iCs/>
          <w:sz w:val="24"/>
        </w:rPr>
        <w:t>et al.</w:t>
      </w:r>
      <w:r w:rsidR="00C45E2A" w:rsidRPr="003C044E">
        <w:rPr>
          <w:rFonts w:ascii="Times New Roman" w:hAnsi="Times New Roman" w:cs="Times New Roman"/>
          <w:sz w:val="24"/>
        </w:rPr>
        <w:t xml:space="preserve"> 2007; Myers 2018)</w:t>
      </w:r>
      <w:r w:rsidR="00C45E2A">
        <w:rPr>
          <w:rFonts w:ascii="Times New Roman" w:eastAsia="Times New Roman" w:hAnsi="Times New Roman" w:cs="Times New Roman"/>
          <w:sz w:val="24"/>
          <w:szCs w:val="24"/>
        </w:rPr>
        <w:fldChar w:fldCharType="end"/>
      </w:r>
      <w:r w:rsidR="00C45E2A">
        <w:rPr>
          <w:rFonts w:ascii="Times New Roman" w:eastAsia="Times New Roman" w:hAnsi="Times New Roman" w:cs="Times New Roman"/>
          <w:sz w:val="24"/>
          <w:szCs w:val="24"/>
        </w:rPr>
        <w:t>.</w:t>
      </w:r>
      <w:r w:rsidR="00C45E2A" w:rsidRPr="00605F58">
        <w:rPr>
          <w:rFonts w:ascii="Times New Roman" w:eastAsia="Times New Roman" w:hAnsi="Times New Roman" w:cs="Times New Roman"/>
          <w:sz w:val="24"/>
          <w:szCs w:val="24"/>
        </w:rPr>
        <w:t xml:space="preserve">  In </w:t>
      </w:r>
      <w:r w:rsidR="00E53734">
        <w:rPr>
          <w:rFonts w:ascii="Times New Roman" w:eastAsia="Times New Roman" w:hAnsi="Times New Roman" w:cs="Times New Roman"/>
          <w:sz w:val="24"/>
          <w:szCs w:val="24"/>
        </w:rPr>
        <w:t>such</w:t>
      </w:r>
      <w:r w:rsidR="00E53734" w:rsidRPr="00605F58">
        <w:rPr>
          <w:rFonts w:ascii="Times New Roman" w:eastAsia="Times New Roman" w:hAnsi="Times New Roman" w:cs="Times New Roman"/>
          <w:sz w:val="24"/>
          <w:szCs w:val="24"/>
        </w:rPr>
        <w:t xml:space="preserve"> </w:t>
      </w:r>
      <w:r w:rsidR="00C45E2A" w:rsidRPr="00605F58">
        <w:rPr>
          <w:rFonts w:ascii="Times New Roman" w:eastAsia="Times New Roman" w:hAnsi="Times New Roman" w:cs="Times New Roman"/>
          <w:sz w:val="24"/>
          <w:szCs w:val="24"/>
        </w:rPr>
        <w:t xml:space="preserve">systems, </w:t>
      </w:r>
      <w:r w:rsidR="00E53734">
        <w:rPr>
          <w:rFonts w:ascii="Times New Roman" w:eastAsia="Times New Roman" w:hAnsi="Times New Roman" w:cs="Times New Roman"/>
          <w:sz w:val="24"/>
          <w:szCs w:val="24"/>
        </w:rPr>
        <w:t>considerable</w:t>
      </w:r>
      <w:r w:rsidR="00E53734" w:rsidRPr="00605F58">
        <w:rPr>
          <w:rFonts w:ascii="Times New Roman" w:eastAsia="Times New Roman" w:hAnsi="Times New Roman" w:cs="Times New Roman"/>
          <w:sz w:val="24"/>
          <w:szCs w:val="24"/>
        </w:rPr>
        <w:t xml:space="preserve"> </w:t>
      </w:r>
      <w:r w:rsidR="00C45E2A" w:rsidRPr="00605F58">
        <w:rPr>
          <w:rFonts w:ascii="Times New Roman" w:eastAsia="Times New Roman" w:hAnsi="Times New Roman" w:cs="Times New Roman"/>
          <w:sz w:val="24"/>
          <w:szCs w:val="24"/>
        </w:rPr>
        <w:t xml:space="preserve">effort has been made to demonstrate the importance of mechanisms in producing observable dynamics in unmanipulated populations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{"citationID":"OOJlOfaM","properties":{"formattedCitation":"(Andreassen {\\i{}et al.} 2021; Myers 2018)","plainCitation":"(Andreassen et al. 2021; Myers 2018)","noteIndex":0},"citationItems":[{"id":94,"uris":["http://zotero.org/users/9972654/items/PIV2PA9R"],"itemData":{"id":94,"type":"article-journal","abstract":"Most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C044E">
        <w:rPr>
          <w:rFonts w:ascii="Times New Roman" w:hAnsi="Times New Roman" w:cs="Times New Roman"/>
          <w:sz w:val="24"/>
        </w:rPr>
        <w:t xml:space="preserve">(Andreassen </w:t>
      </w:r>
      <w:r w:rsidR="00C45E2A" w:rsidRPr="003C044E">
        <w:rPr>
          <w:rFonts w:ascii="Times New Roman" w:hAnsi="Times New Roman" w:cs="Times New Roman"/>
          <w:i/>
          <w:iCs/>
          <w:sz w:val="24"/>
        </w:rPr>
        <w:t>et al.</w:t>
      </w:r>
      <w:r w:rsidR="00C45E2A" w:rsidRPr="003C044E">
        <w:rPr>
          <w:rFonts w:ascii="Times New Roman" w:hAnsi="Times New Roman" w:cs="Times New Roman"/>
          <w:sz w:val="24"/>
        </w:rPr>
        <w:t xml:space="preserve"> 2021; Myers 2018)</w:t>
      </w:r>
      <w:r w:rsidR="00C45E2A">
        <w:rPr>
          <w:rFonts w:ascii="Times New Roman" w:eastAsia="Times New Roman" w:hAnsi="Times New Roman" w:cs="Times New Roman"/>
          <w:sz w:val="24"/>
          <w:szCs w:val="24"/>
        </w:rPr>
        <w:fldChar w:fldCharType="end"/>
      </w:r>
      <w:r w:rsidR="00C45E2A" w:rsidRPr="00605F58">
        <w:rPr>
          <w:rFonts w:ascii="Times New Roman" w:eastAsia="Times New Roman" w:hAnsi="Times New Roman" w:cs="Times New Roman"/>
          <w:sz w:val="24"/>
          <w:szCs w:val="24"/>
        </w:rPr>
        <w:t>, and describing patterns quantitatively has helped link mechanisms to population dynamics</w:t>
      </w:r>
      <w:r w:rsidR="00C45E2A">
        <w:rPr>
          <w:rFonts w:ascii="Times New Roman" w:eastAsia="Times New Roman" w:hAnsi="Times New Roman" w:cs="Times New Roman"/>
          <w:sz w:val="24"/>
          <w:szCs w:val="24"/>
        </w:rPr>
        <w:t xml:space="preserve">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{"citationID":"qIaGrAs9","properties":{"formattedCitation":"(Myers 2018; Sheriff {\\i{}et al.} 2015)","plainCitation":"(Myers 2018; Sheriff et al. 2015)","noteIndex":0},"citationItems":[{"id":87,"uris":["http://zotero.org/users/9972654/items/UCSMJSVS"],"itemData":{"id":87,"type":"article-journal","abstract":"Population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92F3A">
        <w:rPr>
          <w:rFonts w:ascii="Times New Roman" w:hAnsi="Times New Roman" w:cs="Times New Roman"/>
          <w:sz w:val="24"/>
        </w:rPr>
        <w:t xml:space="preserve">(Myers 2018; Sheriff </w:t>
      </w:r>
      <w:r w:rsidR="00C45E2A" w:rsidRPr="00392F3A">
        <w:rPr>
          <w:rFonts w:ascii="Times New Roman" w:hAnsi="Times New Roman" w:cs="Times New Roman"/>
          <w:i/>
          <w:iCs/>
          <w:sz w:val="24"/>
        </w:rPr>
        <w:t>et al.</w:t>
      </w:r>
      <w:r w:rsidR="00C45E2A" w:rsidRPr="00392F3A">
        <w:rPr>
          <w:rFonts w:ascii="Times New Roman" w:hAnsi="Times New Roman" w:cs="Times New Roman"/>
          <w:sz w:val="24"/>
        </w:rPr>
        <w:t xml:space="preserve"> 2015)</w:t>
      </w:r>
      <w:r w:rsidR="00C45E2A">
        <w:rPr>
          <w:rFonts w:ascii="Times New Roman" w:eastAsia="Times New Roman" w:hAnsi="Times New Roman" w:cs="Times New Roman"/>
          <w:sz w:val="24"/>
          <w:szCs w:val="24"/>
        </w:rPr>
        <w:fldChar w:fldCharType="end"/>
      </w:r>
      <w:r w:rsidR="00C45E2A" w:rsidRPr="00605F58">
        <w:rPr>
          <w:rFonts w:ascii="Times New Roman" w:eastAsia="Times New Roman" w:hAnsi="Times New Roman" w:cs="Times New Roman"/>
          <w:sz w:val="24"/>
          <w:szCs w:val="24"/>
        </w:rPr>
        <w:t>.  For example</w:t>
      </w:r>
      <w:r w:rsidR="00C45E2A">
        <w:rPr>
          <w:rFonts w:ascii="Times New Roman" w:eastAsia="Times New Roman" w:hAnsi="Times New Roman" w:cs="Times New Roman"/>
          <w:sz w:val="24"/>
          <w:szCs w:val="24"/>
        </w:rPr>
        <w:t>,</w:t>
      </w:r>
      <w:r w:rsidR="00C45E2A" w:rsidRPr="00605F58">
        <w:rPr>
          <w:rFonts w:ascii="Times New Roman" w:eastAsia="Times New Roman" w:hAnsi="Times New Roman" w:cs="Times New Roman"/>
          <w:sz w:val="24"/>
          <w:szCs w:val="24"/>
        </w:rPr>
        <w:t xml:space="preserve"> in the classic lynx-snowshoe hare system of cyclic populations, snowshoe hare populations were identified to remain at population lows even after lynx populations reached their lows in the cycle.  During this lag between population lows to population increase, lynx were found to have non-consumptive effects on reproduction of snowshoe hare (i.e., chronic stress from predator avoidance) which limited births from 4 to 2 young per litter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{"citationID":"C8QUv0G5","properties":{"formattedCitation":"(Sheriff {\\i{}et al.} 2015)","plainCitation":"(Sheriff et al. 2015)","noteIndex":0},"citationItems":[{"id":187,"uris":["http://zotero.org/users/9972654/items/2ST55R4V"],"itemData":{"id":187,"type":"article-journal","abstract":"The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92F3A">
        <w:rPr>
          <w:rFonts w:ascii="Times New Roman" w:hAnsi="Times New Roman" w:cs="Times New Roman"/>
          <w:sz w:val="24"/>
        </w:rPr>
        <w:t xml:space="preserve">(Sheriff </w:t>
      </w:r>
      <w:r w:rsidR="00C45E2A" w:rsidRPr="00392F3A">
        <w:rPr>
          <w:rFonts w:ascii="Times New Roman" w:hAnsi="Times New Roman" w:cs="Times New Roman"/>
          <w:i/>
          <w:iCs/>
          <w:sz w:val="24"/>
        </w:rPr>
        <w:t>et al.</w:t>
      </w:r>
      <w:r w:rsidR="00C45E2A" w:rsidRPr="00392F3A">
        <w:rPr>
          <w:rFonts w:ascii="Times New Roman" w:hAnsi="Times New Roman" w:cs="Times New Roman"/>
          <w:sz w:val="24"/>
        </w:rPr>
        <w:t xml:space="preserve"> 2015)</w:t>
      </w:r>
      <w:r w:rsidR="00C45E2A">
        <w:rPr>
          <w:rFonts w:ascii="Times New Roman" w:eastAsia="Times New Roman" w:hAnsi="Times New Roman" w:cs="Times New Roman"/>
          <w:sz w:val="24"/>
          <w:szCs w:val="24"/>
        </w:rPr>
        <w:fldChar w:fldCharType="end"/>
      </w:r>
      <w:r w:rsidR="00C45E2A" w:rsidRPr="00605F58">
        <w:rPr>
          <w:rFonts w:ascii="Times New Roman" w:eastAsia="Times New Roman" w:hAnsi="Times New Roman" w:cs="Times New Roman"/>
          <w:sz w:val="24"/>
          <w:szCs w:val="24"/>
        </w:rPr>
        <w:t xml:space="preserve">.  These stress effects continued until a generation after the lynx population decline and corresponded to the lag between the population low and the population increase phase in the cycle. </w:t>
      </w:r>
      <w:r w:rsidR="00C45E2A">
        <w:rPr>
          <w:rFonts w:ascii="Times New Roman" w:eastAsia="Times New Roman" w:hAnsi="Times New Roman" w:cs="Times New Roman"/>
          <w:sz w:val="24"/>
          <w:szCs w:val="24"/>
        </w:rPr>
        <w:t>Thus, quantitative description of patterns is a necessary first step in linking patterns to the causal mechanisms.</w:t>
      </w:r>
      <w:r w:rsidR="004A4CB9">
        <w:rPr>
          <w:rFonts w:ascii="Times New Roman" w:eastAsia="Times New Roman" w:hAnsi="Times New Roman" w:cs="Times New Roman"/>
          <w:sz w:val="24"/>
          <w:szCs w:val="24"/>
        </w:rPr>
        <w:t xml:space="preserve"> Quantitative pattern description</w:t>
      </w:r>
      <w:r w:rsidR="00C12F6C">
        <w:rPr>
          <w:rFonts w:ascii="Times New Roman" w:eastAsia="Times New Roman" w:hAnsi="Times New Roman" w:cs="Times New Roman"/>
          <w:sz w:val="24"/>
          <w:szCs w:val="24"/>
        </w:rPr>
        <w:t>s have</w:t>
      </w:r>
      <w:r w:rsidR="004A4CB9">
        <w:rPr>
          <w:rFonts w:ascii="Times New Roman" w:eastAsia="Times New Roman" w:hAnsi="Times New Roman" w:cs="Times New Roman"/>
          <w:sz w:val="24"/>
          <w:szCs w:val="24"/>
        </w:rPr>
        <w:t xml:space="preserve"> not been attempted for</w:t>
      </w:r>
      <w:r w:rsidR="004A4CB9" w:rsidRPr="00605F58">
        <w:rPr>
          <w:rFonts w:ascii="Times New Roman" w:eastAsia="Times New Roman" w:hAnsi="Times New Roman" w:cs="Times New Roman"/>
          <w:sz w:val="24"/>
          <w:szCs w:val="24"/>
        </w:rPr>
        <w:t xml:space="preserve"> </w:t>
      </w:r>
      <w:r w:rsidR="00C12F6C">
        <w:rPr>
          <w:rFonts w:ascii="Times New Roman" w:eastAsia="Times New Roman" w:hAnsi="Times New Roman" w:cs="Times New Roman"/>
          <w:sz w:val="24"/>
          <w:szCs w:val="24"/>
        </w:rPr>
        <w:t xml:space="preserve">invasion </w:t>
      </w:r>
      <w:r w:rsidR="004A4CB9" w:rsidRPr="00605F58">
        <w:rPr>
          <w:rFonts w:ascii="Times New Roman" w:eastAsia="Times New Roman" w:hAnsi="Times New Roman" w:cs="Times New Roman"/>
          <w:sz w:val="24"/>
          <w:szCs w:val="24"/>
        </w:rPr>
        <w:t>boom-bust</w:t>
      </w:r>
      <w:r w:rsidR="00C12F6C">
        <w:rPr>
          <w:rFonts w:ascii="Times New Roman" w:eastAsia="Times New Roman" w:hAnsi="Times New Roman" w:cs="Times New Roman"/>
          <w:sz w:val="24"/>
          <w:szCs w:val="24"/>
        </w:rPr>
        <w:t xml:space="preserve"> dynamics.</w:t>
      </w:r>
    </w:p>
    <w:p w14:paraId="1843FC48" w14:textId="02C96495" w:rsidR="00B83CD1"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During </w:t>
      </w:r>
      <w:r w:rsidR="00C12F6C">
        <w:rPr>
          <w:rFonts w:ascii="Times New Roman" w:eastAsia="Times New Roman" w:hAnsi="Times New Roman" w:cs="Times New Roman"/>
          <w:sz w:val="24"/>
          <w:szCs w:val="24"/>
        </w:rPr>
        <w:t>a</w:t>
      </w:r>
      <w:r w:rsidR="00C12F6C" w:rsidRPr="00605F58">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first attempt at standardizing terminology </w:t>
      </w:r>
      <w:r w:rsidRPr="001E6D42">
        <w:rPr>
          <w:rFonts w:ascii="Times New Roman" w:eastAsia="Times New Roman" w:hAnsi="Times New Roman" w:cs="Times New Roman"/>
          <w:sz w:val="24"/>
          <w:szCs w:val="24"/>
        </w:rPr>
        <w:t xml:space="preserve">Strayer </w:t>
      </w:r>
      <w:r w:rsidRPr="001E6D42">
        <w:rPr>
          <w:rFonts w:ascii="Times New Roman" w:eastAsia="Times New Roman" w:hAnsi="Times New Roman" w:cs="Times New Roman"/>
          <w:i/>
          <w:sz w:val="24"/>
          <w:szCs w:val="24"/>
        </w:rPr>
        <w:t>et al.</w:t>
      </w:r>
      <w:r w:rsidRPr="001E6D42">
        <w:rPr>
          <w:rFonts w:ascii="Times New Roman" w:eastAsia="Times New Roman" w:hAnsi="Times New Roman" w:cs="Times New Roman"/>
          <w:sz w:val="24"/>
          <w:szCs w:val="24"/>
        </w:rPr>
        <w:t xml:space="preserve"> (2017) </w:t>
      </w:r>
      <w:r w:rsidRPr="00B51343">
        <w:rPr>
          <w:rFonts w:ascii="Times New Roman" w:eastAsia="Times New Roman" w:hAnsi="Times New Roman" w:cs="Times New Roman"/>
          <w:i/>
          <w:iCs/>
          <w:sz w:val="24"/>
          <w:szCs w:val="24"/>
        </w:rPr>
        <w:t>qualitatively</w:t>
      </w:r>
      <w:r w:rsidRPr="001E6D42">
        <w:rPr>
          <w:rFonts w:ascii="Times New Roman" w:eastAsia="Times New Roman" w:hAnsi="Times New Roman" w:cs="Times New Roman"/>
          <w:sz w:val="24"/>
          <w:szCs w:val="24"/>
        </w:rPr>
        <w:t xml:space="preserve"> defined a boom-bust cycle as </w:t>
      </w:r>
      <w:r w:rsidR="007F4C16">
        <w:rPr>
          <w:rFonts w:ascii="Times New Roman" w:eastAsia="Times New Roman" w:hAnsi="Times New Roman" w:cs="Times New Roman"/>
          <w:sz w:val="24"/>
          <w:szCs w:val="24"/>
        </w:rPr>
        <w:t>“</w:t>
      </w:r>
      <w:r w:rsidRPr="001E6D42">
        <w:rPr>
          <w:rFonts w:ascii="Times New Roman" w:eastAsia="Times New Roman" w:hAnsi="Times New Roman" w:cs="Times New Roman"/>
          <w:sz w:val="24"/>
          <w:szCs w:val="24"/>
        </w:rPr>
        <w:t>a rapid, large increase in a population metric (e.g., population size or range size), followed by a rapid, large and sustained decline</w:t>
      </w:r>
      <w:r w:rsidR="006D3A78">
        <w:rPr>
          <w:rFonts w:ascii="Times New Roman" w:eastAsia="Times New Roman" w:hAnsi="Times New Roman" w:cs="Times New Roman"/>
          <w:sz w:val="24"/>
          <w:szCs w:val="24"/>
        </w:rPr>
        <w:t>.</w:t>
      </w:r>
      <w:r w:rsidR="007F4C16">
        <w:rPr>
          <w:rFonts w:ascii="Times New Roman" w:eastAsia="Times New Roman" w:hAnsi="Times New Roman" w:cs="Times New Roman"/>
          <w:sz w:val="24"/>
          <w:szCs w:val="24"/>
        </w:rPr>
        <w:t>”</w:t>
      </w:r>
      <w:r w:rsidR="006D3A78">
        <w:rPr>
          <w:rFonts w:ascii="Times New Roman" w:eastAsia="Times New Roman" w:hAnsi="Times New Roman" w:cs="Times New Roman"/>
          <w:sz w:val="24"/>
          <w:szCs w:val="24"/>
        </w:rPr>
        <w:t xml:space="preserve"> The authors </w:t>
      </w:r>
      <w:r w:rsidR="007F4C16">
        <w:rPr>
          <w:rFonts w:ascii="Times New Roman" w:eastAsia="Times New Roman" w:hAnsi="Times New Roman" w:cs="Times New Roman"/>
          <w:sz w:val="24"/>
          <w:szCs w:val="24"/>
        </w:rPr>
        <w:t>provided</w:t>
      </w:r>
      <w:r w:rsidRPr="00605F58">
        <w:rPr>
          <w:rFonts w:ascii="Times New Roman" w:eastAsia="Times New Roman" w:hAnsi="Times New Roman" w:cs="Times New Roman"/>
          <w:sz w:val="24"/>
          <w:szCs w:val="24"/>
        </w:rPr>
        <w:t xml:space="preserve"> four potential </w:t>
      </w:r>
      <w:r w:rsidR="00A6439D">
        <w:rPr>
          <w:rFonts w:ascii="Times New Roman" w:eastAsia="Times New Roman" w:hAnsi="Times New Roman" w:cs="Times New Roman"/>
          <w:sz w:val="24"/>
          <w:szCs w:val="24"/>
        </w:rPr>
        <w:t>challenges</w:t>
      </w:r>
      <w:r w:rsidR="00A6439D" w:rsidRPr="00605F58">
        <w:rPr>
          <w:rFonts w:ascii="Times New Roman" w:eastAsia="Times New Roman" w:hAnsi="Times New Roman" w:cs="Times New Roman"/>
          <w:sz w:val="24"/>
          <w:szCs w:val="24"/>
        </w:rPr>
        <w:t xml:space="preserve"> </w:t>
      </w:r>
      <w:r w:rsidR="00A6439D">
        <w:rPr>
          <w:rFonts w:ascii="Times New Roman" w:eastAsia="Times New Roman" w:hAnsi="Times New Roman" w:cs="Times New Roman"/>
          <w:sz w:val="24"/>
          <w:szCs w:val="24"/>
        </w:rPr>
        <w:t>to</w:t>
      </w:r>
      <w:r w:rsidRPr="00605F58">
        <w:rPr>
          <w:rFonts w:ascii="Times New Roman" w:eastAsia="Times New Roman" w:hAnsi="Times New Roman" w:cs="Times New Roman"/>
          <w:sz w:val="24"/>
          <w:szCs w:val="24"/>
        </w:rPr>
        <w:t xml:space="preserve"> adopting a </w:t>
      </w:r>
      <w:r w:rsidRPr="008A0AE3">
        <w:rPr>
          <w:rFonts w:ascii="Times New Roman" w:eastAsia="Times New Roman" w:hAnsi="Times New Roman" w:cs="Times New Roman"/>
          <w:i/>
          <w:iCs/>
          <w:sz w:val="24"/>
          <w:szCs w:val="24"/>
        </w:rPr>
        <w:t>quantitative</w:t>
      </w:r>
      <w:r w:rsidRPr="00605F58">
        <w:rPr>
          <w:rFonts w:ascii="Times New Roman" w:eastAsia="Times New Roman" w:hAnsi="Times New Roman" w:cs="Times New Roman"/>
          <w:sz w:val="24"/>
          <w:szCs w:val="24"/>
        </w:rPr>
        <w:t xml:space="preserve"> definition of boom-bust </w:t>
      </w:r>
      <w:commentRangeStart w:id="3"/>
      <w:commentRangeEnd w:id="3"/>
      <w:r w:rsidR="00A6439D">
        <w:rPr>
          <w:rStyle w:val="CommentReference"/>
        </w:rPr>
        <w:commentReference w:id="3"/>
      </w:r>
      <w:r w:rsidR="00A6439D">
        <w:rPr>
          <w:rFonts w:ascii="Times New Roman" w:eastAsia="Times New Roman" w:hAnsi="Times New Roman" w:cs="Times New Roman"/>
          <w:sz w:val="24"/>
          <w:szCs w:val="24"/>
        </w:rPr>
        <w:t>dynamics</w:t>
      </w:r>
      <w:r w:rsidR="00A6439D" w:rsidRPr="00605F58">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in invasions</w:t>
      </w:r>
      <w:r w:rsidR="00C3076D">
        <w:rPr>
          <w:rFonts w:ascii="Times New Roman" w:eastAsia="Times New Roman" w:hAnsi="Times New Roman" w:cs="Times New Roman"/>
          <w:sz w:val="24"/>
          <w:szCs w:val="24"/>
        </w:rPr>
        <w:t xml:space="preserve"> </w:t>
      </w:r>
      <w:r w:rsidR="00C3076D">
        <w:rPr>
          <w:rFonts w:ascii="Times New Roman" w:eastAsia="Times New Roman" w:hAnsi="Times New Roman" w:cs="Times New Roman"/>
          <w:sz w:val="24"/>
          <w:szCs w:val="24"/>
        </w:rPr>
        <w:fldChar w:fldCharType="begin"/>
      </w:r>
      <w:r w:rsidR="00C3076D">
        <w:rPr>
          <w:rFonts w:ascii="Times New Roman" w:eastAsia="Times New Roman" w:hAnsi="Times New Roman" w:cs="Times New Roman"/>
          <w:sz w:val="24"/>
          <w:szCs w:val="24"/>
        </w:rPr>
        <w:instrText xml:space="preserve"> ADDIN ZOTERO_ITEM CSL_CITATION {"citationID":"ROURq2zN","properties":{"formattedCitation":"(Strayer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076D">
        <w:rPr>
          <w:rFonts w:ascii="Times New Roman" w:eastAsia="Times New Roman" w:hAnsi="Times New Roman" w:cs="Times New Roman"/>
          <w:sz w:val="24"/>
          <w:szCs w:val="24"/>
        </w:rPr>
        <w:fldChar w:fldCharType="separate"/>
      </w:r>
      <w:r w:rsidR="00C3076D" w:rsidRPr="00C3076D">
        <w:rPr>
          <w:rFonts w:ascii="Times New Roman" w:hAnsi="Times New Roman" w:cs="Times New Roman"/>
          <w:sz w:val="24"/>
        </w:rPr>
        <w:t xml:space="preserve">(Strayer </w:t>
      </w:r>
      <w:r w:rsidR="00C3076D" w:rsidRPr="00C3076D">
        <w:rPr>
          <w:rFonts w:ascii="Times New Roman" w:hAnsi="Times New Roman" w:cs="Times New Roman"/>
          <w:i/>
          <w:iCs/>
          <w:sz w:val="24"/>
        </w:rPr>
        <w:t>et al.</w:t>
      </w:r>
      <w:r w:rsidR="00C3076D" w:rsidRPr="00C3076D">
        <w:rPr>
          <w:rFonts w:ascii="Times New Roman" w:hAnsi="Times New Roman" w:cs="Times New Roman"/>
          <w:sz w:val="24"/>
        </w:rPr>
        <w:t xml:space="preserve"> 2017)</w:t>
      </w:r>
      <w:r w:rsidR="00C3076D">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870110" w:rsidRPr="00605F58">
        <w:rPr>
          <w:rFonts w:ascii="Times New Roman" w:eastAsia="Times New Roman" w:hAnsi="Times New Roman" w:cs="Times New Roman"/>
          <w:sz w:val="24"/>
          <w:szCs w:val="24"/>
        </w:rPr>
        <w:t>These</w:t>
      </w:r>
      <w:r w:rsidRPr="00605F58">
        <w:rPr>
          <w:rFonts w:ascii="Times New Roman" w:eastAsia="Times New Roman" w:hAnsi="Times New Roman" w:cs="Times New Roman"/>
          <w:sz w:val="24"/>
          <w:szCs w:val="24"/>
        </w:rPr>
        <w:t xml:space="preserve"> problems were: 1) past practices have not provided clear precedents in numerical criteria, 2) different species have different response times (i.e., different generation </w:t>
      </w:r>
      <w:r w:rsidRPr="00605F58">
        <w:rPr>
          <w:rFonts w:ascii="Times New Roman" w:eastAsia="Times New Roman" w:hAnsi="Times New Roman" w:cs="Times New Roman"/>
          <w:sz w:val="24"/>
          <w:szCs w:val="24"/>
        </w:rPr>
        <w:lastRenderedPageBreak/>
        <w:t>times), 3) the ability to detect boom-bust dynamics depends strongly on the characteristics of the data set, and 4) the amount of change that is “important” or “dramatic” across systems varies</w:t>
      </w:r>
      <w:r w:rsidR="00C3076D">
        <w:rPr>
          <w:rFonts w:ascii="Times New Roman" w:eastAsia="Times New Roman" w:hAnsi="Times New Roman" w:cs="Times New Roman"/>
          <w:sz w:val="24"/>
          <w:szCs w:val="24"/>
        </w:rPr>
        <w:t xml:space="preserve"> </w:t>
      </w:r>
      <w:r w:rsidR="00C3076D">
        <w:rPr>
          <w:rFonts w:ascii="Times New Roman" w:eastAsia="Times New Roman" w:hAnsi="Times New Roman" w:cs="Times New Roman"/>
          <w:sz w:val="24"/>
          <w:szCs w:val="24"/>
        </w:rPr>
        <w:fldChar w:fldCharType="begin"/>
      </w:r>
      <w:r w:rsidR="00C3076D">
        <w:rPr>
          <w:rFonts w:ascii="Times New Roman" w:eastAsia="Times New Roman" w:hAnsi="Times New Roman" w:cs="Times New Roman"/>
          <w:sz w:val="24"/>
          <w:szCs w:val="24"/>
        </w:rPr>
        <w:instrText xml:space="preserve"> ADDIN ZOTERO_ITEM CSL_CITATION {"citationID":"oLYMgsfB","properties":{"formattedCitation":"(Strayer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076D">
        <w:rPr>
          <w:rFonts w:ascii="Times New Roman" w:eastAsia="Times New Roman" w:hAnsi="Times New Roman" w:cs="Times New Roman"/>
          <w:sz w:val="24"/>
          <w:szCs w:val="24"/>
        </w:rPr>
        <w:fldChar w:fldCharType="separate"/>
      </w:r>
      <w:r w:rsidR="00C3076D" w:rsidRPr="00C3076D">
        <w:rPr>
          <w:rFonts w:ascii="Times New Roman" w:hAnsi="Times New Roman" w:cs="Times New Roman"/>
          <w:sz w:val="24"/>
        </w:rPr>
        <w:t xml:space="preserve">(Strayer </w:t>
      </w:r>
      <w:r w:rsidR="00C3076D" w:rsidRPr="00C3076D">
        <w:rPr>
          <w:rFonts w:ascii="Times New Roman" w:hAnsi="Times New Roman" w:cs="Times New Roman"/>
          <w:i/>
          <w:iCs/>
          <w:sz w:val="24"/>
        </w:rPr>
        <w:t>et al.</w:t>
      </w:r>
      <w:r w:rsidR="00C3076D" w:rsidRPr="00C3076D">
        <w:rPr>
          <w:rFonts w:ascii="Times New Roman" w:hAnsi="Times New Roman" w:cs="Times New Roman"/>
          <w:sz w:val="24"/>
        </w:rPr>
        <w:t xml:space="preserve"> 2017)</w:t>
      </w:r>
      <w:r w:rsidR="00C3076D">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commentRangeStart w:id="4"/>
      <w:r w:rsidR="00B27C89">
        <w:rPr>
          <w:rFonts w:ascii="Times New Roman" w:eastAsia="Times New Roman" w:hAnsi="Times New Roman" w:cs="Times New Roman"/>
          <w:sz w:val="24"/>
          <w:szCs w:val="24"/>
        </w:rPr>
        <w:t>R</w:t>
      </w:r>
      <w:r w:rsidR="00C43DC5">
        <w:rPr>
          <w:rFonts w:ascii="Times New Roman" w:eastAsia="Times New Roman" w:hAnsi="Times New Roman" w:cs="Times New Roman"/>
          <w:sz w:val="24"/>
          <w:szCs w:val="24"/>
        </w:rPr>
        <w:t xml:space="preserve">eexamination of </w:t>
      </w:r>
      <w:r w:rsidR="00F3727D">
        <w:rPr>
          <w:rFonts w:ascii="Times New Roman" w:eastAsia="Times New Roman" w:hAnsi="Times New Roman" w:cs="Times New Roman"/>
          <w:sz w:val="24"/>
          <w:szCs w:val="24"/>
        </w:rPr>
        <w:t xml:space="preserve">the data </w:t>
      </w:r>
      <w:r w:rsidR="001E60D0">
        <w:rPr>
          <w:rFonts w:ascii="Times New Roman" w:eastAsia="Times New Roman" w:hAnsi="Times New Roman" w:cs="Times New Roman"/>
          <w:sz w:val="24"/>
          <w:szCs w:val="24"/>
        </w:rPr>
        <w:t xml:space="preserve">of </w:t>
      </w:r>
      <w:r w:rsidR="00EE3D89">
        <w:rPr>
          <w:rFonts w:ascii="Times New Roman" w:eastAsia="Times New Roman" w:hAnsi="Times New Roman" w:cs="Times New Roman"/>
          <w:sz w:val="24"/>
          <w:szCs w:val="24"/>
        </w:rPr>
        <w:t xml:space="preserve">previously claimed </w:t>
      </w:r>
      <w:r w:rsidR="00F3727D">
        <w:rPr>
          <w:rFonts w:ascii="Times New Roman" w:eastAsia="Times New Roman" w:hAnsi="Times New Roman" w:cs="Times New Roman"/>
          <w:sz w:val="24"/>
          <w:szCs w:val="24"/>
        </w:rPr>
        <w:t xml:space="preserve">boom-busts </w:t>
      </w:r>
      <w:r w:rsidR="00BE7D31">
        <w:rPr>
          <w:rFonts w:ascii="Times New Roman" w:eastAsia="Times New Roman" w:hAnsi="Times New Roman" w:cs="Times New Roman"/>
          <w:sz w:val="24"/>
          <w:szCs w:val="24"/>
        </w:rPr>
        <w:t>a</w:t>
      </w:r>
      <w:r w:rsidR="00890CE7">
        <w:rPr>
          <w:rFonts w:ascii="Times New Roman" w:eastAsia="Times New Roman" w:hAnsi="Times New Roman" w:cs="Times New Roman"/>
          <w:sz w:val="24"/>
          <w:szCs w:val="24"/>
        </w:rPr>
        <w:t>nd reinterpreting them using a</w:t>
      </w:r>
      <w:r w:rsidR="00AE7466">
        <w:rPr>
          <w:rFonts w:ascii="Times New Roman" w:eastAsia="Times New Roman" w:hAnsi="Times New Roman" w:cs="Times New Roman"/>
          <w:sz w:val="24"/>
          <w:szCs w:val="24"/>
        </w:rPr>
        <w:t xml:space="preserve"> </w:t>
      </w:r>
      <w:r w:rsidR="00457065">
        <w:rPr>
          <w:rFonts w:ascii="Times New Roman" w:eastAsia="Times New Roman" w:hAnsi="Times New Roman" w:cs="Times New Roman"/>
          <w:sz w:val="24"/>
          <w:szCs w:val="24"/>
        </w:rPr>
        <w:t>quantitative</w:t>
      </w:r>
      <w:r w:rsidR="00AE7466">
        <w:rPr>
          <w:rFonts w:ascii="Times New Roman" w:eastAsia="Times New Roman" w:hAnsi="Times New Roman" w:cs="Times New Roman"/>
          <w:sz w:val="24"/>
          <w:szCs w:val="24"/>
        </w:rPr>
        <w:t xml:space="preserve"> definition </w:t>
      </w:r>
      <w:r w:rsidR="009921E3">
        <w:rPr>
          <w:rFonts w:ascii="Times New Roman" w:eastAsia="Times New Roman" w:hAnsi="Times New Roman" w:cs="Times New Roman"/>
          <w:sz w:val="24"/>
          <w:szCs w:val="24"/>
        </w:rPr>
        <w:t xml:space="preserve">would </w:t>
      </w:r>
      <w:r w:rsidR="00685CC9">
        <w:rPr>
          <w:rFonts w:ascii="Times New Roman" w:eastAsia="Times New Roman" w:hAnsi="Times New Roman" w:cs="Times New Roman"/>
          <w:sz w:val="24"/>
          <w:szCs w:val="24"/>
        </w:rPr>
        <w:t>standardize</w:t>
      </w:r>
      <w:r w:rsidR="009921E3">
        <w:rPr>
          <w:rFonts w:ascii="Times New Roman" w:eastAsia="Times New Roman" w:hAnsi="Times New Roman" w:cs="Times New Roman"/>
          <w:sz w:val="24"/>
          <w:szCs w:val="24"/>
        </w:rPr>
        <w:t xml:space="preserve"> </w:t>
      </w:r>
      <w:r w:rsidR="000E79D1">
        <w:rPr>
          <w:rFonts w:ascii="Times New Roman" w:eastAsia="Times New Roman" w:hAnsi="Times New Roman" w:cs="Times New Roman"/>
          <w:sz w:val="24"/>
          <w:szCs w:val="24"/>
        </w:rPr>
        <w:t xml:space="preserve">the past data under the same framework. </w:t>
      </w:r>
      <w:r w:rsidR="002668E1">
        <w:rPr>
          <w:rFonts w:ascii="Times New Roman" w:eastAsia="Times New Roman" w:hAnsi="Times New Roman" w:cs="Times New Roman"/>
          <w:sz w:val="24"/>
          <w:szCs w:val="24"/>
        </w:rPr>
        <w:t>Furthermore</w:t>
      </w:r>
      <w:r w:rsidR="000E79D1">
        <w:rPr>
          <w:rFonts w:ascii="Times New Roman" w:eastAsia="Times New Roman" w:hAnsi="Times New Roman" w:cs="Times New Roman"/>
          <w:sz w:val="24"/>
          <w:szCs w:val="24"/>
        </w:rPr>
        <w:t>,</w:t>
      </w:r>
      <w:r w:rsidR="0025731E">
        <w:rPr>
          <w:rFonts w:ascii="Times New Roman" w:eastAsia="Times New Roman" w:hAnsi="Times New Roman" w:cs="Times New Roman"/>
          <w:sz w:val="24"/>
          <w:szCs w:val="24"/>
        </w:rPr>
        <w:t xml:space="preserve"> standardized </w:t>
      </w:r>
      <w:r w:rsidR="00094391">
        <w:rPr>
          <w:rFonts w:ascii="Times New Roman" w:eastAsia="Times New Roman" w:hAnsi="Times New Roman" w:cs="Times New Roman"/>
          <w:sz w:val="24"/>
          <w:szCs w:val="24"/>
        </w:rPr>
        <w:t xml:space="preserve">quantitative </w:t>
      </w:r>
      <w:r w:rsidR="0025731E">
        <w:rPr>
          <w:rFonts w:ascii="Times New Roman" w:eastAsia="Times New Roman" w:hAnsi="Times New Roman" w:cs="Times New Roman"/>
          <w:sz w:val="24"/>
          <w:szCs w:val="24"/>
        </w:rPr>
        <w:t xml:space="preserve">definition of a boom-bust would facilitate </w:t>
      </w:r>
      <w:r w:rsidR="00FD06CC">
        <w:rPr>
          <w:rFonts w:ascii="Times New Roman" w:eastAsia="Times New Roman" w:hAnsi="Times New Roman" w:cs="Times New Roman"/>
          <w:sz w:val="24"/>
          <w:szCs w:val="24"/>
        </w:rPr>
        <w:t xml:space="preserve">communication </w:t>
      </w:r>
      <w:r w:rsidR="00094391">
        <w:rPr>
          <w:rFonts w:ascii="Times New Roman" w:eastAsia="Times New Roman" w:hAnsi="Times New Roman" w:cs="Times New Roman"/>
          <w:sz w:val="24"/>
          <w:szCs w:val="24"/>
        </w:rPr>
        <w:t>and could</w:t>
      </w:r>
      <w:r w:rsidR="000A720C">
        <w:rPr>
          <w:rFonts w:ascii="Times New Roman" w:eastAsia="Times New Roman" w:hAnsi="Times New Roman" w:cs="Times New Roman"/>
          <w:sz w:val="24"/>
          <w:szCs w:val="24"/>
        </w:rPr>
        <w:t xml:space="preserve"> narrow</w:t>
      </w:r>
      <w:r w:rsidR="00875E05">
        <w:rPr>
          <w:rFonts w:ascii="Times New Roman" w:eastAsia="Times New Roman" w:hAnsi="Times New Roman" w:cs="Times New Roman"/>
          <w:sz w:val="24"/>
          <w:szCs w:val="24"/>
        </w:rPr>
        <w:t xml:space="preserve"> the</w:t>
      </w:r>
      <w:r w:rsidR="00FD06CC">
        <w:rPr>
          <w:rFonts w:ascii="Times New Roman" w:eastAsia="Times New Roman" w:hAnsi="Times New Roman" w:cs="Times New Roman"/>
          <w:sz w:val="24"/>
          <w:szCs w:val="24"/>
        </w:rPr>
        <w:t xml:space="preserve"> set</w:t>
      </w:r>
      <w:r w:rsidR="00607F92">
        <w:rPr>
          <w:rFonts w:ascii="Times New Roman" w:eastAsia="Times New Roman" w:hAnsi="Times New Roman" w:cs="Times New Roman"/>
          <w:sz w:val="24"/>
          <w:szCs w:val="24"/>
        </w:rPr>
        <w:t xml:space="preserve"> of</w:t>
      </w:r>
      <w:r w:rsidR="00875E05">
        <w:rPr>
          <w:rFonts w:ascii="Times New Roman" w:eastAsia="Times New Roman" w:hAnsi="Times New Roman" w:cs="Times New Roman"/>
          <w:sz w:val="24"/>
          <w:szCs w:val="24"/>
        </w:rPr>
        <w:t xml:space="preserve"> diverse mechanisms thought to cause boom-bust dynamics </w:t>
      </w:r>
      <w:r w:rsidR="00875E05">
        <w:rPr>
          <w:rFonts w:ascii="Times New Roman" w:eastAsia="Times New Roman" w:hAnsi="Times New Roman" w:cs="Times New Roman"/>
          <w:sz w:val="24"/>
          <w:szCs w:val="24"/>
        </w:rPr>
        <w:fldChar w:fldCharType="begin"/>
      </w:r>
      <w:r w:rsidR="00875E05">
        <w:rPr>
          <w:rFonts w:ascii="Times New Roman" w:eastAsia="Times New Roman" w:hAnsi="Times New Roman" w:cs="Times New Roman"/>
          <w:sz w:val="24"/>
          <w:szCs w:val="24"/>
        </w:rPr>
        <w:instrText xml:space="preserve"> ADDIN ZOTERO_ITEM CSL_CITATION {"citationID":"RbdAwNeY","properties":{"formattedCitation":"(Strayer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875E05">
        <w:rPr>
          <w:rFonts w:ascii="Times New Roman" w:eastAsia="Times New Roman" w:hAnsi="Times New Roman" w:cs="Times New Roman"/>
          <w:sz w:val="24"/>
          <w:szCs w:val="24"/>
        </w:rPr>
        <w:fldChar w:fldCharType="separate"/>
      </w:r>
      <w:r w:rsidR="00875E05" w:rsidRPr="00875E05">
        <w:rPr>
          <w:rFonts w:ascii="Times New Roman" w:hAnsi="Times New Roman" w:cs="Times New Roman"/>
          <w:sz w:val="24"/>
        </w:rPr>
        <w:t xml:space="preserve">(Strayer </w:t>
      </w:r>
      <w:r w:rsidR="00875E05" w:rsidRPr="00875E05">
        <w:rPr>
          <w:rFonts w:ascii="Times New Roman" w:hAnsi="Times New Roman" w:cs="Times New Roman"/>
          <w:i/>
          <w:iCs/>
          <w:sz w:val="24"/>
        </w:rPr>
        <w:t>et al.</w:t>
      </w:r>
      <w:r w:rsidR="00875E05" w:rsidRPr="00875E05">
        <w:rPr>
          <w:rFonts w:ascii="Times New Roman" w:hAnsi="Times New Roman" w:cs="Times New Roman"/>
          <w:sz w:val="24"/>
        </w:rPr>
        <w:t xml:space="preserve"> 2017)</w:t>
      </w:r>
      <w:r w:rsidR="00875E05">
        <w:rPr>
          <w:rFonts w:ascii="Times New Roman" w:eastAsia="Times New Roman" w:hAnsi="Times New Roman" w:cs="Times New Roman"/>
          <w:sz w:val="24"/>
          <w:szCs w:val="24"/>
        </w:rPr>
        <w:fldChar w:fldCharType="end"/>
      </w:r>
      <w:r w:rsidR="00607F92">
        <w:rPr>
          <w:rFonts w:ascii="Times New Roman" w:eastAsia="Times New Roman" w:hAnsi="Times New Roman" w:cs="Times New Roman"/>
          <w:sz w:val="24"/>
          <w:szCs w:val="24"/>
        </w:rPr>
        <w:t xml:space="preserve">.  </w:t>
      </w:r>
      <w:r w:rsidR="006E1FB5">
        <w:rPr>
          <w:rFonts w:ascii="Times New Roman" w:eastAsia="Times New Roman" w:hAnsi="Times New Roman" w:cs="Times New Roman"/>
          <w:sz w:val="24"/>
          <w:szCs w:val="24"/>
        </w:rPr>
        <w:t xml:space="preserve">Ultimately, </w:t>
      </w:r>
      <w:r w:rsidR="002668E1">
        <w:rPr>
          <w:rFonts w:ascii="Times New Roman" w:eastAsia="Times New Roman" w:hAnsi="Times New Roman" w:cs="Times New Roman"/>
          <w:sz w:val="24"/>
          <w:szCs w:val="24"/>
        </w:rPr>
        <w:t xml:space="preserve">a standardized definition would facilitate across system </w:t>
      </w:r>
      <w:r w:rsidR="00A82EA7">
        <w:rPr>
          <w:rFonts w:ascii="Times New Roman" w:eastAsia="Times New Roman" w:hAnsi="Times New Roman" w:cs="Times New Roman"/>
          <w:sz w:val="24"/>
          <w:szCs w:val="24"/>
        </w:rPr>
        <w:t>and across species syntheses which</w:t>
      </w:r>
      <w:r w:rsidR="00C66CED">
        <w:rPr>
          <w:rFonts w:ascii="Times New Roman" w:eastAsia="Times New Roman" w:hAnsi="Times New Roman" w:cs="Times New Roman"/>
          <w:sz w:val="24"/>
          <w:szCs w:val="24"/>
        </w:rPr>
        <w:t xml:space="preserve"> would </w:t>
      </w:r>
      <w:r w:rsidR="00456760">
        <w:rPr>
          <w:rFonts w:ascii="Times New Roman" w:eastAsia="Times New Roman" w:hAnsi="Times New Roman" w:cs="Times New Roman"/>
          <w:sz w:val="24"/>
          <w:szCs w:val="24"/>
        </w:rPr>
        <w:t>enable</w:t>
      </w:r>
      <w:r w:rsidR="00C66CED">
        <w:rPr>
          <w:rFonts w:ascii="Times New Roman" w:eastAsia="Times New Roman" w:hAnsi="Times New Roman" w:cs="Times New Roman"/>
          <w:sz w:val="24"/>
          <w:szCs w:val="24"/>
        </w:rPr>
        <w:t xml:space="preserve"> development of predictive framework</w:t>
      </w:r>
      <w:r w:rsidR="00456760">
        <w:rPr>
          <w:rFonts w:ascii="Times New Roman" w:eastAsia="Times New Roman" w:hAnsi="Times New Roman" w:cs="Times New Roman"/>
          <w:sz w:val="24"/>
          <w:szCs w:val="24"/>
        </w:rPr>
        <w:t>s</w:t>
      </w:r>
      <w:r w:rsidR="00C66CED">
        <w:rPr>
          <w:rFonts w:ascii="Times New Roman" w:eastAsia="Times New Roman" w:hAnsi="Times New Roman" w:cs="Times New Roman"/>
          <w:sz w:val="24"/>
          <w:szCs w:val="24"/>
        </w:rPr>
        <w:t xml:space="preserve"> for when boom-bust</w:t>
      </w:r>
      <w:r w:rsidR="00651887">
        <w:rPr>
          <w:rFonts w:ascii="Times New Roman" w:eastAsia="Times New Roman" w:hAnsi="Times New Roman" w:cs="Times New Roman"/>
          <w:sz w:val="24"/>
          <w:szCs w:val="24"/>
        </w:rPr>
        <w:t>s</w:t>
      </w:r>
      <w:r w:rsidR="00C66CED">
        <w:rPr>
          <w:rFonts w:ascii="Times New Roman" w:eastAsia="Times New Roman" w:hAnsi="Times New Roman" w:cs="Times New Roman"/>
          <w:sz w:val="24"/>
          <w:szCs w:val="24"/>
        </w:rPr>
        <w:t xml:space="preserve"> occur.</w:t>
      </w:r>
      <w:commentRangeEnd w:id="4"/>
      <w:r w:rsidR="009B65E6">
        <w:rPr>
          <w:rStyle w:val="CommentReference"/>
        </w:rPr>
        <w:commentReference w:id="4"/>
      </w:r>
    </w:p>
    <w:p w14:paraId="7279E988" w14:textId="524FB635" w:rsidR="00FE56CF" w:rsidRPr="00605F58" w:rsidRDefault="009B65E6" w:rsidP="00605F5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paper</w:t>
      </w:r>
      <w:r w:rsidR="00BD2FBC">
        <w:rPr>
          <w:rFonts w:ascii="Times New Roman" w:eastAsia="Times New Roman" w:hAnsi="Times New Roman" w:cs="Times New Roman"/>
          <w:sz w:val="24"/>
          <w:szCs w:val="24"/>
        </w:rPr>
        <w:t xml:space="preserve"> </w:t>
      </w:r>
      <w:r w:rsidR="0004347F">
        <w:rPr>
          <w:rFonts w:ascii="Times New Roman" w:eastAsia="Times New Roman" w:hAnsi="Times New Roman" w:cs="Times New Roman"/>
          <w:sz w:val="24"/>
          <w:szCs w:val="24"/>
        </w:rPr>
        <w:t>used</w:t>
      </w:r>
      <w:r w:rsidR="00466F48">
        <w:rPr>
          <w:rFonts w:ascii="Times New Roman" w:eastAsia="Times New Roman" w:hAnsi="Times New Roman" w:cs="Times New Roman"/>
          <w:sz w:val="24"/>
          <w:szCs w:val="24"/>
        </w:rPr>
        <w:t xml:space="preserve"> </w:t>
      </w:r>
      <w:r w:rsidR="0004347F">
        <w:rPr>
          <w:rFonts w:ascii="Times New Roman" w:eastAsia="Times New Roman" w:hAnsi="Times New Roman" w:cs="Times New Roman"/>
          <w:sz w:val="24"/>
          <w:szCs w:val="24"/>
        </w:rPr>
        <w:t>terms</w:t>
      </w:r>
      <w:r w:rsidR="00466F48">
        <w:rPr>
          <w:rFonts w:ascii="Times New Roman" w:eastAsia="Times New Roman" w:hAnsi="Times New Roman" w:cs="Times New Roman"/>
          <w:sz w:val="24"/>
          <w:szCs w:val="24"/>
        </w:rPr>
        <w:t xml:space="preserve"> from population dynamics and invasion </w:t>
      </w:r>
      <w:r w:rsidR="009F6D70">
        <w:rPr>
          <w:rFonts w:ascii="Times New Roman" w:eastAsia="Times New Roman" w:hAnsi="Times New Roman" w:cs="Times New Roman"/>
          <w:sz w:val="24"/>
          <w:szCs w:val="24"/>
        </w:rPr>
        <w:t>literature</w:t>
      </w:r>
      <w:r w:rsidR="00926A69">
        <w:rPr>
          <w:rFonts w:ascii="Times New Roman" w:eastAsia="Times New Roman" w:hAnsi="Times New Roman" w:cs="Times New Roman"/>
          <w:sz w:val="24"/>
          <w:szCs w:val="24"/>
        </w:rPr>
        <w:t xml:space="preserve">  to develop</w:t>
      </w:r>
      <w:r w:rsidR="00BD2FBC">
        <w:rPr>
          <w:rFonts w:ascii="Times New Roman" w:eastAsia="Times New Roman" w:hAnsi="Times New Roman" w:cs="Times New Roman"/>
          <w:sz w:val="24"/>
          <w:szCs w:val="24"/>
        </w:rPr>
        <w:t xml:space="preserve"> a quantitative definition of boom-bust dynamics</w:t>
      </w:r>
      <w:r w:rsidR="00BB77D8">
        <w:rPr>
          <w:rFonts w:ascii="Times New Roman" w:eastAsia="Times New Roman" w:hAnsi="Times New Roman" w:cs="Times New Roman"/>
          <w:sz w:val="24"/>
          <w:szCs w:val="24"/>
        </w:rPr>
        <w:t xml:space="preserve"> (</w:t>
      </w:r>
      <w:r w:rsidR="00552B48">
        <w:rPr>
          <w:rFonts w:ascii="Times New Roman" w:eastAsia="Times New Roman" w:hAnsi="Times New Roman" w:cs="Times New Roman"/>
          <w:sz w:val="24"/>
          <w:szCs w:val="24"/>
        </w:rPr>
        <w:t xml:space="preserve">Text </w:t>
      </w:r>
      <w:r w:rsidR="00BB77D8">
        <w:rPr>
          <w:rFonts w:ascii="Times New Roman" w:eastAsia="Times New Roman" w:hAnsi="Times New Roman" w:cs="Times New Roman"/>
          <w:sz w:val="24"/>
          <w:szCs w:val="24"/>
        </w:rPr>
        <w:t xml:space="preserve">Box 1; </w:t>
      </w:r>
      <w:r w:rsidR="00AD2817">
        <w:rPr>
          <w:rFonts w:ascii="Times New Roman" w:eastAsia="Times New Roman" w:hAnsi="Times New Roman" w:cs="Times New Roman"/>
          <w:sz w:val="24"/>
          <w:szCs w:val="24"/>
        </w:rPr>
        <w:t>Fig.</w:t>
      </w:r>
      <w:r w:rsidR="00BB77D8">
        <w:rPr>
          <w:rFonts w:ascii="Times New Roman" w:eastAsia="Times New Roman" w:hAnsi="Times New Roman" w:cs="Times New Roman"/>
          <w:sz w:val="24"/>
          <w:szCs w:val="24"/>
        </w:rPr>
        <w:t xml:space="preserve"> 1</w:t>
      </w:r>
      <w:r w:rsidR="00A24E74">
        <w:rPr>
          <w:rFonts w:ascii="Times New Roman" w:eastAsia="Times New Roman" w:hAnsi="Times New Roman" w:cs="Times New Roman"/>
          <w:sz w:val="24"/>
          <w:szCs w:val="24"/>
        </w:rPr>
        <w:t xml:space="preserve">). </w:t>
      </w:r>
      <w:r w:rsidR="00D07373">
        <w:rPr>
          <w:rFonts w:ascii="Times New Roman" w:eastAsia="Times New Roman" w:hAnsi="Times New Roman" w:cs="Times New Roman"/>
          <w:sz w:val="24"/>
          <w:szCs w:val="24"/>
        </w:rPr>
        <w:t>W</w:t>
      </w:r>
      <w:r w:rsidR="00926A69">
        <w:rPr>
          <w:rFonts w:ascii="Times New Roman" w:eastAsia="Times New Roman" w:hAnsi="Times New Roman" w:cs="Times New Roman"/>
          <w:sz w:val="24"/>
          <w:szCs w:val="24"/>
        </w:rPr>
        <w:t xml:space="preserve">e </w:t>
      </w:r>
      <w:r w:rsidR="00E1279C">
        <w:rPr>
          <w:rFonts w:ascii="Times New Roman" w:eastAsia="Times New Roman" w:hAnsi="Times New Roman" w:cs="Times New Roman"/>
          <w:sz w:val="24"/>
          <w:szCs w:val="24"/>
        </w:rPr>
        <w:t xml:space="preserve">assembled the relevant literature </w:t>
      </w:r>
      <w:r w:rsidR="00D07373">
        <w:rPr>
          <w:rFonts w:ascii="Times New Roman" w:eastAsia="Times New Roman" w:hAnsi="Times New Roman" w:cs="Times New Roman"/>
          <w:sz w:val="24"/>
          <w:szCs w:val="24"/>
        </w:rPr>
        <w:t>and tested the cases using the quantitative definition</w:t>
      </w:r>
      <w:r w:rsidR="007F1DFE">
        <w:rPr>
          <w:rFonts w:ascii="Times New Roman" w:eastAsia="Times New Roman" w:hAnsi="Times New Roman" w:cs="Times New Roman"/>
          <w:sz w:val="24"/>
          <w:szCs w:val="24"/>
        </w:rPr>
        <w:t xml:space="preserve"> allowing us to</w:t>
      </w:r>
      <w:r w:rsidR="00D07373">
        <w:rPr>
          <w:rFonts w:ascii="Times New Roman" w:eastAsia="Times New Roman" w:hAnsi="Times New Roman" w:cs="Times New Roman"/>
          <w:sz w:val="24"/>
          <w:szCs w:val="24"/>
        </w:rPr>
        <w:t xml:space="preserve"> </w:t>
      </w:r>
      <w:r w:rsidR="007F1DFE">
        <w:rPr>
          <w:rFonts w:ascii="Times New Roman" w:eastAsia="Times New Roman" w:hAnsi="Times New Roman" w:cs="Times New Roman"/>
          <w:sz w:val="24"/>
          <w:szCs w:val="24"/>
        </w:rPr>
        <w:t>classify</w:t>
      </w:r>
      <w:r w:rsidR="00926A69">
        <w:rPr>
          <w:rFonts w:ascii="Times New Roman" w:eastAsia="Times New Roman" w:hAnsi="Times New Roman" w:cs="Times New Roman"/>
          <w:sz w:val="24"/>
          <w:szCs w:val="24"/>
        </w:rPr>
        <w:t xml:space="preserve"> time series</w:t>
      </w:r>
      <w:r w:rsidR="007F1DFE">
        <w:rPr>
          <w:rFonts w:ascii="Times New Roman" w:eastAsia="Times New Roman" w:hAnsi="Times New Roman" w:cs="Times New Roman"/>
          <w:sz w:val="24"/>
          <w:szCs w:val="24"/>
        </w:rPr>
        <w:t xml:space="preserve"> data</w:t>
      </w:r>
      <w:r w:rsidR="00926A69">
        <w:rPr>
          <w:rFonts w:ascii="Times New Roman" w:eastAsia="Times New Roman" w:hAnsi="Times New Roman" w:cs="Times New Roman"/>
          <w:sz w:val="24"/>
          <w:szCs w:val="24"/>
        </w:rPr>
        <w:t xml:space="preserve"> that have previously been described as boom-busts.</w:t>
      </w:r>
      <w:r w:rsidR="00C639F2">
        <w:rPr>
          <w:rFonts w:ascii="Times New Roman" w:eastAsia="Times New Roman" w:hAnsi="Times New Roman" w:cs="Times New Roman"/>
          <w:sz w:val="24"/>
          <w:szCs w:val="24"/>
        </w:rPr>
        <w:t xml:space="preserve"> </w:t>
      </w:r>
      <w:r w:rsidR="00926A69">
        <w:rPr>
          <w:rFonts w:ascii="Times New Roman" w:eastAsia="Times New Roman" w:hAnsi="Times New Roman" w:cs="Times New Roman"/>
          <w:sz w:val="24"/>
          <w:szCs w:val="24"/>
        </w:rPr>
        <w:t>We also compile</w:t>
      </w:r>
      <w:r w:rsidR="007F1DFE">
        <w:rPr>
          <w:rFonts w:ascii="Times New Roman" w:eastAsia="Times New Roman" w:hAnsi="Times New Roman" w:cs="Times New Roman"/>
          <w:sz w:val="24"/>
          <w:szCs w:val="24"/>
        </w:rPr>
        <w:t>d</w:t>
      </w:r>
      <w:r w:rsidR="00926A69">
        <w:rPr>
          <w:rFonts w:ascii="Times New Roman" w:eastAsia="Times New Roman" w:hAnsi="Times New Roman" w:cs="Times New Roman"/>
          <w:sz w:val="24"/>
          <w:szCs w:val="24"/>
        </w:rPr>
        <w:t xml:space="preserve"> taxonomic, geographic, and </w:t>
      </w:r>
      <w:commentRangeStart w:id="5"/>
      <w:r w:rsidR="00926A69">
        <w:rPr>
          <w:rFonts w:ascii="Times New Roman" w:eastAsia="Times New Roman" w:hAnsi="Times New Roman" w:cs="Times New Roman"/>
          <w:sz w:val="24"/>
          <w:szCs w:val="24"/>
        </w:rPr>
        <w:t xml:space="preserve">trait information </w:t>
      </w:r>
      <w:commentRangeEnd w:id="5"/>
      <w:r w:rsidR="007F1DFE">
        <w:rPr>
          <w:rStyle w:val="CommentReference"/>
        </w:rPr>
        <w:commentReference w:id="5"/>
      </w:r>
      <w:r w:rsidR="00926A69">
        <w:rPr>
          <w:rFonts w:ascii="Times New Roman" w:eastAsia="Times New Roman" w:hAnsi="Times New Roman" w:cs="Times New Roman"/>
          <w:sz w:val="24"/>
          <w:szCs w:val="24"/>
        </w:rPr>
        <w:t xml:space="preserve">for the invasions </w:t>
      </w:r>
      <w:r w:rsidR="00B15DC0">
        <w:rPr>
          <w:rFonts w:ascii="Times New Roman" w:eastAsia="Times New Roman" w:hAnsi="Times New Roman" w:cs="Times New Roman"/>
          <w:sz w:val="24"/>
          <w:szCs w:val="24"/>
        </w:rPr>
        <w:t>to</w:t>
      </w:r>
      <w:r w:rsidR="00926A69">
        <w:rPr>
          <w:rFonts w:ascii="Times New Roman" w:eastAsia="Times New Roman" w:hAnsi="Times New Roman" w:cs="Times New Roman"/>
          <w:sz w:val="24"/>
          <w:szCs w:val="24"/>
        </w:rPr>
        <w:t xml:space="preserve"> </w:t>
      </w:r>
      <w:r w:rsidR="00C23257">
        <w:rPr>
          <w:rFonts w:ascii="Times New Roman" w:eastAsia="Times New Roman" w:hAnsi="Times New Roman" w:cs="Times New Roman"/>
          <w:sz w:val="24"/>
          <w:szCs w:val="24"/>
        </w:rPr>
        <w:t>summarize</w:t>
      </w:r>
      <w:r w:rsidR="00926A69">
        <w:rPr>
          <w:rFonts w:ascii="Times New Roman" w:eastAsia="Times New Roman" w:hAnsi="Times New Roman" w:cs="Times New Roman"/>
          <w:sz w:val="24"/>
          <w:szCs w:val="24"/>
        </w:rPr>
        <w:t xml:space="preserve"> the reclass</w:t>
      </w:r>
      <w:r w:rsidR="00B15DC0">
        <w:rPr>
          <w:rFonts w:ascii="Times New Roman" w:eastAsia="Times New Roman" w:hAnsi="Times New Roman" w:cs="Times New Roman"/>
          <w:sz w:val="24"/>
          <w:szCs w:val="24"/>
        </w:rPr>
        <w:t>if</w:t>
      </w:r>
      <w:r w:rsidR="00926A69">
        <w:rPr>
          <w:rFonts w:ascii="Times New Roman" w:eastAsia="Times New Roman" w:hAnsi="Times New Roman" w:cs="Times New Roman"/>
          <w:sz w:val="24"/>
          <w:szCs w:val="24"/>
        </w:rPr>
        <w:t>i</w:t>
      </w:r>
      <w:r w:rsidR="00B15DC0">
        <w:rPr>
          <w:rFonts w:ascii="Times New Roman" w:eastAsia="Times New Roman" w:hAnsi="Times New Roman" w:cs="Times New Roman"/>
          <w:sz w:val="24"/>
          <w:szCs w:val="24"/>
        </w:rPr>
        <w:t xml:space="preserve">ed </w:t>
      </w:r>
      <w:r w:rsidR="00C23257">
        <w:rPr>
          <w:rFonts w:ascii="Times New Roman" w:eastAsia="Times New Roman" w:hAnsi="Times New Roman" w:cs="Times New Roman"/>
          <w:sz w:val="24"/>
          <w:szCs w:val="24"/>
        </w:rPr>
        <w:t>time series</w:t>
      </w:r>
      <w:r w:rsidR="00B15DC0">
        <w:rPr>
          <w:rFonts w:ascii="Times New Roman" w:eastAsia="Times New Roman" w:hAnsi="Times New Roman" w:cs="Times New Roman"/>
          <w:sz w:val="24"/>
          <w:szCs w:val="24"/>
        </w:rPr>
        <w:t xml:space="preserve"> to evaluate the potential generality of the </w:t>
      </w:r>
      <w:r w:rsidR="00C23257">
        <w:rPr>
          <w:rFonts w:ascii="Times New Roman" w:eastAsia="Times New Roman" w:hAnsi="Times New Roman" w:cs="Times New Roman"/>
          <w:sz w:val="24"/>
          <w:szCs w:val="24"/>
        </w:rPr>
        <w:t>phenomenon</w:t>
      </w:r>
      <w:r w:rsidR="00B15DC0">
        <w:rPr>
          <w:rFonts w:ascii="Times New Roman" w:eastAsia="Times New Roman" w:hAnsi="Times New Roman" w:cs="Times New Roman"/>
          <w:sz w:val="24"/>
          <w:szCs w:val="24"/>
        </w:rPr>
        <w:t xml:space="preserve"> and identify any interesting patterns or trends in the published literature.</w:t>
      </w:r>
      <w:r w:rsidR="002D7F79">
        <w:rPr>
          <w:rFonts w:ascii="Times New Roman" w:eastAsia="Times New Roman" w:hAnsi="Times New Roman" w:cs="Times New Roman"/>
          <w:sz w:val="24"/>
          <w:szCs w:val="24"/>
        </w:rPr>
        <w:t xml:space="preserve"> </w:t>
      </w:r>
      <w:commentRangeStart w:id="6"/>
      <w:r w:rsidR="002D7F79">
        <w:rPr>
          <w:rFonts w:ascii="Times New Roman" w:eastAsia="Times New Roman" w:hAnsi="Times New Roman" w:cs="Times New Roman"/>
          <w:sz w:val="24"/>
          <w:szCs w:val="24"/>
        </w:rPr>
        <w:t xml:space="preserve">Finally, </w:t>
      </w:r>
      <w:r w:rsidR="006D1C40">
        <w:rPr>
          <w:rFonts w:ascii="Times New Roman" w:eastAsia="Times New Roman" w:hAnsi="Times New Roman" w:cs="Times New Roman"/>
          <w:sz w:val="24"/>
          <w:szCs w:val="24"/>
        </w:rPr>
        <w:t>we perform</w:t>
      </w:r>
      <w:r w:rsidR="00C30A06">
        <w:rPr>
          <w:rFonts w:ascii="Times New Roman" w:eastAsia="Times New Roman" w:hAnsi="Times New Roman" w:cs="Times New Roman"/>
          <w:sz w:val="24"/>
          <w:szCs w:val="24"/>
        </w:rPr>
        <w:t>ed</w:t>
      </w:r>
      <w:r w:rsidR="006D1C40">
        <w:rPr>
          <w:rFonts w:ascii="Times New Roman" w:eastAsia="Times New Roman" w:hAnsi="Times New Roman" w:cs="Times New Roman"/>
          <w:sz w:val="24"/>
          <w:szCs w:val="24"/>
        </w:rPr>
        <w:t xml:space="preserve"> a more thorough </w:t>
      </w:r>
      <w:commentRangeStart w:id="7"/>
      <w:r w:rsidR="00C30A06">
        <w:rPr>
          <w:rFonts w:ascii="Times New Roman" w:eastAsia="Times New Roman" w:hAnsi="Times New Roman" w:cs="Times New Roman"/>
          <w:sz w:val="24"/>
          <w:szCs w:val="24"/>
        </w:rPr>
        <w:t xml:space="preserve">review </w:t>
      </w:r>
      <w:r w:rsidR="006D1C40">
        <w:rPr>
          <w:rFonts w:ascii="Times New Roman" w:eastAsia="Times New Roman" w:hAnsi="Times New Roman" w:cs="Times New Roman"/>
          <w:sz w:val="24"/>
          <w:szCs w:val="24"/>
        </w:rPr>
        <w:t xml:space="preserve">of </w:t>
      </w:r>
      <w:r w:rsidR="002D7F79">
        <w:rPr>
          <w:rFonts w:ascii="Times New Roman" w:eastAsia="Times New Roman" w:hAnsi="Times New Roman" w:cs="Times New Roman"/>
          <w:sz w:val="24"/>
          <w:szCs w:val="24"/>
        </w:rPr>
        <w:t xml:space="preserve">the papers that have </w:t>
      </w:r>
      <w:r w:rsidR="006D1C40">
        <w:rPr>
          <w:rFonts w:ascii="Times New Roman" w:eastAsia="Times New Roman" w:hAnsi="Times New Roman" w:cs="Times New Roman"/>
          <w:sz w:val="24"/>
          <w:szCs w:val="24"/>
        </w:rPr>
        <w:t>the best evidence for</w:t>
      </w:r>
      <w:r w:rsidR="002D7F79">
        <w:rPr>
          <w:rFonts w:ascii="Times New Roman" w:eastAsia="Times New Roman" w:hAnsi="Times New Roman" w:cs="Times New Roman"/>
          <w:sz w:val="24"/>
          <w:szCs w:val="24"/>
        </w:rPr>
        <w:t xml:space="preserve"> boom-busts</w:t>
      </w:r>
      <w:r w:rsidR="006D1C40">
        <w:rPr>
          <w:rFonts w:ascii="Times New Roman" w:eastAsia="Times New Roman" w:hAnsi="Times New Roman" w:cs="Times New Roman"/>
          <w:sz w:val="24"/>
          <w:szCs w:val="24"/>
        </w:rPr>
        <w:t xml:space="preserve"> to determine the strength of evidence for that have been described</w:t>
      </w:r>
      <w:commentRangeEnd w:id="7"/>
      <w:r w:rsidR="00B44102">
        <w:rPr>
          <w:rStyle w:val="CommentReference"/>
        </w:rPr>
        <w:commentReference w:id="7"/>
      </w:r>
      <w:r w:rsidR="006D1C40">
        <w:rPr>
          <w:rFonts w:ascii="Times New Roman" w:eastAsia="Times New Roman" w:hAnsi="Times New Roman" w:cs="Times New Roman"/>
          <w:sz w:val="24"/>
          <w:szCs w:val="24"/>
        </w:rPr>
        <w:t xml:space="preserve">.  </w:t>
      </w:r>
      <w:commentRangeEnd w:id="6"/>
      <w:r w:rsidR="00C30A06">
        <w:rPr>
          <w:rStyle w:val="CommentReference"/>
        </w:rPr>
        <w:commentReference w:id="6"/>
      </w:r>
      <w:commentRangeStart w:id="8"/>
      <w:commentRangeEnd w:id="8"/>
      <w:r w:rsidR="002910DD">
        <w:rPr>
          <w:rStyle w:val="CommentReference"/>
        </w:rPr>
        <w:commentReference w:id="8"/>
      </w:r>
    </w:p>
    <w:p w14:paraId="2848CD04" w14:textId="7D8C9F32" w:rsidR="00423A1E" w:rsidRDefault="0032349C"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Material and </w:t>
      </w:r>
      <w:r w:rsidR="00423A1E">
        <w:rPr>
          <w:rFonts w:ascii="Times New Roman" w:eastAsia="Times New Roman" w:hAnsi="Times New Roman" w:cs="Times New Roman"/>
          <w:b/>
          <w:sz w:val="24"/>
          <w:szCs w:val="24"/>
        </w:rPr>
        <w:t>Methods</w:t>
      </w:r>
    </w:p>
    <w:p w14:paraId="7279E989" w14:textId="07B43B04" w:rsidR="00FE56CF" w:rsidRPr="00423A1E" w:rsidRDefault="005064CC" w:rsidP="00605F58">
      <w:pPr>
        <w:spacing w:line="480" w:lineRule="auto"/>
        <w:rPr>
          <w:rFonts w:ascii="Times New Roman" w:eastAsia="Times New Roman" w:hAnsi="Times New Roman" w:cs="Times New Roman"/>
          <w:bCs/>
          <w:i/>
          <w:iCs/>
          <w:sz w:val="24"/>
          <w:szCs w:val="24"/>
        </w:rPr>
      </w:pPr>
      <w:r w:rsidRPr="00423A1E">
        <w:rPr>
          <w:rFonts w:ascii="Times New Roman" w:eastAsia="Times New Roman" w:hAnsi="Times New Roman" w:cs="Times New Roman"/>
          <w:bCs/>
          <w:i/>
          <w:iCs/>
          <w:sz w:val="24"/>
          <w:szCs w:val="24"/>
        </w:rPr>
        <w:t>Literature Search</w:t>
      </w:r>
    </w:p>
    <w:p w14:paraId="0F06176F" w14:textId="310903E9" w:rsidR="005A4E09" w:rsidRDefault="00520351" w:rsidP="005A4E09">
      <w:pPr>
        <w:spacing w:line="480" w:lineRule="auto"/>
        <w:rPr>
          <w:rFonts w:ascii="Times New Roman" w:eastAsia="Times New Roman" w:hAnsi="Times New Roman" w:cs="Times New Roman"/>
          <w:sz w:val="24"/>
          <w:szCs w:val="24"/>
        </w:rPr>
      </w:pPr>
      <w:r w:rsidRPr="00423A1E">
        <w:rPr>
          <w:rFonts w:ascii="Times New Roman" w:eastAsia="Times New Roman" w:hAnsi="Times New Roman" w:cs="Times New Roman"/>
          <w:bCs/>
          <w:sz w:val="24"/>
          <w:szCs w:val="24"/>
        </w:rPr>
        <w:t>T</w:t>
      </w:r>
      <w:r w:rsidR="005064CC" w:rsidRPr="00605F58">
        <w:rPr>
          <w:rFonts w:ascii="Times New Roman" w:eastAsia="Times New Roman" w:hAnsi="Times New Roman" w:cs="Times New Roman"/>
          <w:sz w:val="24"/>
          <w:szCs w:val="24"/>
        </w:rPr>
        <w:t>he literature</w:t>
      </w:r>
      <w:r>
        <w:rPr>
          <w:rFonts w:ascii="Times New Roman" w:eastAsia="Times New Roman" w:hAnsi="Times New Roman" w:cs="Times New Roman"/>
          <w:sz w:val="24"/>
          <w:szCs w:val="24"/>
        </w:rPr>
        <w:t xml:space="preserve"> was searched</w:t>
      </w:r>
      <w:r w:rsidR="005064CC" w:rsidRPr="00605F58">
        <w:rPr>
          <w:rFonts w:ascii="Times New Roman" w:eastAsia="Times New Roman" w:hAnsi="Times New Roman" w:cs="Times New Roman"/>
          <w:sz w:val="24"/>
          <w:szCs w:val="24"/>
        </w:rPr>
        <w:t xml:space="preserve"> using Web of Science with the following keywords: boom and bust; explosion and crash; population and explosion; population and outbreak; population and cycles; fluctuat* populations.  </w:t>
      </w:r>
      <w:r w:rsidR="00887F28">
        <w:rPr>
          <w:rFonts w:ascii="Times New Roman" w:eastAsia="Times New Roman" w:hAnsi="Times New Roman" w:cs="Times New Roman"/>
          <w:sz w:val="24"/>
          <w:szCs w:val="24"/>
        </w:rPr>
        <w:t>The</w:t>
      </w:r>
      <w:r w:rsidR="005064CC" w:rsidRPr="00605F58">
        <w:rPr>
          <w:rFonts w:ascii="Times New Roman" w:eastAsia="Times New Roman" w:hAnsi="Times New Roman" w:cs="Times New Roman"/>
          <w:sz w:val="24"/>
          <w:szCs w:val="24"/>
        </w:rPr>
        <w:t xml:space="preserve"> results</w:t>
      </w:r>
      <w:r w:rsidR="00887F28">
        <w:rPr>
          <w:rFonts w:ascii="Times New Roman" w:eastAsia="Times New Roman" w:hAnsi="Times New Roman" w:cs="Times New Roman"/>
          <w:sz w:val="24"/>
          <w:szCs w:val="24"/>
        </w:rPr>
        <w:t xml:space="preserve"> were filtered</w:t>
      </w:r>
      <w:r w:rsidR="005064CC" w:rsidRPr="00605F58">
        <w:rPr>
          <w:rFonts w:ascii="Times New Roman" w:eastAsia="Times New Roman" w:hAnsi="Times New Roman" w:cs="Times New Roman"/>
          <w:sz w:val="24"/>
          <w:szCs w:val="24"/>
        </w:rPr>
        <w:t xml:space="preserve"> to include only the web of science categories; </w:t>
      </w:r>
      <w:r w:rsidR="005064CC" w:rsidRPr="00605F58">
        <w:rPr>
          <w:rFonts w:ascii="Times New Roman" w:eastAsia="Times New Roman" w:hAnsi="Times New Roman" w:cs="Times New Roman"/>
          <w:sz w:val="24"/>
          <w:szCs w:val="24"/>
        </w:rPr>
        <w:lastRenderedPageBreak/>
        <w:t xml:space="preserve">Environmental Studies; Ecology; Environmental Sciences; Marine Freshwater Biology; Zoology; Evolutionary Biology; Plant Sciences; Biology; Ornithology; Limnology; Forestry; Entomology.  </w:t>
      </w:r>
      <w:r w:rsidR="00B67774">
        <w:rPr>
          <w:rFonts w:ascii="Times New Roman" w:eastAsia="Times New Roman" w:hAnsi="Times New Roman" w:cs="Times New Roman"/>
          <w:sz w:val="24"/>
          <w:szCs w:val="24"/>
        </w:rPr>
        <w:t xml:space="preserve">The </w:t>
      </w:r>
      <w:r w:rsidR="005064CC" w:rsidRPr="00605F58">
        <w:rPr>
          <w:rFonts w:ascii="Times New Roman" w:eastAsia="Times New Roman" w:hAnsi="Times New Roman" w:cs="Times New Roman"/>
          <w:sz w:val="24"/>
          <w:szCs w:val="24"/>
        </w:rPr>
        <w:t xml:space="preserve">abstracts of the remaining results </w:t>
      </w:r>
      <w:r w:rsidR="00B67774">
        <w:rPr>
          <w:rFonts w:ascii="Times New Roman" w:eastAsia="Times New Roman" w:hAnsi="Times New Roman" w:cs="Times New Roman"/>
          <w:sz w:val="24"/>
          <w:szCs w:val="24"/>
        </w:rPr>
        <w:t xml:space="preserve">were searched </w:t>
      </w:r>
      <w:r w:rsidR="005064CC" w:rsidRPr="00605F58">
        <w:rPr>
          <w:rFonts w:ascii="Times New Roman" w:eastAsia="Times New Roman" w:hAnsi="Times New Roman" w:cs="Times New Roman"/>
          <w:sz w:val="24"/>
          <w:szCs w:val="24"/>
        </w:rPr>
        <w:t xml:space="preserve">to exclude studies that described boom-bust in mining and fossil fuels industries. </w:t>
      </w:r>
      <w:r w:rsidR="00C80C05">
        <w:rPr>
          <w:rFonts w:ascii="Times New Roman" w:eastAsia="Times New Roman" w:hAnsi="Times New Roman" w:cs="Times New Roman"/>
          <w:sz w:val="24"/>
          <w:szCs w:val="24"/>
        </w:rPr>
        <w:t>A second search was conducted by looking</w:t>
      </w:r>
      <w:r w:rsidR="005064CC" w:rsidRPr="00605F58">
        <w:rPr>
          <w:rFonts w:ascii="Times New Roman" w:eastAsia="Times New Roman" w:hAnsi="Times New Roman" w:cs="Times New Roman"/>
          <w:sz w:val="24"/>
          <w:szCs w:val="24"/>
        </w:rPr>
        <w:t xml:space="preserve"> through the supplemental material and references of three reviews that</w:t>
      </w:r>
      <w:r w:rsidR="00960195">
        <w:rPr>
          <w:rFonts w:ascii="Times New Roman" w:eastAsia="Times New Roman" w:hAnsi="Times New Roman" w:cs="Times New Roman"/>
          <w:sz w:val="24"/>
          <w:szCs w:val="24"/>
        </w:rPr>
        <w:t xml:space="preserve"> relate</w:t>
      </w:r>
      <w:r w:rsidR="005064CC" w:rsidRPr="00605F58">
        <w:rPr>
          <w:rFonts w:ascii="Times New Roman" w:eastAsia="Times New Roman" w:hAnsi="Times New Roman" w:cs="Times New Roman"/>
          <w:sz w:val="24"/>
          <w:szCs w:val="24"/>
        </w:rPr>
        <w:t xml:space="preserve"> to boom-bust </w:t>
      </w:r>
      <w:r w:rsidR="00E34441">
        <w:rPr>
          <w:rFonts w:ascii="Times New Roman" w:eastAsia="Times New Roman" w:hAnsi="Times New Roman" w:cs="Times New Roman"/>
          <w:sz w:val="24"/>
          <w:szCs w:val="24"/>
        </w:rPr>
        <w:fldChar w:fldCharType="begin"/>
      </w:r>
      <w:r w:rsidR="001418C8">
        <w:rPr>
          <w:rFonts w:ascii="Times New Roman" w:eastAsia="Times New Roman" w:hAnsi="Times New Roman" w:cs="Times New Roman"/>
          <w:sz w:val="24"/>
          <w:szCs w:val="24"/>
        </w:rPr>
        <w:instrText xml:space="preserve"> ADDIN ZOTERO_ITEM CSL_CITATION {"citationID":"70ajSyIf","properties":{"formattedCitation":"(McDowell &amp; Sousa 2019; Spear {\\i{}et al.} 2021; Strayer {\\i{}et al.} 2017)","plainCitation":"(McDowell &amp; Sousa 2019; Spear et al. 2021; Strayer et al. 2017)","noteIndex":0},"citationItems":[{"id":88,"uris":["http://zotero.org/users/9972654/items/U2IE8T8L"],"itemData":{"id":88,"type":"article-journal","container-title":"Frontiers in Ecology and Evolution","DOI":"10.3389/fevo.2019.00331","ISSN":"2296-701X","journalAbbreviation":"Front. Ecol. Evol.","language":"en","page":"331","source":"DOI.org (Crossref)","title":"Mass Mortality Events of Invasive Freshwater Bivalves: Current Understanding and Potential Directions for Future Research","title-short":"Mass Mortality Events of Invasive Freshwater Bivalves","volume":"7","author":[{"family":"McDowell","given":"William G."},{"family":"Sousa","given":"Ronaldo"}],"issued":{"date-parts":[["2019",9,13]]}}},{"id":82,"uris":["http://zotero.org/users/9972654/items/8LJU5HQ5"],"itemData":{"id":82,"type":"article-journal","abstract":"It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E34441">
        <w:rPr>
          <w:rFonts w:ascii="Times New Roman" w:eastAsia="Times New Roman" w:hAnsi="Times New Roman" w:cs="Times New Roman"/>
          <w:sz w:val="24"/>
          <w:szCs w:val="24"/>
        </w:rPr>
        <w:fldChar w:fldCharType="separate"/>
      </w:r>
      <w:r w:rsidR="001418C8" w:rsidRPr="001418C8">
        <w:rPr>
          <w:rFonts w:ascii="Times New Roman" w:hAnsi="Times New Roman" w:cs="Times New Roman"/>
          <w:sz w:val="24"/>
        </w:rPr>
        <w:t xml:space="preserve">(McDowell &amp; Sousa 2019; Spear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2021; Strayer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2017)</w:t>
      </w:r>
      <w:r w:rsidR="00E34441">
        <w:rPr>
          <w:rFonts w:ascii="Times New Roman" w:eastAsia="Times New Roman" w:hAnsi="Times New Roman" w:cs="Times New Roman"/>
          <w:sz w:val="24"/>
          <w:szCs w:val="24"/>
        </w:rPr>
        <w:fldChar w:fldCharType="end"/>
      </w:r>
      <w:r w:rsidR="00F52DB5">
        <w:rPr>
          <w:rFonts w:ascii="Times New Roman" w:eastAsia="Times New Roman" w:hAnsi="Times New Roman" w:cs="Times New Roman"/>
          <w:sz w:val="24"/>
          <w:szCs w:val="24"/>
        </w:rPr>
        <w:t>.</w:t>
      </w:r>
      <w:r w:rsidR="005064CC" w:rsidRPr="00605F58">
        <w:rPr>
          <w:rFonts w:ascii="Times New Roman" w:eastAsia="Times New Roman" w:hAnsi="Times New Roman" w:cs="Times New Roman"/>
          <w:sz w:val="24"/>
          <w:szCs w:val="24"/>
        </w:rPr>
        <w:t xml:space="preserve"> </w:t>
      </w:r>
      <w:r w:rsidR="006B7E2A">
        <w:rPr>
          <w:rFonts w:ascii="Times New Roman" w:eastAsia="Times New Roman" w:hAnsi="Times New Roman" w:cs="Times New Roman"/>
          <w:sz w:val="24"/>
          <w:szCs w:val="24"/>
        </w:rPr>
        <w:t xml:space="preserve">The aim of </w:t>
      </w:r>
      <w:r w:rsidR="00C13A36">
        <w:rPr>
          <w:rFonts w:ascii="Times New Roman" w:eastAsia="Times New Roman" w:hAnsi="Times New Roman" w:cs="Times New Roman"/>
          <w:sz w:val="24"/>
          <w:szCs w:val="24"/>
        </w:rPr>
        <w:t xml:space="preserve">our </w:t>
      </w:r>
      <w:r w:rsidR="006B7E2A">
        <w:rPr>
          <w:rFonts w:ascii="Times New Roman" w:eastAsia="Times New Roman" w:hAnsi="Times New Roman" w:cs="Times New Roman"/>
          <w:sz w:val="24"/>
          <w:szCs w:val="24"/>
        </w:rPr>
        <w:t>study was to document the best evidence for</w:t>
      </w:r>
      <w:r w:rsidR="006B7E2A" w:rsidRPr="00605F58">
        <w:rPr>
          <w:rFonts w:ascii="Times New Roman" w:eastAsia="Times New Roman" w:hAnsi="Times New Roman" w:cs="Times New Roman"/>
          <w:sz w:val="24"/>
          <w:szCs w:val="24"/>
        </w:rPr>
        <w:t xml:space="preserve"> boom-bust in </w:t>
      </w:r>
      <w:r w:rsidR="00C13A36">
        <w:rPr>
          <w:rFonts w:ascii="Times New Roman" w:eastAsia="Times New Roman" w:hAnsi="Times New Roman" w:cs="Times New Roman"/>
          <w:sz w:val="24"/>
          <w:szCs w:val="24"/>
        </w:rPr>
        <w:t>invasions</w:t>
      </w:r>
      <w:r w:rsidR="006B7E2A">
        <w:rPr>
          <w:rFonts w:ascii="Times New Roman" w:eastAsia="Times New Roman" w:hAnsi="Times New Roman" w:cs="Times New Roman"/>
          <w:sz w:val="24"/>
          <w:szCs w:val="24"/>
        </w:rPr>
        <w:t xml:space="preserve">, </w:t>
      </w:r>
      <w:r w:rsidR="0081733B">
        <w:rPr>
          <w:rFonts w:ascii="Times New Roman" w:eastAsia="Times New Roman" w:hAnsi="Times New Roman" w:cs="Times New Roman"/>
          <w:sz w:val="24"/>
          <w:szCs w:val="24"/>
        </w:rPr>
        <w:t>so the</w:t>
      </w:r>
      <w:r w:rsidR="0015360D">
        <w:rPr>
          <w:rFonts w:ascii="Times New Roman" w:eastAsia="Times New Roman" w:hAnsi="Times New Roman" w:cs="Times New Roman"/>
          <w:sz w:val="24"/>
          <w:szCs w:val="24"/>
        </w:rPr>
        <w:t xml:space="preserve"> studies were filtered by whether any of the study species were non-native</w:t>
      </w:r>
      <w:r w:rsidR="00D86494">
        <w:rPr>
          <w:rFonts w:ascii="Times New Roman" w:eastAsia="Times New Roman" w:hAnsi="Times New Roman" w:cs="Times New Roman"/>
          <w:sz w:val="24"/>
          <w:szCs w:val="24"/>
        </w:rPr>
        <w:t xml:space="preserve"> and if the studies presented time series </w:t>
      </w:r>
      <w:r w:rsidR="002E282F">
        <w:rPr>
          <w:rFonts w:ascii="Times New Roman" w:eastAsia="Times New Roman" w:hAnsi="Times New Roman" w:cs="Times New Roman"/>
          <w:sz w:val="24"/>
          <w:szCs w:val="24"/>
        </w:rPr>
        <w:t>within</w:t>
      </w:r>
      <w:r w:rsidR="00D7021A">
        <w:rPr>
          <w:rFonts w:ascii="Times New Roman" w:eastAsia="Times New Roman" w:hAnsi="Times New Roman" w:cs="Times New Roman"/>
          <w:sz w:val="24"/>
          <w:szCs w:val="24"/>
        </w:rPr>
        <w:t xml:space="preserve"> the paper or</w:t>
      </w:r>
      <w:r w:rsidR="00CC43BD">
        <w:rPr>
          <w:rFonts w:ascii="Times New Roman" w:eastAsia="Times New Roman" w:hAnsi="Times New Roman" w:cs="Times New Roman"/>
          <w:sz w:val="24"/>
          <w:szCs w:val="24"/>
        </w:rPr>
        <w:t xml:space="preserve"> </w:t>
      </w:r>
      <w:r w:rsidR="00D7021A">
        <w:rPr>
          <w:rFonts w:ascii="Times New Roman" w:eastAsia="Times New Roman" w:hAnsi="Times New Roman" w:cs="Times New Roman"/>
          <w:sz w:val="24"/>
          <w:szCs w:val="24"/>
        </w:rPr>
        <w:t>the supplementary material</w:t>
      </w:r>
      <w:r w:rsidR="006B7E2A">
        <w:rPr>
          <w:rFonts w:ascii="Times New Roman" w:eastAsia="Times New Roman" w:hAnsi="Times New Roman" w:cs="Times New Roman"/>
          <w:sz w:val="24"/>
          <w:szCs w:val="24"/>
        </w:rPr>
        <w:t>.</w:t>
      </w:r>
      <w:r w:rsidR="00D7021A">
        <w:rPr>
          <w:rFonts w:ascii="Times New Roman" w:eastAsia="Times New Roman" w:hAnsi="Times New Roman" w:cs="Times New Roman"/>
          <w:sz w:val="24"/>
          <w:szCs w:val="24"/>
        </w:rPr>
        <w:t xml:space="preserve">  </w:t>
      </w:r>
    </w:p>
    <w:p w14:paraId="2EB48B0D" w14:textId="1445892B" w:rsidR="00F0419F" w:rsidRPr="00F0419F" w:rsidRDefault="00AD66AB" w:rsidP="005A4E09">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Time series</w:t>
      </w:r>
      <w:r w:rsidR="00F0419F" w:rsidRPr="00F0419F">
        <w:rPr>
          <w:rFonts w:ascii="Times New Roman" w:eastAsia="Times New Roman" w:hAnsi="Times New Roman" w:cs="Times New Roman"/>
          <w:i/>
          <w:iCs/>
          <w:sz w:val="24"/>
          <w:szCs w:val="24"/>
        </w:rPr>
        <w:t xml:space="preserve"> extraction</w:t>
      </w:r>
    </w:p>
    <w:p w14:paraId="251468A9" w14:textId="21A3DD77" w:rsidR="009B349A" w:rsidRDefault="001518C3"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figures and supplementary material of the</w:t>
      </w:r>
      <w:r w:rsidR="00CC43BD">
        <w:rPr>
          <w:rFonts w:ascii="Times New Roman" w:eastAsia="Times New Roman" w:hAnsi="Times New Roman" w:cs="Times New Roman"/>
          <w:sz w:val="24"/>
          <w:szCs w:val="24"/>
        </w:rPr>
        <w:t xml:space="preserve"> papers</w:t>
      </w:r>
      <w:r w:rsidR="00030804">
        <w:rPr>
          <w:rFonts w:ascii="Times New Roman" w:eastAsia="Times New Roman" w:hAnsi="Times New Roman" w:cs="Times New Roman"/>
          <w:sz w:val="24"/>
          <w:szCs w:val="24"/>
        </w:rPr>
        <w:t xml:space="preserve"> were scanned to find time series</w:t>
      </w:r>
      <w:r w:rsidR="00116E7A">
        <w:rPr>
          <w:rFonts w:ascii="Times New Roman" w:eastAsia="Times New Roman" w:hAnsi="Times New Roman" w:cs="Times New Roman"/>
          <w:sz w:val="24"/>
          <w:szCs w:val="24"/>
        </w:rPr>
        <w:t>. A time series was defined as any population metric sampled for at least 3 years. The</w:t>
      </w:r>
      <w:r w:rsidR="00C145B1">
        <w:rPr>
          <w:rFonts w:ascii="Times New Roman" w:eastAsia="Times New Roman" w:hAnsi="Times New Roman" w:cs="Times New Roman"/>
          <w:sz w:val="24"/>
          <w:szCs w:val="24"/>
        </w:rPr>
        <w:t xml:space="preserve"> data for the time series were taken from tables or from </w:t>
      </w:r>
      <w:r w:rsidR="00463930">
        <w:rPr>
          <w:rFonts w:ascii="Times New Roman" w:eastAsia="Times New Roman" w:hAnsi="Times New Roman" w:cs="Times New Roman"/>
          <w:sz w:val="24"/>
          <w:szCs w:val="24"/>
        </w:rPr>
        <w:t xml:space="preserve">data </w:t>
      </w:r>
      <w:r w:rsidR="00C145B1">
        <w:rPr>
          <w:rFonts w:ascii="Times New Roman" w:eastAsia="Times New Roman" w:hAnsi="Times New Roman" w:cs="Times New Roman"/>
          <w:sz w:val="24"/>
          <w:szCs w:val="24"/>
        </w:rPr>
        <w:t>repositories</w:t>
      </w:r>
      <w:r w:rsidR="00463930">
        <w:rPr>
          <w:rFonts w:ascii="Times New Roman" w:eastAsia="Times New Roman" w:hAnsi="Times New Roman" w:cs="Times New Roman"/>
          <w:sz w:val="24"/>
          <w:szCs w:val="24"/>
        </w:rPr>
        <w:t xml:space="preserve">, </w:t>
      </w:r>
      <w:r w:rsidR="0074012E">
        <w:rPr>
          <w:rFonts w:ascii="Times New Roman" w:eastAsia="Times New Roman" w:hAnsi="Times New Roman" w:cs="Times New Roman"/>
          <w:sz w:val="24"/>
          <w:szCs w:val="24"/>
        </w:rPr>
        <w:t xml:space="preserve">but </w:t>
      </w:r>
      <w:r w:rsidR="00463930">
        <w:rPr>
          <w:rFonts w:ascii="Times New Roman" w:eastAsia="Times New Roman" w:hAnsi="Times New Roman" w:cs="Times New Roman"/>
          <w:sz w:val="24"/>
          <w:szCs w:val="24"/>
        </w:rPr>
        <w:t xml:space="preserve">when those were unavailable </w:t>
      </w:r>
      <w:r w:rsidR="00F202BA">
        <w:rPr>
          <w:rFonts w:ascii="Times New Roman" w:eastAsia="Times New Roman" w:hAnsi="Times New Roman" w:cs="Times New Roman"/>
          <w:sz w:val="24"/>
          <w:szCs w:val="24"/>
        </w:rPr>
        <w:t xml:space="preserve">data were extracted from </w:t>
      </w:r>
      <w:r w:rsidR="00347181">
        <w:rPr>
          <w:rFonts w:ascii="Times New Roman" w:eastAsia="Times New Roman" w:hAnsi="Times New Roman" w:cs="Times New Roman"/>
          <w:sz w:val="24"/>
          <w:szCs w:val="24"/>
        </w:rPr>
        <w:t>figure</w:t>
      </w:r>
      <w:r w:rsidR="00F202BA">
        <w:rPr>
          <w:rFonts w:ascii="Times New Roman" w:eastAsia="Times New Roman" w:hAnsi="Times New Roman" w:cs="Times New Roman"/>
          <w:sz w:val="24"/>
          <w:szCs w:val="24"/>
        </w:rPr>
        <w:t>s using the metaDigitise package</w:t>
      </w:r>
      <w:r w:rsidR="00F54C4B">
        <w:rPr>
          <w:rFonts w:ascii="Times New Roman" w:eastAsia="Times New Roman" w:hAnsi="Times New Roman" w:cs="Times New Roman"/>
          <w:sz w:val="24"/>
          <w:szCs w:val="24"/>
        </w:rPr>
        <w:t xml:space="preserve"> </w:t>
      </w:r>
      <w:r w:rsidR="00853C22">
        <w:rPr>
          <w:rFonts w:ascii="Times New Roman" w:eastAsia="Times New Roman" w:hAnsi="Times New Roman" w:cs="Times New Roman"/>
          <w:sz w:val="24"/>
          <w:szCs w:val="24"/>
        </w:rPr>
        <w:fldChar w:fldCharType="begin"/>
      </w:r>
      <w:r w:rsidR="00853C22">
        <w:rPr>
          <w:rFonts w:ascii="Times New Roman" w:eastAsia="Times New Roman" w:hAnsi="Times New Roman" w:cs="Times New Roman"/>
          <w:sz w:val="24"/>
          <w:szCs w:val="24"/>
        </w:rPr>
        <w:instrText xml:space="preserve"> ADDIN ZOTERO_ITEM CSL_CITATION {"citationID":"F6ITv3Ga","properties":{"formattedCitation":"(Pick {\\i{}et al.} 2019)","plainCitation":"(Pick et al. 2019)","noteIndex":0},"citationItems":[{"id":4360,"uris":["http://zotero.org/users/9972654/items/7Z9W4MKJ"],"itemData":{"id":4360,"type":"article-journal","container-title":"Methods in Ecology and Evolution","DOI":"https://doi.org/10.1111/2041-210X.13118","page":"426-431","title":"Reproducible, flexible and high-throughput data extraction from primary literature: the metaDigitize R package","volume":"10","author":[{"family":"Pick","given":"Joel L."},{"family":"Nakagawa","given":"Shinichi"},{"family":"Noble","given":"Daniel W. A."}],"issued":{"date-parts":[["2019"]]}}}],"schema":"https://github.com/citation-style-language/schema/raw/master/csl-citation.json"} </w:instrText>
      </w:r>
      <w:r w:rsidR="00853C22">
        <w:rPr>
          <w:rFonts w:ascii="Times New Roman" w:eastAsia="Times New Roman" w:hAnsi="Times New Roman" w:cs="Times New Roman"/>
          <w:sz w:val="24"/>
          <w:szCs w:val="24"/>
        </w:rPr>
        <w:fldChar w:fldCharType="separate"/>
      </w:r>
      <w:r w:rsidR="00853C22" w:rsidRPr="00853C22">
        <w:rPr>
          <w:rFonts w:ascii="Times New Roman" w:hAnsi="Times New Roman" w:cs="Times New Roman"/>
          <w:sz w:val="24"/>
        </w:rPr>
        <w:t xml:space="preserve">(Pick </w:t>
      </w:r>
      <w:r w:rsidR="00853C22" w:rsidRPr="00853C22">
        <w:rPr>
          <w:rFonts w:ascii="Times New Roman" w:hAnsi="Times New Roman" w:cs="Times New Roman"/>
          <w:i/>
          <w:iCs/>
          <w:sz w:val="24"/>
        </w:rPr>
        <w:t>et al.</w:t>
      </w:r>
      <w:r w:rsidR="00853C22" w:rsidRPr="00853C22">
        <w:rPr>
          <w:rFonts w:ascii="Times New Roman" w:hAnsi="Times New Roman" w:cs="Times New Roman"/>
          <w:sz w:val="24"/>
        </w:rPr>
        <w:t xml:space="preserve"> 2019)</w:t>
      </w:r>
      <w:r w:rsidR="00853C22">
        <w:rPr>
          <w:rFonts w:ascii="Times New Roman" w:eastAsia="Times New Roman" w:hAnsi="Times New Roman" w:cs="Times New Roman"/>
          <w:sz w:val="24"/>
          <w:szCs w:val="24"/>
        </w:rPr>
        <w:fldChar w:fldCharType="end"/>
      </w:r>
      <w:r w:rsidR="00F202BA">
        <w:rPr>
          <w:rFonts w:ascii="Times New Roman" w:eastAsia="Times New Roman" w:hAnsi="Times New Roman" w:cs="Times New Roman"/>
          <w:sz w:val="24"/>
          <w:szCs w:val="24"/>
        </w:rPr>
        <w:t xml:space="preserve"> in R version</w:t>
      </w:r>
      <w:r w:rsidR="00FC5A53">
        <w:rPr>
          <w:rFonts w:ascii="Times New Roman" w:eastAsia="Times New Roman" w:hAnsi="Times New Roman" w:cs="Times New Roman"/>
          <w:sz w:val="24"/>
          <w:szCs w:val="24"/>
        </w:rPr>
        <w:t xml:space="preserve"> 4.3.2 </w:t>
      </w:r>
      <w:r w:rsidR="00FC5A53">
        <w:rPr>
          <w:rFonts w:ascii="Times New Roman" w:eastAsia="Times New Roman" w:hAnsi="Times New Roman" w:cs="Times New Roman"/>
          <w:sz w:val="24"/>
          <w:szCs w:val="24"/>
        </w:rPr>
        <w:fldChar w:fldCharType="begin"/>
      </w:r>
      <w:r w:rsidR="00FC5A53">
        <w:rPr>
          <w:rFonts w:ascii="Times New Roman" w:eastAsia="Times New Roman" w:hAnsi="Times New Roman" w:cs="Times New Roman"/>
          <w:sz w:val="24"/>
          <w:szCs w:val="24"/>
        </w:rPr>
        <w:instrText xml:space="preserve"> ADDIN ZOTERO_ITEM CSL_CITATION {"citationID":"B2RGCe8q","properties":{"formattedCitation":"(R Core Team 2023)","plainCitation":"(R Core Team 2023)","noteIndex":0},"citationItems":[{"id":2614,"uris":["http://zotero.org/users/9972654/items/ANCSNN3N"],"itemData":{"id":2614,"type":"software","event-place":"Vienna","publisher":"R Foundation for Statistical Computing","publisher-place":"Vienna","title":"R: A Language and Environment for Statistical Computing.","URL":"https://www.R-project.org/","author":[{"family":"R Core Team","given":""}],"issued":{"date-parts":[["2023"]]}}}],"schema":"https://github.com/citation-style-language/schema/raw/master/csl-citation.json"} </w:instrText>
      </w:r>
      <w:r w:rsidR="00FC5A53">
        <w:rPr>
          <w:rFonts w:ascii="Times New Roman" w:eastAsia="Times New Roman" w:hAnsi="Times New Roman" w:cs="Times New Roman"/>
          <w:sz w:val="24"/>
          <w:szCs w:val="24"/>
        </w:rPr>
        <w:fldChar w:fldCharType="separate"/>
      </w:r>
      <w:r w:rsidR="00FC5A53" w:rsidRPr="00FC5A53">
        <w:rPr>
          <w:rFonts w:ascii="Times New Roman" w:hAnsi="Times New Roman" w:cs="Times New Roman"/>
          <w:sz w:val="24"/>
        </w:rPr>
        <w:t>(R Core Team 2023)</w:t>
      </w:r>
      <w:r w:rsidR="00FC5A53">
        <w:rPr>
          <w:rFonts w:ascii="Times New Roman" w:eastAsia="Times New Roman" w:hAnsi="Times New Roman" w:cs="Times New Roman"/>
          <w:sz w:val="24"/>
          <w:szCs w:val="24"/>
        </w:rPr>
        <w:fldChar w:fldCharType="end"/>
      </w:r>
      <w:r w:rsidR="00F54C4B">
        <w:rPr>
          <w:rFonts w:ascii="Times New Roman" w:eastAsia="Times New Roman" w:hAnsi="Times New Roman" w:cs="Times New Roman"/>
          <w:sz w:val="24"/>
          <w:szCs w:val="24"/>
        </w:rPr>
        <w:t>.</w:t>
      </w:r>
      <w:r w:rsidR="0074012E">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 xml:space="preserve">The studies were searched to obtain </w:t>
      </w:r>
      <w:r>
        <w:rPr>
          <w:rFonts w:ascii="Times New Roman" w:eastAsia="Times New Roman" w:hAnsi="Times New Roman" w:cs="Times New Roman"/>
          <w:sz w:val="24"/>
          <w:szCs w:val="24"/>
        </w:rPr>
        <w:t xml:space="preserve">the survey </w:t>
      </w:r>
      <w:r w:rsidR="00DF1745">
        <w:rPr>
          <w:rFonts w:ascii="Times New Roman" w:eastAsia="Times New Roman" w:hAnsi="Times New Roman" w:cs="Times New Roman"/>
          <w:sz w:val="24"/>
          <w:szCs w:val="24"/>
        </w:rPr>
        <w:t xml:space="preserve">frequency </w:t>
      </w:r>
      <w:r>
        <w:rPr>
          <w:rFonts w:ascii="Times New Roman" w:eastAsia="Times New Roman" w:hAnsi="Times New Roman" w:cs="Times New Roman"/>
          <w:sz w:val="24"/>
          <w:szCs w:val="24"/>
        </w:rPr>
        <w:t xml:space="preserve">(i.e., yearly, monthly, twice a year, every two years, three times a year, weekly, every two months), the population metric (i.e., Annual Maximum Density, Biomass, Biovolume, Captures, CPUE, Density, Harvest, </w:t>
      </w:r>
      <w:r w:rsidR="009B7CC3">
        <w:rPr>
          <w:rFonts w:ascii="Times New Roman" w:eastAsia="Times New Roman" w:hAnsi="Times New Roman" w:cs="Times New Roman"/>
          <w:sz w:val="24"/>
          <w:szCs w:val="24"/>
        </w:rPr>
        <w:t>A</w:t>
      </w:r>
      <w:r>
        <w:rPr>
          <w:rFonts w:ascii="Times New Roman" w:eastAsia="Times New Roman" w:hAnsi="Times New Roman" w:cs="Times New Roman"/>
          <w:sz w:val="24"/>
          <w:szCs w:val="24"/>
        </w:rPr>
        <w:t>bundance, Percent Cover, Trap Success),</w:t>
      </w:r>
      <w:r w:rsidR="00A041DB">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the</w:t>
      </w:r>
      <w:r w:rsidR="00A041DB">
        <w:rPr>
          <w:rFonts w:ascii="Times New Roman" w:eastAsia="Times New Roman" w:hAnsi="Times New Roman" w:cs="Times New Roman"/>
          <w:sz w:val="24"/>
          <w:szCs w:val="24"/>
        </w:rPr>
        <w:t xml:space="preserve"> invaded</w:t>
      </w:r>
      <w:r w:rsidR="009656CC">
        <w:rPr>
          <w:rFonts w:ascii="Times New Roman" w:eastAsia="Times New Roman" w:hAnsi="Times New Roman" w:cs="Times New Roman"/>
          <w:sz w:val="24"/>
          <w:szCs w:val="24"/>
        </w:rPr>
        <w:t xml:space="preserve"> continent </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i.e., Australia</w:t>
      </w:r>
      <w:r w:rsidR="009656CC" w:rsidRPr="00605F58">
        <w:rPr>
          <w:rFonts w:ascii="Times New Roman" w:eastAsia="Times New Roman" w:hAnsi="Times New Roman" w:cs="Times New Roman"/>
          <w:sz w:val="24"/>
          <w:szCs w:val="24"/>
        </w:rPr>
        <w:t>, S. America, N. America, Europe, Asia, Antarctica</w:t>
      </w:r>
      <w:r w:rsidR="009656CC">
        <w:rPr>
          <w:rFonts w:ascii="Times New Roman" w:eastAsia="Times New Roman" w:hAnsi="Times New Roman" w:cs="Times New Roman"/>
          <w:sz w:val="24"/>
          <w:szCs w:val="24"/>
        </w:rPr>
        <w:t>, or Island</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 xml:space="preserve">, the major ecosystem type (i.e., terrestrial, marine, freshwater), and </w:t>
      </w:r>
      <w:r w:rsidR="00A041DB">
        <w:rPr>
          <w:rFonts w:ascii="Times New Roman" w:eastAsia="Times New Roman" w:hAnsi="Times New Roman" w:cs="Times New Roman"/>
          <w:sz w:val="24"/>
          <w:szCs w:val="24"/>
        </w:rPr>
        <w:t>taxonomy</w:t>
      </w:r>
      <w:r w:rsidR="009656CC">
        <w:rPr>
          <w:rFonts w:ascii="Times New Roman" w:eastAsia="Times New Roman" w:hAnsi="Times New Roman" w:cs="Times New Roman"/>
          <w:sz w:val="24"/>
          <w:szCs w:val="24"/>
        </w:rPr>
        <w:t xml:space="preserve"> (</w:t>
      </w:r>
      <w:r w:rsidR="00A041DB">
        <w:rPr>
          <w:rFonts w:ascii="Times New Roman" w:eastAsia="Times New Roman" w:hAnsi="Times New Roman" w:cs="Times New Roman"/>
          <w:sz w:val="24"/>
          <w:szCs w:val="24"/>
        </w:rPr>
        <w:t xml:space="preserve">i.e., </w:t>
      </w:r>
      <w:r w:rsidR="009656CC">
        <w:rPr>
          <w:rFonts w:ascii="Times New Roman" w:eastAsia="Times New Roman" w:hAnsi="Times New Roman" w:cs="Times New Roman"/>
          <w:sz w:val="24"/>
          <w:szCs w:val="24"/>
        </w:rPr>
        <w:t>kingdom, and class)</w:t>
      </w:r>
      <w:r w:rsidR="00A041DB">
        <w:rPr>
          <w:rFonts w:ascii="Times New Roman" w:eastAsia="Times New Roman" w:hAnsi="Times New Roman" w:cs="Times New Roman"/>
          <w:sz w:val="24"/>
          <w:szCs w:val="24"/>
        </w:rPr>
        <w:t xml:space="preserve"> of the invading species. </w:t>
      </w:r>
    </w:p>
    <w:p w14:paraId="7439564E" w14:textId="5775B21E" w:rsidR="009B349A" w:rsidRDefault="009B349A" w:rsidP="009B349A">
      <w:pPr>
        <w:spacing w:line="480" w:lineRule="auto"/>
        <w:ind w:firstLine="720"/>
        <w:rPr>
          <w:rFonts w:ascii="Times New Roman" w:eastAsia="Times New Roman" w:hAnsi="Times New Roman" w:cs="Times New Roman"/>
          <w:sz w:val="24"/>
          <w:szCs w:val="24"/>
        </w:rPr>
      </w:pPr>
      <w:commentRangeStart w:id="9"/>
      <w:r>
        <w:rPr>
          <w:rFonts w:ascii="Times New Roman" w:eastAsia="Times New Roman" w:hAnsi="Times New Roman" w:cs="Times New Roman"/>
          <w:sz w:val="24"/>
          <w:szCs w:val="24"/>
        </w:rPr>
        <w:t xml:space="preserve">Because longevity was more complete for </w:t>
      </w:r>
      <w:r w:rsidR="001D6B70">
        <w:rPr>
          <w:rFonts w:ascii="Times New Roman" w:eastAsia="Times New Roman" w:hAnsi="Times New Roman" w:cs="Times New Roman"/>
          <w:sz w:val="24"/>
          <w:szCs w:val="24"/>
        </w:rPr>
        <w:t>life</w:t>
      </w:r>
      <w:r>
        <w:rPr>
          <w:rFonts w:ascii="Times New Roman" w:eastAsia="Times New Roman" w:hAnsi="Times New Roman" w:cs="Times New Roman"/>
          <w:sz w:val="24"/>
          <w:szCs w:val="24"/>
        </w:rPr>
        <w:t xml:space="preserve">span of taxonomic groups within our data, we obtained data for longevity as a proxy for generation time.  Longevity data for mammals and </w:t>
      </w:r>
      <w:r>
        <w:rPr>
          <w:rFonts w:ascii="Times New Roman" w:eastAsia="Times New Roman" w:hAnsi="Times New Roman" w:cs="Times New Roman"/>
          <w:sz w:val="24"/>
          <w:szCs w:val="24"/>
        </w:rPr>
        <w:lastRenderedPageBreak/>
        <w:t>birds have</w:t>
      </w:r>
      <w:r w:rsidR="004F060A">
        <w:rPr>
          <w:rFonts w:ascii="Times New Roman" w:eastAsia="Times New Roman" w:hAnsi="Times New Roman" w:cs="Times New Roman"/>
          <w:sz w:val="24"/>
          <w:szCs w:val="24"/>
        </w:rPr>
        <w:t xml:space="preserve"> been</w:t>
      </w:r>
      <w:r>
        <w:rPr>
          <w:rFonts w:ascii="Times New Roman" w:eastAsia="Times New Roman" w:hAnsi="Times New Roman" w:cs="Times New Roman"/>
          <w:sz w:val="24"/>
          <w:szCs w:val="24"/>
        </w:rPr>
        <w:t xml:space="preserve"> compiled in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{"citationID":"W5P2ufwW","properties":{"formattedCitation":"(Pacifici {\\i{}et al.} 2013)","plainCitation":"(Pacifici et al. 2013)","dontUpdate":true,"noteIndex":0},"citationItems":[{"id":4151,"uris":["http://zotero.org/users/9972654/items/MNH3JXIH"],"itemData":{"id":4151,"type":"article-journal","abstract":"Generation length (GL) is defined as the average age of parents of the current cohort, reflecting the turnover rate of breeding individuals in a population. GL is a fundamental piece of information for population ecology as well as for measuring species threat status (e.g. in the IUCN Red List). Here we present a dataset including GL records for all extant mammal species (n=5427). We first reviewed all data on GL published in the IUCN Red List database. We then calculated a value for species with available reproductive parameters (reproductive life span and age at first reproduction). We assigned to missing-data species a mean GL value from congeneric or confamilial species (depending on data availability). Finally, for a few remaining species, we assigned mean GL values from species with similar body mass and belonging to the same order. Our work provides the first attempt to complete a database of GL for mammals; it will be an essential reference point for all conservation-related studies that need pragmatic information on species GL, such as population dynamics and applications of the IUCN Red List assessment.","container-title":"Nature Conservation","DOI":"10.3897/natureconservation.5.5734","ISSN":"1314-3301, 1314-6947","journalAbbreviation":"NC","language":"en","license":"http://creativecommons.org/licenses/by/3.0/","page":"89-94","source":"DOI.org (Crossref)","title":"Generation length for mammals","volume":"5","author":[{"family":"Pacifici","given":"Michela"},{"family":"Santini","given":"Luca"},{"family":"Di Marco","given":"Moreno"},{"family":"Baisero","given":"Daniele"},{"family":"Francucci","given":"Lucilla"},{"family":"Grottolo Marasini","given":"Gabriele"},{"family":"Visconti","given":"Piero"},{"family":"Rondinini","given":"Carlo"}],"issued":{"date-parts":[["2013",11,13]]}}}],"schema":"https://github.com/citation-style-language/schema/raw/master/csl-citation.json"}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Pacifici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2013)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{"citationID":"qtgjn1gv","properties":{"formattedCitation":"(Bird {\\i{}et al.} 2020)","plainCitation":"(Bird et al. 2020)","dontUpdate":true,"noteIndex":0},"citationItems":[{"id":4158,"uris":["http://zotero.org/users/9972654/items/5TRSS366"],"itemData":{"id":4158,"type":"article-journal","abstract":"Birds have been comprehensively assessed on the International Union for Conservation of Nature (IUCN) Red List more times than any other taxonomic group. However, to date, generation lengths have not been systematically estimated to scale population trends when undertaking assessments, as required by the criteria of the IUCN Red List. We compiled information from major databases of published life-history and trait data for all birds and imputed missing life-history data as a function of species traits with generalized linear mixed models. Generation lengths were derived for all species, based on our modeled values of age at first breeding, maximum longevity, and annual adult survival. The resulting generation lengths varied from 1.42 to 27.87 years (median 2.99). Most species (61%) had generation lengths &lt;3.33 years, meaning that the period of 3 generations—over which population declines are assessed under criterion A—was &lt;10 years, which is the value used for IUCN Red List assessments of species with short generation times. For these species, our trait-informed estimates of generation length suggested that 10 years is a robust precautionary value for threat assessment. In other cases, however, for whole families, genera, or individual species, generation length had a substantial impact on their estimated extinction risk, resulting in higher extinction risk in long-lived species than in short-lived species. Although our approach effectively addressed data gaps, generation lengths for some species may have been underestimated due to a paucity of life-history data. Overall, our results will strengthen future extinction-risk assessments and augment key databases of avian life-history and trait data.","container-title":"Conservation Biology","DOI":"10.1111/cobi.13486","ISSN":"0888-8892, 1523-1739","issue":"5","journalAbbreviation":"Conservation Biology","language":"en","page":"1252-1261","source":"DOI.org (Crossref)","title":"Generation lengths of the world's birds and their implications for extinction risk","volume":"34","author":[{"family":"Bird","given":"Jeremy P."},{"family":"Martin","given":"Robert"},{"family":"Akçakaya","given":"H. Reşit"},{"family":"Gilroy","given":"James"},{"family":"Burfield","given":"Ian J."},{"family":"Garnett","given":"Stephen T."},{"family":"Symes","given":"Andy"},{"family":"Taylor","given":"Joseph"},{"family":"Şekercioğlu","given":"Çağan H."},{"family":"Butchart","given":"Stuart H. M."}],"issued":{"date-parts":[["2020",10]]}}}],"schema":"https://github.com/citation-style-language/schema/raw/master/csl-citation.json"}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Bird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2020)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respectively. The remaining taxa were found in large trait databases when available (i.e., AnAge-</w:t>
      </w:r>
      <w:r w:rsidR="001C38E8">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{"citationID":"F2ozVks3","properties":{"formattedCitation":"(De Magalh\\uc0\\u227{}es &amp; Costa 2009)","plainCitation":"(De Magalhães &amp; Costa 2009)","dontUpdate":true,"noteIndex":0},"citationItems":[{"id":4154,"uris":["http://zotero.org/users/9972654/items/2DZQVUXN"],"itemData":{"id":4154,"type":"article-journal","abstract":"Longevity is a major characteristic of animals that has long fascinated scientists. In this work, we present a comprehensive database of animal longevity records and related life-history traits entitled AnAge, which we compiled and manually curated from an extensive literature. AnAge started as a collection of longevity records, but has since been expanded to include quantitative data for numerous other life-history traits, including body masses at different developmental stages, reproductive data such as age at sexual maturity and measurements of reproductive output, and physiological traits related to metabolism. AnAge features over 4000 vertebrate species and is a central resource for applying the comparative method to studies of longevity and life-history evolution across the tree of life. Moreover, by providing a reference value for longevity and other life-history traits, AnAge can prove valuable to a broad range of biologists working in evolutionary biology, ecology, zoology, physiology and conservation biology. AnAge is freely available online (http://genomics.senescence.info/species/).","container-title":"Journal of Evolutionary Biology","DOI":"10.1111/j.1420-9101.2009.01783.x","ISSN":"1010-061X, 1420-9101","issue":"8","journalAbbreviation":"J of Evolutionary Biology","language":"en","page":"1770-1774","source":"DOI.org (Crossref)","title":"A database of vertebrate longevity records and their relation to other life‐history traits","volume":"22","author":[{"family":"De Magalhães","given":"J. P."},{"family":"Costa","given":"J."}],"issued":{"date-parts":[["2009",8]]}}}],"schema":"https://github.com/citation-style-language/schema/raw/master/csl-citation.json"} </w:instrText>
      </w:r>
      <w:r w:rsidR="001C38E8">
        <w:rPr>
          <w:rFonts w:ascii="Times New Roman" w:eastAsia="Times New Roman" w:hAnsi="Times New Roman" w:cs="Times New Roman"/>
          <w:sz w:val="24"/>
          <w:szCs w:val="24"/>
        </w:rPr>
        <w:fldChar w:fldCharType="separate"/>
      </w:r>
      <w:r w:rsidR="001C38E8" w:rsidRPr="001C38E8">
        <w:rPr>
          <w:rFonts w:ascii="Times New Roman" w:hAnsi="Times New Roman" w:cs="Times New Roman"/>
          <w:sz w:val="24"/>
        </w:rPr>
        <w:t>De Magalhães &amp; Costa 2009</w:t>
      </w:r>
      <w:r w:rsidR="001C38E8">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FishBase-</w:t>
      </w:r>
      <w:r w:rsidR="00595370">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{"citationID":"kVk4fCZD","properties":{"formattedCitation":"(Froese {\\i{}et al.} 1992)","plainCitation":"(Froese et al. 1992)","dontUpdate":true,"noteIndex":0},"citationItems":[{"id":4378,"uris":["http://zotero.org/users/9972654/items/LZAMYXRE"],"itemData":{"id":4378,"type":"article-journal","container-title":"ICLARM Software","page":"48","source":"Zotero","title":"Draft User's Manual of Fish Base A Biological Database on Fish (ver. 1.0)","volume":"7","author":[{"family":"Froese","given":"R"},{"family":"Palomares","given":"M L D"},{"family":"Pauly","given":"D"}],"issued":{"date-parts":[["1992",12]]}}}],"schema":"https://github.com/citation-style-language/schema/raw/master/csl-citation.json"} </w:instrText>
      </w:r>
      <w:r w:rsidR="00595370">
        <w:rPr>
          <w:rFonts w:ascii="Times New Roman" w:eastAsia="Times New Roman" w:hAnsi="Times New Roman" w:cs="Times New Roman"/>
          <w:sz w:val="24"/>
          <w:szCs w:val="24"/>
        </w:rPr>
        <w:fldChar w:fldCharType="separate"/>
      </w:r>
      <w:r w:rsidR="00595370" w:rsidRPr="00595370">
        <w:rPr>
          <w:rFonts w:ascii="Times New Roman" w:hAnsi="Times New Roman" w:cs="Times New Roman"/>
          <w:sz w:val="24"/>
        </w:rPr>
        <w:t xml:space="preserve">Froese </w:t>
      </w:r>
      <w:r w:rsidR="00595370" w:rsidRPr="00595370">
        <w:rPr>
          <w:rFonts w:ascii="Times New Roman" w:hAnsi="Times New Roman" w:cs="Times New Roman"/>
          <w:i/>
          <w:iCs/>
          <w:sz w:val="24"/>
        </w:rPr>
        <w:t>et al.</w:t>
      </w:r>
      <w:r w:rsidR="00595370" w:rsidRPr="00595370">
        <w:rPr>
          <w:rFonts w:ascii="Times New Roman" w:hAnsi="Times New Roman" w:cs="Times New Roman"/>
          <w:sz w:val="24"/>
        </w:rPr>
        <w:t xml:space="preserve"> 1992</w:t>
      </w:r>
      <w:r w:rsidR="00595370">
        <w:rPr>
          <w:rFonts w:ascii="Times New Roman" w:eastAsia="Times New Roman" w:hAnsi="Times New Roman" w:cs="Times New Roman"/>
          <w:sz w:val="24"/>
          <w:szCs w:val="24"/>
        </w:rPr>
        <w:fldChar w:fldCharType="end"/>
      </w:r>
      <w:r w:rsidR="005953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TRY-trait database</w:t>
      </w:r>
      <w:r w:rsidR="0068520C">
        <w:rPr>
          <w:rFonts w:ascii="Times New Roman" w:eastAsia="Times New Roman" w:hAnsi="Times New Roman" w:cs="Times New Roman"/>
          <w:sz w:val="24"/>
          <w:szCs w:val="24"/>
        </w:rPr>
        <w:t>-</w:t>
      </w:r>
      <w:r w:rsidR="0068520C">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{"citationID":"mvCuItQE","properties":{"formattedCitation":"(Kattge {\\i{}et al.} 2020)","plainCitation":"(Kattge et al. 2020)","dontUpdate":true,"noteIndex":0},"citationItems":[{"id":4381,"uris":["http://zotero.org/users/9972654/items/R5ILBKQ2"],"itemData":{"id":4381,"type":"article-journal","abstract":"Plant traits—the morphological, anatomical, physiological, biochemical and phenological characteristics of plants—determine how plants respond to environmental factors, affect other trophic levels, and influence ecosystem properties and their benefits and detriments to people. Plant trait data thus represent the basis for a vast area of research spanning from evolutionary biology, community and functional ecology, to biodiversity conservation, ecosystem and landscape management, restoration, biogeography and earth system modelling. Since its foundation in 2007, the TRY database of plant traits has grown continuously. It now provides unprecedented data coverage under an open access data policy and is the main plant trait database used by the research community worldwide. Increasingly, the TRY database also supports new frontiers of trait-based plant research, including the identification of data gaps and the subsequent mobilization or measurement of new data. To support this development, in this article we evaluate the extent of the trait data compiled in TRY and analyse emerging patterns of data coverage and representativeness. Best species coverage is achieved for categorical traits—almost complete coverage for ‘plant growth form’. However, most traits relevant for ecology and vegetation modelling are characterized by continuous intraspecific variation and trait–environmental relationships. These traits have to be measured on individual plants in their respective environment. Despite unprecedented data coverage, we observe a humbling lack of completeness and representativeness of these continuous traits in many aspects. We, therefore, conclude that reducing data gaps and biases in the TRY database remains a key challenge and requires a coordinated approach to data mobilization and trait measurements. This can only be achieved in collaboration with other initiatives.","container-title":"Global Change Biology","DOI":"10.1111/gcb.14904","ISSN":"1354-1013, 1365-2486","issue":"1","journalAbbreviation":"Global Change Biology","language":"en","page":"119-188","source":"DOI.org (Crossref)","title":"TRY plant trait database – enhanced coverage and open access","volume":"26","author":[{"family":"Kattge","given":"Jens"},{"family":"Bönisch","given":"Gerhard"},{"family":"Díaz","given":"Sandra"},{"family":"Lavorel","given":"Sandra"},{"family":"Prentice","given":"Iain Colin"},{"family":"Leadley","given":"Paul"},{"family":"Tautenhahn","given":"Susanne"},{"family":"Werner","given":"Gijsbert D. A."},{"family":"Aakala","given":"Tuomas"},{"family":"Abedi","given":"Mehdi"},{"family":"Acosta","given":"Alicia T. R."},{"family":"Adamidis","given":"George C."},{"family":"Adamson","given":"Kairi"},{"family":"Aiba","given":"Masahiro"},{"family":"Albert","given":"Cécile H."},{"family":"Alcántara","given":"Julio M."},{"family":"Alcázar C","given":"Carolina"},{"family":"Aleixo","given":"Izabela"},{"family":"Ali","given":"Hamada"},{"family":"Amiaud","given":"Bernard"},{"family":"Ammer","given":"Christian"},{"family":"Amoroso","given":"Mariano M."},{"family":"Anand","given":"Madhur"},{"family":"Anderson","given":"Carolyn"},{"family":"Anten","given":"Niels"},{"family":"Antos","given":"Joseph"},{"family":"Apgaua","given":"Deborah Mattos Guimarães"},{"family":"Ashman","given":"Tia‐Lynn"},{"family":"Asmara","given":"Degi Harja"},{"family":"Asner","given":"Gregory P."},{"family":"Aspinwall","given":"Michael"},{"family":"Atkin","given":"Owen"},{"family":"Aubin","given":"Isabelle"},{"family":"Baastrup‐Spohr","given":"Lars"},{"family":"Bahalkeh","given":"Khadijeh"},{"family":"Bahn","given":"Michael"},{"family":"Baker","given":"Timothy"},{"family":"Baker","given":"William J."},{"family":"Bakker","given":"Jan P."},{"family":"Baldocchi","given":"Dennis"},{"family":"Baltzer","given":"Jennifer"},{"family":"Banerjee","given":"Arindam"},{"family":"Baranger","given":"Anne"},{"family":"Barlow","given":"Jos"},{"family":"Barneche","given":"Diego R."},{"family":"Baruch","given":"Zdravko"},{"family":"Bastianelli","given":"Denis"},{"family":"Battles","given":"John"},{"family":"Bauerle","given":"William"},{"family":"Bauters","given":"Marijn"},{"family":"Bazzato","given":"Erika"},{"family":"Beckmann","given":"Michael"},{"family":"Beeckman","given":"Hans"},{"family":"Beierkuhnlein","given":"Carl"},{"family":"Bekker","given":"Renee"},{"family":"Belfry","given":"Gavin"},{"family":"Belluau","given":"Michael"},{"family":"Beloiu","given":"Mirela"},{"family":"Benavides","given":"Raquel"},{"family":"Benomar","given":"Lahcen"},{"family":"Berdugo‐Lattke","given":"Mary Lee"},{"family":"Berenguer","given":"Erika"},{"family":"Bergamin","given":"Rodrigo"},{"family":"Bergmann","given":"Joana"},{"family":"Bergmann Carlucci","given":"Marcos"},{"family":"Berner","given":"Logan"},{"family":"Bernhardt‐Römermann","given":"Markus"},{"family":"Bigler","given":"Christof"},{"family":"Bjorkman","given":"Anne D."},{"family":"Blackman","given":"Chris"},{"family":"Blanco","given":"Carolina"},{"family":"Blonder","given":"Benjamin"},{"family":"Blumenthal","given":"Dana"},{"family":"Bocanegra‐González","given":"Kelly T."},{"family":"Boeckx","given":"Pascal"},{"family":"Bohlman","given":"Stephanie"},{"family":"Böhning‐Gaese","given":"Katrin"},{"family":"Boisvert‐Marsh","given":"Laura"},{"family":"Bond","given":"William"},{"family":"Bond‐Lamberty","given":"Ben"},{"family":"Boom","given":"Arnoud"},{"family":"Boonman","given":"Coline C. F."},{"family":"Bordin","given":"Kauane"},{"family":"Boughton","given":"Elizabeth H."},{"family":"Boukili","given":"Vanessa"},{"family":"Bowman","given":"David M. J. S."},{"family":"Bravo","given":"Sandra"},{"family":"Brendel","given":"Marco Richard"},{"family":"Broadley","given":"Martin R."},{"family":"Brown","given":"Kerry A."},{"family":"Bruelheide","given":"Helge"},{"family":"Brumnich","given":"Federico"},{"family":"Bruun","given":"Hans Henrik"},{"family":"Bruy","given":"David"},{"family":"Buchanan","given":"Serra W."},{"family":"Bucher","given":"Solveig Franziska"},{"family":"Buchmann","given":"Nina"},{"family":"Buitenwerf","given":"Robert"},{"family":"Bunker","given":"Daniel E."},{"family":"Bürger","given":"Jana"},{"family":"Burrascano","given":"Sabina"},{"family":"Burslem","given":"David F. R. P."},{"family":"Butterfield","given":"Bradley J."},{"family":"Byun","given":"Chaeho"},{"family":"Marques","given":"Marcia"},{"family":"Scalon","given":"Marina C."},{"family":"Caccianiga","given":"Marco"},{"family":"Cadotte","given":"Marc"},{"family":"Cailleret","given":"Maxime"},{"family":"Camac","given":"James"},{"family":"Camarero","given":"Jesús Julio"},{"family":"Campany","given":"Courtney"},{"family":"Campetella","given":"Giandiego"},{"family":"Campos","given":"Juan Antonio"},{"family":"Cano‐Arboleda","given":"Laura"},{"family":"Canullo","given":"Roberto"},{"family":"Carbognani","given":"Michele"},{"family":"Carvalho","given":"Fabio"},{"family":"Casanoves","given":"Fernando"},{"family":"Castagneyrol","given":"Bastien"},{"family":"Catford","given":"Jane A."},{"family":"Cavender‐Bares","given":"Jeannine"},{"family":"Cerabolini","given":"Bruno E. L."},{"family":"Cervellini","given":"Marco"},{"family":"Chacón‐Madrigal","given":"Eduardo"},{"family":"Chapin","given":"Kenneth"},{"family":"Chapin","given":"F. Stuart"},{"family":"Chelli","given":"Stefano"},{"family":"Chen","given":"Si‐Chong"},{"family":"Chen","given":"Anping"},{"family":"Cherubini","given":"Paolo"},{"family":"Chianucci","given":"Francesco"},{"family":"Choat","given":"Brendan"},{"family":"Chung","given":"Kyong‐Sook"},{"family":"Chytrý","given":"Milan"},{"family":"Ciccarelli","given":"Daniela"},{"family":"Coll","given":"Lluís"},{"family":"Collins","given":"Courtney G."},{"family":"Conti","given":"Luisa"},{"family":"Coomes","given":"David"},{"family":"Cornelissen","given":"Johannes H. C."},{"family":"Cornwell","given":"William K."},{"family":"Corona","given":"Piermaria"},{"family":"Coyea","given":"Marie"},{"family":"Craine","given":"Joseph"},{"family":"Craven","given":"Dylan"},{"family":"Cromsigt","given":"Joris P. G. M."},{"family":"Csecserits","given":"Anikó"},{"family":"Cufar","given":"Katarina"},{"family":"Cuntz","given":"Matthias"},{"family":"Da Silva","given":"Ana Carolina"},{"family":"Dahlin","given":"Kyla M."},{"family":"Dainese","given":"Matteo"},{"family":"Dalke","given":"Igor"},{"family":"Dalle Fratte","given":"Michele"},{"family":"Dang‐Le","given":"Anh Tuan"},{"family":"Danihelka","given":"Jirí"},{"family":"Dannoura","given":"Masako"},{"family":"Dawson","given":"Samantha"},{"family":"De Beer","given":"Arend Jacobus"},{"family":"De Frutos","given":"Angel"},{"family":"De Long","given":"Jonathan R."},{"family":"Dechant","given":"Benjamin"},{"family":"Delagrange","given":"Sylvain"},{"family":"Delpierre","given":"Nicolas"},{"family":"Derroire","given":"Géraldine"},{"family":"Dias","given":"Arildo S."},{"family":"Diaz‐Toribio","given":"Milton Hugo"},{"family":"Dimitrakopoulos","given":"Panayiotis G."},{"family":"Dobrowolski","given":"Mark"},{"family":"Doktor","given":"Daniel"},{"family":"Dřevojan","given":"Pavel"},{"family":"Dong","given":"Ning"},{"family":"Dransfield","given":"John"},{"family":"Dressler","given":"Stefan"},{"family":"Duarte","given":"Leandro"},{"family":"Ducouret","given":"Emilie"},{"family":"Dullinger","given":"Stefan"},{"family":"Durka","given":"Walter"},{"family":"Duursma","given":"Remko"},{"family":"Dymova","given":"Olga"},{"family":"E‐Vojtkó","given":"Anna"},{"family":"Eckstein","given":"Rolf Lutz"},{"family":"Ejtehadi","given":"Hamid"},{"family":"Elser","given":"James"},{"family":"Emilio","given":"Thaise"},{"family":"Engemann","given":"Kristine"},{"family":"Erfanian","given":"Mohammad Bagher"},{"family":"Erfmeier","given":"Alexandra"},{"family":"Esquivel‐Muelbert","given":"Adriane"},{"family":"Esser","given":"Gerd"},{"family":"Estiarte","given":"Marc"},{"family":"Domingues","given":"Tomas F."},{"family":"Fagan","given":"William F."},{"family":"Fagúndez","given":"Jaime"},{"family":"Falster","given":"Daniel S."},{"family":"Fan","given":"Ying"},{"family":"Fang","given":"Jingyun"},{"family":"Farris","given":"Emmanuele"},{"family":"Fazlioglu","given":"Fatih"},{"family":"Feng","given":"Yanhao"},{"family":"Fernandez‐Mendez","given":"Fernando"},{"family":"Ferrara","given":"Carlotta"},{"family":"Ferreira","given":"Joice"},{"family":"Fidelis","given":"Alessandra"},{"family":"Finegan","given":"Bryan"},{"family":"Firn","given":"Jennifer"},{"family":"Flowers","given":"Timothy J."},{"family":"Flynn","given":"Dan F. B."},{"family":"Fontana","given":"Veronika"},{"family":"Forey","given":"Estelle"},{"family":"Forgiarini","given":"Cristiane"},{"family":"François","given":"Louis"},{"family":"Frangipani","given":"Marcelo"},{"family":"Frank","given":"Dorothea"},{"family":"Frenette‐Dussault","given":"Cedric"},{"family":"Freschet","given":"Grégoire T."},{"family":"Fry","given":"Ellen L."},{"family":"Fyllas","given":"Nikolaos M."},{"family":"Mazzochini","given":"Guilherme G."},{"family":"Gachet","given":"Sophie"},{"family":"Gallagher","given":"Rachael"},{"family":"Ganade","given":"Gislene"},{"family":"Ganga","given":"Francesca"},{"family":"García‐Palacios","given":"Pablo"},{"family":"Gargaglione","given":"Verónica"},{"family":"Garnier","given":"Eric"},{"family":"Garrido","given":"Jose Luis"},{"family":"De Gasper","given":"André Luís"},{"family":"Gea‐Izquierdo","given":"Guillermo"},{"family":"Gibson","given":"David"},{"family":"Gillison","given":"Andrew N."},{"family":"Giroldo","given":"Aelton"},{"family":"Glasenhardt","given":"Mary‐Claire"},{"family":"Gleason","given":"Sean"},{"family":"Gliesch","given":"Mariana"},{"family":"Goldberg","given":"Emma"},{"family":"Göldel","given":"Bastian"},{"family":"Gonzalez‐Akre","given":"Erika"},{"family":"Gonzalez‐Andujar","given":"Jose L."},{"family":"González‐Melo","given":"Andrés"},{"family":"González‐Robles","given":"Ana"},{"family":"Graae","given":"Bente Jessen"},{"family":"Granda","given":"Elena"},{"family":"Graves","given":"Sarah"},{"family":"Green","given":"Walton A."},{"family":"Gregor","given":"Thomas"},{"family":"Gross","given":"Nicolas"},{"family":"Guerin","given":"Greg R."},{"family":"Günther","given":"Angela"},{"family":"Gutiérrez","given":"Alvaro G."},{"family":"Haddock","given":"Lillie"},{"family":"Haines","given":"Anna"},{"family":"Hall","given":"Jefferson"},{"family":"Hambuckers","given":"Alain"},{"family":"Han","given":"Wenxuan"},{"family":"Harrison","given":"Sandy P."},{"family":"Hattingh","given":"Wesley"},{"family":"Hawes","given":"Joseph E."},{"family":"He","given":"Tianhua"},{"family":"He","given":"Pengcheng"},{"family":"Heberling","given":"Jacob Mason"},{"family":"Helm","given":"Aveliina"},{"family":"Hempel","given":"Stefan"},{"family":"Hentschel","given":"Jörn"},{"family":"Hérault","given":"Bruno"},{"family":"Hereş","given":"Ana‐Maria"},{"family":"Herz","given":"Katharina"},{"family":"Heuertz","given":"Myriam"},{"family":"Hickler","given":"Thomas"},{"family":"Hietz","given":"Peter"},{"family":"Higuchi","given":"Pedro"},{"family":"Hipp","given":"Andrew L."},{"family":"Hirons","given":"Andrew"},{"family":"Hock","given":"Maria"},{"family":"Hogan","given":"James Aaron"},{"family":"Holl","given":"Karen"},{"family":"Honnay","given":"Olivier"},{"family":"Hornstein","given":"Daniel"},{"family":"Hou","given":"Enqing"},{"family":"Hough‐Snee","given":"Nate"},{"family":"Hovstad","given":"Knut Anders"},{"family":"Ichie","given":"Tomoaki"},{"family":"Igić","given":"Boris"},{"family":"Illa","given":"Estela"},{"family":"Isaac","given":"Marney"},{"family":"Ishihara","given":"Masae"},{"family":"Ivanov","given":"Leonid"},{"family":"Ivanova","given":"Larissa"},{"family":"Iversen","given":"Colleen M."},{"family":"Izquierdo","given":"Jordi"},{"family":"Jackson","given":"Robert B."},{"family":"Jackson","given":"Benjamin"},{"family":"Jactel","given":"Hervé"},{"family":"Jagodzinski","given":"Andrzej M."},{"family":"Jandt","given":"Ute"},{"family":"Jansen","given":"Steven"},{"family":"Jenkins","given":"Thomas"},{"family":"Jentsch","given":"Anke"},{"family":"Jespersen","given":"Jens Rasmus Plantener"},{"family":"Jiang","given":"Guo‐Feng"},{"family":"Johansen","given":"Jesper Liengaard"},{"family":"Johnson","given":"David"},{"family":"Jokela","given":"Eric J."},{"family":"Joly","given":"Carlos Alfredo"},{"family":"Jordan","given":"Gregory J."},{"family":"Joseph","given":"Grant Stuart"},{"family":"Junaedi","given":"Decky"},{"family":"Junker","given":"Robert R."},{"family":"Justes","given":"Eric"},{"family":"Kabzems","given":"Richard"},{"family":"Kane","given":"Jeffrey"},{"family":"Kaplan","given":"Zdenek"},{"family":"Kattenborn","given":"Teja"},{"family":"Kavelenova","given":"Lyudmila"},{"family":"Kearsley","given":"Elizabeth"},{"family":"Kempel","given":"Anne"},{"family":"Kenzo","given":"Tanaka"},{"family":"Kerkhoff","given":"Andrew"},{"family":"Khalil","given":"Mohammed I."},{"family":"Kinlock","given":"Nicole L."},{"family":"Kissling","given":"Wilm Daniel"},{"family":"Kitajima","given":"Kaoru"},{"family":"Kitzberger","given":"Thomas"},{"family":"Kjøller","given":"Rasmus"},{"family":"Klein","given":"Tamir"},{"family":"Kleyer","given":"Michael"},{"family":"Klimešová","given":"Jitka"},{"family":"Klipel","given":"Joice"},{"family":"Kloeppel","given":"Brian"},{"family":"Klotz","given":"Stefan"},{"family":"Knops","given":"Johannes M. H."},{"family":"Kohyama","given":"Takashi"},{"family":"Koike","given":"Fumito"},{"family":"Kollmann","given":"Johannes"},{"family":"Komac","given":"Benjamin"},{"family":"Komatsu","given":"Kimberly"},{"family":"König","given":"Christian"},{"family":"Kraft","given":"Nathan J. B."},{"family":"Kramer","given":"Koen"},{"family":"Kreft","given":"Holger"},{"family":"Kühn","given":"Ingolf"},{"family":"Kumarathunge","given":"Dushan"},{"family":"Kuppler","given":"Jonas"},{"family":"Kurokawa","given":"Hiroko"},{"family":"Kurosawa","given":"Yoko"},{"family":"Kuyah","given":"Shem"},{"family":"Laclau","given":"Jean‐Paul"},{"family":"Lafleur","given":"Benoit"},{"family":"Lallai","given":"Erik"},{"family":"Lamb","given":"Eric"},{"family":"Lamprecht","given":"Andrea"},{"family":"Larkin","given":"Daniel J."},{"family":"Laughlin","given":"Daniel"},{"family":"Le Bagousse‐Pinguet","given":"Yoann"},{"family":"Le Maire","given":"Guerric"},{"family":"Le Roux","given":"Peter C."},{"family":"Le Roux","given":"Elizabeth"},{"family":"Lee","given":"Tali"},{"family":"Lens","given":"Frederic"},{"family":"Lewis","given":"Simon L."},{"family":"Lhotsky","given":"Barbara"},{"family":"Li","given":"Yuanzhi"},{"family":"Li","given":"Xine"},{"family":"Lichstein","given":"Jeremy W."},{"family":"Liebergesell","given":"Mario"},{"family":"Lim","given":"Jun Ying"},{"family":"Lin","given":"Yan‐Shih"},{"family":"Linares","given":"Juan Carlos"},{"family":"Liu","given":"Chunjiang"},{"family":"Liu","given":"Daijun"},{"family":"Liu","given":"Udayangani"},{"family":"Livingstone","given":"Stuart"},{"family":"Llusià","given":"Joan"},{"family":"Lohbeck","given":"Madelon"},{"family":"López‐García","given":"Álvaro"},{"family":"Lopez‐Gonzalez","given":"Gabriela"},{"family":"Lososová","given":"Zdeňka"},{"family":"Louault","given":"Frédérique"},{"family":"Lukács","given":"Balázs A."},{"family":"Lukeš","given":"Petr"},{"family":"Luo","given":"Yunjian"},{"family":"Lussu","given":"Michele"},{"family":"Ma","given":"Siyan"},{"family":"Maciel Rabelo Pereira","given":"Camilla"},{"family":"Mack","given":"Michelle"},{"family":"Maire","given":"Vincent"},{"family":"Mäkelä","given":"Annikki"},{"family":"Mäkinen","given":"Harri"},{"family":"Malhado","given":"Ana Claudia Mendes"},{"family":"Mallik","given":"Azim"},{"family":"Manning","given":"Peter"},{"family":"Manzoni","given":"Stefano"},{"family":"Marchetti","given":"Zuleica"},{"family":"Marchino","given":"Luca"},{"family":"Marcilio‐Silva","given":"Vinicius"},{"family":"Marcon","given":"Eric"},{"family":"Marignani","given":"Michela"},{"family":"Markesteijn","given":"Lars"},{"family":"Martin","given":"Adam"},{"family":"Martínez‐Garza","given":"Cristina"},{"family":"Martínez‐Vilalta","given":"Jordi"},{"family":"Mašková","given":"Tereza"},{"family":"Mason","given":"Kelly"},{"family":"Mason","given":"Norman"},{"family":"Massad","given":"Tara Joy"},{"family":"Masse","given":"Jacynthe"},{"family":"Mayrose","given":"Itay"},{"family":"McCarthy","given":"James"},{"family":"McCormack","given":"M. Luke"},{"family":"McCulloh","given":"Katherine"},{"family":"McFadden","given":"Ian R."},{"family":"McGill","given":"Brian J."},{"family":"McPartland","given":"Mara Y."},{"family":"Medeiros","given":"Juliana S."},{"family":"Medlyn","given":"Belinda"},{"family":"Meerts","given":"Pierre"},{"family":"Mehrabi","given":"Zia"},{"family":"Meir","given":"Patrick"},{"family":"Melo","given":"Felipe P. L."},{"family":"Mencuccini","given":"Maurizio"},{"family":"Meredieu","given":"Céline"},{"family":"Messier","given":"Julie"},{"family":"Mészáros","given":"Ilona"},{"family":"Metsaranta","given":"Juha"},{"family":"Michaletz","given":"Sean T."},{"family":"Michelaki","given":"Chrysanthi"},{"family":"Migalina","given":"Svetlana"},{"family":"Milla","given":"Ruben"},{"family":"Miller","given":"Jesse E. D."},{"family":"Minden","given":"Vanessa"},{"family":"Ming","given":"Ray"},{"family":"Mokany","given":"Karel"},{"family":"Moles","given":"Angela T."},{"family":"Molnár","given":"Attila"},{"family":"Molofsky","given":"Jane"},{"family":"Molz","given":"Martin"},{"family":"Montgomery","given":"Rebecca A."},{"family":"Monty","given":"Arnaud"},{"family":"Moravcová","given":"Lenka"},{"family":"Moreno‐Martínez","given":"Alvaro"},{"family":"Moretti","given":"Marco"},{"family":"Mori","given":"Akira S."},{"family":"Mori","given":"Shigeta"},{"family":"Morris","given":"Dave"},{"family":"Morrison","given":"Jane"},{"family":"Mucina","given":"Ladislav"},{"family":"Mueller","given":"Sandra"},{"family":"Muir","given":"Christopher D."},{"family":"Müller","given":"Sandra Cristina"},{"family":"Munoz","given":"François"},{"family":"Myers‐Smith","given":"Isla H."},{"family":"Myster","given":"Randall W."},{"family":"Nagano","given":"Masahiro"},{"family":"Naidu","given":"Shawna"},{"family":"Narayanan","given":"Ayyappan"},{"family":"Natesan","given":"Balachandran"},{"family":"Negoita","given":"Luka"},{"family":"Nelson","given":"Andrew S."},{"family":"Neuschulz","given":"Eike Lena"},{"family":"Ni","given":"Jian"},{"family":"Niedrist","given":"Georg"},{"family":"Nieto","given":"Jhon"},{"family":"Niinemets","given":"Ülo"},{"family":"Nolan","given":"Rachael"},{"family":"Nottebrock","given":"Henning"},{"family":"Nouvellon","given":"Yann"},{"family":"Novakovskiy","given":"Alexander"},{"literal":"The Nutrient Network"},{"family":"Nystuen","given":"Kristin Odden"},{"family":"O'Grady","given":"Anthony"},{"family":"O'Hara","given":"Kevin"},{"family":"O'Reilly‐Nugent","given":"Andrew"},{"family":"Oakley","given":"Simon"},{"family":"Oberhuber","given":"Walter"},{"family":"Ohtsuka","given":"Toshiyuki"},{"family":"Oliveira","given":"Ricardo"},{"family":"Öllerer","given":"Kinga"},{"family":"Olson","given":"Mark E."},{"family":"Onipchenko","given":"Vladimir"},{"family":"Onoda","given":"Yusuke"},{"family":"Onstein","given":"Renske E."},{"family":"Ordonez","given":"Jenny C."},{"family":"Osada","given":"Noriyuki"},{"family":"Ostonen","given":"Ivika"},{"family":"Ottaviani","given":"Gianluigi"},{"family":"Otto","given":"Sarah"},{"family":"Overbeck","given":"Gerhard E."},{"family":"Ozinga","given":"Wim A."},{"family":"Pahl","given":"Anna T."},{"family":"Paine","given":"C. E. Timothy"},{"family":"Pakeman","given":"Robin J."},{"family":"Papageorgiou","given":"Aristotelis C."},{"family":"Parfionova","given":"Evgeniya"},{"family":"Pärtel","given":"Meelis"},{"family":"Patacca","given":"Marco"},{"family":"Paula","given":"Susana"},{"family":"Paule","given":"Juraj"},{"family":"Pauli","given":"Harald"},{"family":"Pausas","given":"Juli G."},{"family":"Peco","given":"Begoña"},{"family":"Penuelas","given":"Josep"},{"family":"Perea","given":"Antonio"},{"family":"Peri","given":"Pablo Luis"},{"family":"Petisco‐Souza","given":"Ana Carolina"},{"family":"Petraglia","given":"Alessandro"},{"family":"Petritan","given":"Any Mary"},{"family":"Phillips","given":"Oliver L."},{"family":"Pierce","given":"Simon"},{"family":"Pillar","given":"Valério D."},{"family":"Pisek","given":"Jan"},{"family":"Pomogaybin","given":"Alexandr"},{"family":"Poorter","given":"Hendrik"},{"family":"Portsmuth","given":"Angelika"},{"family":"Poschlod","given":"Peter"},{"family":"Potvin","given":"Catherine"},{"family":"Pounds","given":"Devon"},{"family":"Powell","given":"A. Shafer"},{"family":"Power","given":"Sally A."},{"family":"Prinzing","given":"Andreas"},{"family":"Puglielli","given":"Giacomo"},{"family":"Pyšek","given":"Petr"},{"family":"Raevel","given":"Valerie"},{"family":"Rammig","given":"Anja"},{"family":"Ransijn","given":"Johannes"},{"family":"Ray","given":"Courtenay A."},{"family":"Reich","given":"Peter B."},{"family":"Reichstein","given":"Markus"},{"family":"Reid","given":"Douglas E. B."},{"family":"Réjou‐Méchain","given":"Maxime"},{"family":"De Dios","given":"Victor Resco"},{"family":"Ribeiro","given":"Sabina"},{"family":"Richardson","given":"Sarah"},{"family":"Riibak","given":"Kersti"},{"family":"Rillig","given":"Matthias C."},{"family":"Riviera","given":"Fiamma"},{"family":"Robert","given":"Elisabeth M. R."},{"family":"Roberts","given":"Scott"},{"family":"Robroek","given":"Bjorn"},{"family":"Roddy","given":"Adam"},{"family":"Rodrigues","given":"Arthur Vinicius"},{"family":"Rogers","given":"Alistair"},{"family":"Rollinson","given":"Emily"},{"family":"Rolo","given":"Victor"},{"family":"Römermann","given":"Christine"},{"family":"Ronzhina","given":"Dina"},{"family":"Roscher","given":"Christiane"},{"family":"Rosell","given":"Julieta A."},{"family":"Rosenfield","given":"Milena Fermina"},{"family":"Rossi","given":"Christian"},{"family":"Roy","given":"David B."},{"family":"Royer‐Tardif","given":"Samuel"},{"family":"Rüger","given":"Nadja"},{"family":"Ruiz‐Peinado","given":"Ricardo"},{"family":"Rumpf","given":"Sabine B."},{"family":"Rusch","given":"Graciela M."},{"family":"Ryo","given":"Masahiro"},{"family":"Sack","given":"Lawren"},{"family":"Saldaña","given":"Angela"},{"family":"Salgado‐Negret","given":"Beatriz"},{"family":"Salguero‐Gomez","given":"Roberto"},{"family":"Santa‐Regina","given":"Ignacio"},{"family":"Santacruz‐García","given":"Ana Carolina"},{"family":"Santos","given":"Joaquim"},{"family":"Sardans","given":"Jordi"},{"family":"Schamp","given":"Brandon"},{"family":"Scherer‐Lorenzen","given":"Michael"},{"family":"Schleuning","given":"Matthias"},{"family":"Schmid","given":"Bernhard"},{"family":"Schmidt","given":"Marco"},{"family":"Schmitt","given":"Sylvain"},{"family":"Schneider","given":"Julio V."},{"family":"Schowanek","given":"Simon D."},{"family":"Schrader","given":"Julian"},{"family":"Schrodt","given":"Franziska"},{"family":"Schuldt","given":"Bernhard"},{"family":"Schurr","given":"Frank"},{"family":"Selaya Garvizu","given":"Galia"},{"family":"Semchenko","given":"Marina"},{"family":"Seymour","given":"Colleen"},{"family":"Sfair","given":"Julia C."},{"family":"Sharpe","given":"Joanne M."},{"family":"Sheppard","given":"Christine S."},{"family":"Sheremetiev","given":"Serge"},{"family":"Shiodera","given":"Satomi"},{"family":"Shipley","given":"Bill"},{"family":"Shovon","given":"Tanvir Ahmed"},{"family":"Siebenkäs","given":"Alrun"},{"family":"Sierra","given":"Carlos"},{"family":"Silva","given":"Vasco"},{"family":"Silva","given":"Mateus"},{"family":"Sitzia","given":"Tommaso"},{"family":"Sjöman","given":"Henrik"},{"family":"Slot","given":"Martijn"},{"family":"Smith","given":"Nicholas G."},{"family":"Sodhi","given":"Darwin"},{"family":"Soltis","given":"Pamela"},{"family":"Soltis","given":"Douglas"},{"family":"Somers","given":"Ben"},{"family":"Sonnier","given":"Grégory"},{"family":"Sørensen","given":"Mia Vedel"},{"family":"Sosinski","given":"Enio Egon"},{"family":"Soudzilovskaia","given":"Nadejda A."},{"family":"Souza","given":"Alexandre F."},{"family":"Spasojevic","given":"Marko"},{"family":"Sperandii","given":"Marta Gaia"},{"family":"Stan","given":"Amanda B."},{"family":"Stegen","given":"James"},{"family":"Steinbauer","given":"Klaus"},{"family":"Stephan","given":"Jörg G."},{"family":"Sterck","given":"Frank"},{"family":"Stojanovic","given":"Dejan B."},{"family":"Strydom","given":"Tanya"},{"family":"Suarez","given":"Maria Laura"},{"family":"Svenning","given":"Jens‐Christian"},{"family":"Svitková","given":"Ivana"},{"family":"Svitok","given":"Marek"},{"family":"Svoboda","given":"Miroslav"},{"family":"Swaine","given":"Emily"},{"family":"Swenson","given":"Nathan"},{"family":"Tabarelli","given":"Marcelo"},{"family":"Takagi","given":"Kentaro"},{"family":"Tappeiner","given":"Ulrike"},{"family":"Tarifa","given":"Rubén"},{"family":"Tauugourdeau","given":"Simon"},{"family":"Tavsanoglu","given":"Cagatay"},{"family":"Te Beest","given":"Mariska"},{"family":"Tedersoo","given":"Leho"},{"family":"Thiffault","given":"Nelson"},{"family":"Thom","given":"Dominik"},{"family":"Thomas","given":"Evert"},{"family":"Thompson","given":"Ken"},{"family":"Thornton","given":"Peter E."},{"family":"Thuiller","given":"Wilfried"},{"family":"Tichý","given":"Lubomír"},{"family":"Tissue","given":"David"},{"family":"Tjoelker","given":"Mark G."},{"family":"Tng","given":"David Yue Phin"},{"family":"Tobias","given":"Joseph"},{"family":"Török","given":"Péter"},{"family":"Tarin","given":"Tonantzin"},{"family":"Torres‐Ruiz","given":"José M."},{"family":"Tóthmérész","given":"Béla"},{"family":"Treurnicht","given":"Martina"},{"family":"Trivellone","given":"Valeria"},{"family":"Trolliet","given":"Franck"},{"family":"Trotsiuk","given":"Volodymyr"},{"family":"Tsakalos","given":"James L."},{"family":"Tsiripidis","given":"Ioannis"},{"family":"Tysklind","given":"Niklas"},{"family":"Umehara","given":"Toru"},{"family":"Usoltsev","given":"Vladimir"},{"family":"Vadeboncoeur","given":"Matthew"},{"family":"Vaezi","given":"Jamil"},{"family":"Valladares","given":"Fernando"},{"family":"Vamosi","given":"Jana"},{"family":"Van Bodegom","given":"Peter M."},{"family":"Van Breugel","given":"Michiel"},{"family":"Van Cleemput","given":"Elisa"},{"family":"Van De Weg","given":"Martine"},{"family":"Van Der Merwe","given":"Stephni"},{"family":"Van Der Plas","given":"Fons"},{"family":"Van Der Sande","given":"Masha T."},{"family":"Van Kleunen","given":"Mark"},{"family":"Van Meerbeek","given":"Koenraad"},{"family":"Vanderwel","given":"Mark"},{"family":"Vanselow","given":"Kim André"},{"family":"Vårhammar","given":"Angelica"},{"family":"Varone","given":"Laura"},{"family":"Vasquez Valderrama","given":"Maribel Yesenia"},{"family":"Vassilev","given":"Kiril"},{"family":"Vellend","given":"Mark"},{"family":"Veneklaas","given":"Erik J."},{"family":"Verbeeck","given":"Hans"},{"family":"Verheyen","given":"Kris"},{"family":"Vibrans","given":"Alexander"},{"family":"Vieira","given":"Ima"},{"family":"Villacís","given":"Jaime"},{"family":"Violle","given":"Cyrille"},{"family":"Vivek","given":"Pandi"},{"family":"Wagner","given":"Katrin"},{"family":"Waldram","given":"Matthew"},{"family":"Waldron","given":"Anthony"},{"family":"Walker","given":"Anthony P."},{"family":"Waller","given":"Martyn"},{"family":"Walther","given":"Gabriel"},{"family":"Wang","given":"Han"},{"family":"Wang","given":"Feng"},{"family":"Wang","given":"Weiqi"},{"family":"Watkins","given":"Harry"},{"family":"Watkins","given":"James"},{"family":"Weber","given":"Ulrich"},{"family":"Weedon","given":"James T."},{"family":"Wei","given":"Liping"},{"family":"Weigelt","given":"Patrick"},{"family":"Weiher","given":"Evan"},{"family":"Wells","given":"Aidan W."},{"family":"Wellstein","given":"Camilla"},{"family":"Wenk","given":"Elizabeth"},{"family":"Westoby","given":"Mark"},{"family":"Westwood","given":"Alana"},{"family":"White","given":"Philip John"},{"family":"Whitten","given":"Mark"},{"family":"Williams","given":"Mathew"},{"family":"Winkler","given":"Daniel E."},{"family":"Winter","given":"Klaus"},{"family":"Womack","given":"Chevonne"},{"family":"Wright","given":"Ian J."},{"family":"Wright","given":"S. Joseph"},{"family":"Wright","given":"Justin"},{"family":"Pinho","given":"Bruno X."},{"family":"Ximenes","given":"Fabiano"},{"family":"Yamada","given":"Toshihiro"},{"family":"Yamaji","given":"Keiko"},{"family":"Yanai","given":"Ruth"},{"family":"Yankov","given":"Nikolay"},{"family":"Yguel","given":"Benjamin"},{"family":"Zanini","given":"Kátia Janaina"},{"family":"Zanne","given":"Amy E."},{"family":"Zelený","given":"David"},{"family":"Zhao","given":"Yun‐Peng"},{"family":"Zheng","given":"Jingming"},{"family":"Zheng","given":"Ji"},{"family":"Ziemińska","given":"Kasia"},{"family":"Zirbel","given":"Chad R."},{"family":"Zizka","given":"Georg"},{"family":"Zo‐Bi","given":"Irié Casimir"},{"family":"Zotz","given":"Gerhard"},{"family":"Wirth","given":"Christian"}],"issued":{"date-parts":[["2020",1]]}}}],"schema":"https://github.com/citation-style-language/schema/raw/master/csl-citation.json"} </w:instrText>
      </w:r>
      <w:r w:rsidR="0068520C">
        <w:rPr>
          <w:rFonts w:ascii="Times New Roman" w:eastAsia="Times New Roman" w:hAnsi="Times New Roman" w:cs="Times New Roman"/>
          <w:sz w:val="24"/>
          <w:szCs w:val="24"/>
        </w:rPr>
        <w:fldChar w:fldCharType="separate"/>
      </w:r>
      <w:r w:rsidR="0068520C" w:rsidRPr="0068520C">
        <w:rPr>
          <w:rFonts w:ascii="Times New Roman" w:hAnsi="Times New Roman" w:cs="Times New Roman"/>
          <w:sz w:val="24"/>
        </w:rPr>
        <w:t xml:space="preserve">Kattge </w:t>
      </w:r>
      <w:r w:rsidR="0068520C" w:rsidRPr="0068520C">
        <w:rPr>
          <w:rFonts w:ascii="Times New Roman" w:hAnsi="Times New Roman" w:cs="Times New Roman"/>
          <w:i/>
          <w:iCs/>
          <w:sz w:val="24"/>
        </w:rPr>
        <w:t>et al.</w:t>
      </w:r>
      <w:r w:rsidR="0068520C" w:rsidRPr="0068520C">
        <w:rPr>
          <w:rFonts w:ascii="Times New Roman" w:hAnsi="Times New Roman" w:cs="Times New Roman"/>
          <w:sz w:val="24"/>
        </w:rPr>
        <w:t xml:space="preserve"> 2020)</w:t>
      </w:r>
      <w:r w:rsidR="0068520C">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del w:id="10" w:author="Nathan Dorn" w:date="2025-09-17T14:53:00Z" w16du:dateUtc="2025-09-17T18:53:00Z">
        <w:r w:rsidDel="001D6B70">
          <w:rPr>
            <w:rFonts w:ascii="Times New Roman" w:eastAsia="Times New Roman" w:hAnsi="Times New Roman" w:cs="Times New Roman"/>
            <w:sz w:val="24"/>
            <w:szCs w:val="24"/>
          </w:rPr>
          <w:delText xml:space="preserve">but </w:delText>
        </w:r>
      </w:del>
      <w:ins w:id="11" w:author="Nathan Dorn" w:date="2025-09-17T14:53:00Z" w16du:dateUtc="2025-09-17T18:53:00Z">
        <w:r w:rsidR="001D6B70">
          <w:rPr>
            <w:rFonts w:ascii="Times New Roman" w:eastAsia="Times New Roman" w:hAnsi="Times New Roman" w:cs="Times New Roman"/>
            <w:sz w:val="24"/>
            <w:szCs w:val="24"/>
          </w:rPr>
          <w:t xml:space="preserve">and </w:t>
        </w:r>
      </w:ins>
      <w:r>
        <w:rPr>
          <w:rFonts w:ascii="Times New Roman" w:eastAsia="Times New Roman" w:hAnsi="Times New Roman" w:cs="Times New Roman"/>
          <w:sz w:val="24"/>
          <w:szCs w:val="24"/>
        </w:rPr>
        <w:t xml:space="preserve">when they were not found </w:t>
      </w:r>
      <w:ins w:id="12" w:author="Nathan Dorn" w:date="2025-09-17T14:53:00Z" w16du:dateUtc="2025-09-17T18:53:00Z">
        <w:r w:rsidR="001D6B70">
          <w:rPr>
            <w:rFonts w:ascii="Times New Roman" w:eastAsia="Times New Roman" w:hAnsi="Times New Roman" w:cs="Times New Roman"/>
            <w:sz w:val="24"/>
            <w:szCs w:val="24"/>
          </w:rPr>
          <w:t xml:space="preserve">we conducted </w:t>
        </w:r>
      </w:ins>
      <w:r>
        <w:rPr>
          <w:rFonts w:ascii="Times New Roman" w:eastAsia="Times New Roman" w:hAnsi="Times New Roman" w:cs="Times New Roman"/>
          <w:sz w:val="24"/>
          <w:szCs w:val="24"/>
        </w:rPr>
        <w:t>a literature search using the species name as one key word and “longevity” or “lifespan” as the other key word.</w:t>
      </w:r>
      <w:del w:id="13" w:author="Nathan Dorn" w:date="2025-09-17T14:54:00Z" w16du:dateUtc="2025-09-17T18:54:00Z">
        <w:r w:rsidDel="001D6B70">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 Longevity of a few taxa (e.g., species name, species name) have never been recorded, in these instances we used the life span of the nearest taxonomic relative as a proxy. A compiled list of the references used in obtaining longevity can be found in </w:t>
      </w:r>
      <w:commentRangeStart w:id="14"/>
      <w:r>
        <w:rPr>
          <w:rFonts w:ascii="Times New Roman" w:eastAsia="Times New Roman" w:hAnsi="Times New Roman" w:cs="Times New Roman"/>
          <w:sz w:val="24"/>
          <w:szCs w:val="24"/>
        </w:rPr>
        <w:t>appendix ##</w:t>
      </w:r>
      <w:commentRangeEnd w:id="14"/>
      <w:r w:rsidR="00C41F59">
        <w:rPr>
          <w:rStyle w:val="CommentReference"/>
        </w:rPr>
        <w:commentReference w:id="14"/>
      </w:r>
      <w:r>
        <w:rPr>
          <w:rFonts w:ascii="Times New Roman" w:eastAsia="Times New Roman" w:hAnsi="Times New Roman" w:cs="Times New Roman"/>
          <w:sz w:val="24"/>
          <w:szCs w:val="24"/>
        </w:rPr>
        <w:t xml:space="preserve">.  </w:t>
      </w:r>
    </w:p>
    <w:p w14:paraId="33A9E88B" w14:textId="7FA8DC47" w:rsidR="009B349A" w:rsidRDefault="009B349A" w:rsidP="005A4E0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time series were standardized </w:t>
      </w:r>
      <w:r w:rsidR="00C41F59">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be yearly</w:t>
      </w:r>
      <w:r>
        <w:rPr>
          <w:rFonts w:ascii="Times New Roman" w:eastAsia="Times New Roman" w:hAnsi="Times New Roman" w:cs="Times New Roman"/>
          <w:sz w:val="24"/>
          <w:szCs w:val="24"/>
        </w:rPr>
        <w:t xml:space="preserve"> after which </w:t>
      </w:r>
      <w:r w:rsidR="00C41F59">
        <w:rPr>
          <w:rFonts w:ascii="Times New Roman" w:eastAsia="Times New Roman" w:hAnsi="Times New Roman" w:cs="Times New Roman"/>
          <w:sz w:val="24"/>
          <w:szCs w:val="24"/>
        </w:rPr>
        <w:t>several</w:t>
      </w:r>
      <w:r>
        <w:rPr>
          <w:rFonts w:ascii="Times New Roman" w:eastAsia="Times New Roman" w:hAnsi="Times New Roman" w:cs="Times New Roman"/>
          <w:sz w:val="24"/>
          <w:szCs w:val="24"/>
        </w:rPr>
        <w:t xml:space="preserve"> characteristics describing the time series were calculated. </w:t>
      </w:r>
      <w:r w:rsidR="006060C3">
        <w:rPr>
          <w:rFonts w:ascii="Times New Roman" w:eastAsia="Times New Roman" w:hAnsi="Times New Roman" w:cs="Times New Roman"/>
          <w:sz w:val="24"/>
          <w:szCs w:val="24"/>
        </w:rPr>
        <w:t xml:space="preserve">We used a single abundance record for each year to avoid phenological increases in abundance due to seasonality </w:t>
      </w:r>
      <w:r w:rsidR="00C41F59">
        <w:rPr>
          <w:rFonts w:ascii="Times New Roman" w:eastAsia="Times New Roman" w:hAnsi="Times New Roman" w:cs="Times New Roman"/>
          <w:sz w:val="24"/>
          <w:szCs w:val="24"/>
        </w:rPr>
        <w:t>being</w:t>
      </w:r>
      <w:r w:rsidR="006060C3">
        <w:rPr>
          <w:rFonts w:ascii="Times New Roman" w:eastAsia="Times New Roman" w:hAnsi="Times New Roman" w:cs="Times New Roman"/>
          <w:sz w:val="24"/>
          <w:szCs w:val="24"/>
        </w:rPr>
        <w:t xml:space="preserve"> classified as </w:t>
      </w:r>
      <w:r w:rsidR="00C41F59">
        <w:rPr>
          <w:rFonts w:ascii="Times New Roman" w:eastAsia="Times New Roman" w:hAnsi="Times New Roman" w:cs="Times New Roman"/>
          <w:sz w:val="24"/>
          <w:szCs w:val="24"/>
        </w:rPr>
        <w:t xml:space="preserve">a </w:t>
      </w:r>
      <w:r w:rsidR="006060C3">
        <w:rPr>
          <w:rFonts w:ascii="Times New Roman" w:eastAsia="Times New Roman" w:hAnsi="Times New Roman" w:cs="Times New Roman"/>
          <w:sz w:val="24"/>
          <w:szCs w:val="24"/>
        </w:rPr>
        <w:t>boom-bust.</w:t>
      </w:r>
      <w:r>
        <w:rPr>
          <w:rFonts w:ascii="Times New Roman" w:eastAsia="Times New Roman" w:hAnsi="Times New Roman" w:cs="Times New Roman"/>
          <w:sz w:val="24"/>
          <w:szCs w:val="24"/>
        </w:rPr>
        <w:t xml:space="preserve"> For time series that had more than one sample in a year, we used the maximum abundance record</w:t>
      </w:r>
      <w:r w:rsidR="00357AD2">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w:t>
      </w:r>
      <w:r w:rsidR="006060C3">
        <w:rPr>
          <w:rFonts w:ascii="Times New Roman" w:eastAsia="Times New Roman" w:hAnsi="Times New Roman" w:cs="Times New Roman"/>
          <w:sz w:val="24"/>
          <w:szCs w:val="24"/>
        </w:rPr>
        <w:t xml:space="preserve">for that </w:t>
      </w:r>
      <w:r w:rsidR="00357AD2">
        <w:rPr>
          <w:rFonts w:ascii="Times New Roman" w:eastAsia="Times New Roman" w:hAnsi="Times New Roman" w:cs="Times New Roman"/>
          <w:sz w:val="24"/>
          <w:szCs w:val="24"/>
        </w:rPr>
        <w:t>year</w:t>
      </w:r>
      <w:r w:rsidR="006060C3">
        <w:rPr>
          <w:rFonts w:ascii="Times New Roman" w:eastAsia="Times New Roman" w:hAnsi="Times New Roman" w:cs="Times New Roman"/>
          <w:sz w:val="24"/>
          <w:szCs w:val="24"/>
        </w:rPr>
        <w:t xml:space="preserve">.  A few studies included time series from multiple </w:t>
      </w:r>
      <w:del w:id="15" w:author="Nathan Dorn" w:date="2025-09-25T17:14:00Z" w16du:dateUtc="2025-09-25T21:14:00Z">
        <w:r w:rsidR="006060C3" w:rsidDel="004B5A9E">
          <w:rPr>
            <w:rFonts w:ascii="Times New Roman" w:eastAsia="Times New Roman" w:hAnsi="Times New Roman" w:cs="Times New Roman"/>
            <w:sz w:val="24"/>
            <w:szCs w:val="24"/>
          </w:rPr>
          <w:delText xml:space="preserve">habitats </w:delText>
        </w:r>
      </w:del>
      <w:ins w:id="16" w:author="Nathan Dorn" w:date="2025-09-25T17:14:00Z" w16du:dateUtc="2025-09-25T21:14:00Z">
        <w:r w:rsidR="004B5A9E">
          <w:rPr>
            <w:rFonts w:ascii="Times New Roman" w:eastAsia="Times New Roman" w:hAnsi="Times New Roman" w:cs="Times New Roman"/>
            <w:sz w:val="24"/>
            <w:szCs w:val="24"/>
          </w:rPr>
          <w:t xml:space="preserve">locations </w:t>
        </w:r>
      </w:ins>
      <w:r w:rsidR="006060C3">
        <w:rPr>
          <w:rFonts w:ascii="Times New Roman" w:eastAsia="Times New Roman" w:hAnsi="Times New Roman" w:cs="Times New Roman"/>
          <w:sz w:val="24"/>
          <w:szCs w:val="24"/>
        </w:rPr>
        <w:t>within a</w:t>
      </w:r>
      <w:del w:id="17" w:author="Nathan Dorn" w:date="2025-09-25T17:14:00Z" w16du:dateUtc="2025-09-25T21:14:00Z">
        <w:r w:rsidR="006060C3" w:rsidDel="004B5A9E">
          <w:rPr>
            <w:rFonts w:ascii="Times New Roman" w:eastAsia="Times New Roman" w:hAnsi="Times New Roman" w:cs="Times New Roman"/>
            <w:sz w:val="24"/>
            <w:szCs w:val="24"/>
          </w:rPr>
          <w:delText xml:space="preserve"> location</w:delText>
        </w:r>
      </w:del>
      <w:ins w:id="18" w:author="Nathan Dorn" w:date="2025-09-25T17:14:00Z" w16du:dateUtc="2025-09-25T21:14:00Z">
        <w:r w:rsidR="004B5A9E">
          <w:rPr>
            <w:rFonts w:ascii="Times New Roman" w:eastAsia="Times New Roman" w:hAnsi="Times New Roman" w:cs="Times New Roman"/>
            <w:sz w:val="24"/>
            <w:szCs w:val="24"/>
          </w:rPr>
          <w:t>n ecosystem</w:t>
        </w:r>
      </w:ins>
      <w:r w:rsidR="006060C3">
        <w:rPr>
          <w:rFonts w:ascii="Times New Roman" w:eastAsia="Times New Roman" w:hAnsi="Times New Roman" w:cs="Times New Roman"/>
          <w:sz w:val="24"/>
          <w:szCs w:val="24"/>
        </w:rPr>
        <w:t xml:space="preserve"> that likely belong to the same population </w:t>
      </w:r>
      <w:r w:rsidR="006060C3">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{"citationID":"onQLN81e","properties":{"formattedCitation":"(Pintar {\\i{}et al.} 2023)","plainCitation":"(Pintar et al. 2023)","dontUpdate":true,"noteIndex":0},"citationItems":[{"id":1825,"uris":["http://zotero.org/users/9972654/items/S4M92RUI"],"itemData":{"id":1825,"type":"article-journal","container-title":"Biological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instrText>
      </w:r>
      <w:r w:rsidR="006060C3">
        <w:rPr>
          <w:rFonts w:ascii="Times New Roman" w:eastAsia="Times New Roman" w:hAnsi="Times New Roman" w:cs="Times New Roman"/>
          <w:sz w:val="24"/>
          <w:szCs w:val="24"/>
        </w:rPr>
        <w:fldChar w:fldCharType="separate"/>
      </w:r>
      <w:r w:rsidR="006060C3" w:rsidRPr="006060C3">
        <w:rPr>
          <w:rFonts w:ascii="Times New Roman" w:hAnsi="Times New Roman" w:cs="Times New Roman"/>
          <w:sz w:val="24"/>
        </w:rPr>
        <w:t>(</w:t>
      </w:r>
      <w:r w:rsidR="006060C3">
        <w:rPr>
          <w:rFonts w:ascii="Times New Roman" w:hAnsi="Times New Roman" w:cs="Times New Roman"/>
          <w:sz w:val="24"/>
        </w:rPr>
        <w:t xml:space="preserve">e.g., </w:t>
      </w:r>
      <w:r w:rsidR="006060C3" w:rsidRPr="006060C3">
        <w:rPr>
          <w:rFonts w:ascii="Times New Roman" w:hAnsi="Times New Roman" w:cs="Times New Roman"/>
          <w:sz w:val="24"/>
        </w:rPr>
        <w:t xml:space="preserve">Pintar </w:t>
      </w:r>
      <w:r w:rsidR="006060C3" w:rsidRPr="006060C3">
        <w:rPr>
          <w:rFonts w:ascii="Times New Roman" w:hAnsi="Times New Roman" w:cs="Times New Roman"/>
          <w:i/>
          <w:iCs/>
          <w:sz w:val="24"/>
        </w:rPr>
        <w:t>et al.</w:t>
      </w:r>
      <w:r w:rsidR="006060C3" w:rsidRPr="006060C3">
        <w:rPr>
          <w:rFonts w:ascii="Times New Roman" w:hAnsi="Times New Roman" w:cs="Times New Roman"/>
          <w:sz w:val="24"/>
        </w:rPr>
        <w:t xml:space="preserve"> 2023)</w:t>
      </w:r>
      <w:r w:rsidR="006060C3">
        <w:rPr>
          <w:rFonts w:ascii="Times New Roman" w:eastAsia="Times New Roman" w:hAnsi="Times New Roman" w:cs="Times New Roman"/>
          <w:sz w:val="24"/>
          <w:szCs w:val="24"/>
        </w:rPr>
        <w:fldChar w:fldCharType="end"/>
      </w:r>
      <w:r w:rsidR="006060C3">
        <w:rPr>
          <w:rFonts w:ascii="Times New Roman" w:eastAsia="Times New Roman" w:hAnsi="Times New Roman" w:cs="Times New Roman"/>
          <w:sz w:val="24"/>
          <w:szCs w:val="24"/>
        </w:rPr>
        <w:t xml:space="preserve">, </w:t>
      </w:r>
      <w:del w:id="19" w:author="Nathan Dorn" w:date="2025-09-25T17:14:00Z" w16du:dateUtc="2025-09-25T21:14:00Z">
        <w:r w:rsidR="006060C3" w:rsidDel="004B5A9E">
          <w:rPr>
            <w:rFonts w:ascii="Times New Roman" w:eastAsia="Times New Roman" w:hAnsi="Times New Roman" w:cs="Times New Roman"/>
            <w:sz w:val="24"/>
            <w:szCs w:val="24"/>
          </w:rPr>
          <w:delText xml:space="preserve">thus </w:delText>
        </w:r>
      </w:del>
      <w:ins w:id="20" w:author="Nathan Dorn" w:date="2025-09-25T17:14:00Z" w16du:dateUtc="2025-09-25T21:14:00Z">
        <w:r w:rsidR="004B5A9E">
          <w:rPr>
            <w:rFonts w:ascii="Times New Roman" w:eastAsia="Times New Roman" w:hAnsi="Times New Roman" w:cs="Times New Roman"/>
            <w:sz w:val="24"/>
            <w:szCs w:val="24"/>
          </w:rPr>
          <w:t xml:space="preserve">and for those </w:t>
        </w:r>
      </w:ins>
      <w:r w:rsidR="006060C3">
        <w:rPr>
          <w:rFonts w:ascii="Times New Roman" w:eastAsia="Times New Roman" w:hAnsi="Times New Roman" w:cs="Times New Roman"/>
          <w:sz w:val="24"/>
          <w:szCs w:val="24"/>
        </w:rPr>
        <w:t xml:space="preserve">we took the average population metric across the </w:t>
      </w:r>
      <w:del w:id="21" w:author="Nathan Dorn" w:date="2025-09-25T17:14:00Z" w16du:dateUtc="2025-09-25T21:14:00Z">
        <w:r w:rsidR="006060C3" w:rsidDel="004B5A9E">
          <w:rPr>
            <w:rFonts w:ascii="Times New Roman" w:eastAsia="Times New Roman" w:hAnsi="Times New Roman" w:cs="Times New Roman"/>
            <w:sz w:val="24"/>
            <w:szCs w:val="24"/>
          </w:rPr>
          <w:delText>habitats</w:delText>
        </w:r>
      </w:del>
      <w:ins w:id="22" w:author="Nathan Dorn" w:date="2025-09-25T17:14:00Z" w16du:dateUtc="2025-09-25T21:14:00Z">
        <w:r w:rsidR="004B5A9E">
          <w:rPr>
            <w:rFonts w:ascii="Times New Roman" w:eastAsia="Times New Roman" w:hAnsi="Times New Roman" w:cs="Times New Roman"/>
            <w:sz w:val="24"/>
            <w:szCs w:val="24"/>
          </w:rPr>
          <w:t>locations/sites</w:t>
        </w:r>
      </w:ins>
      <w:ins w:id="23" w:author="Nathan Dorn" w:date="2025-09-25T17:15:00Z" w16du:dateUtc="2025-09-25T21:15:00Z">
        <w:r w:rsidR="00FD0CFE">
          <w:rPr>
            <w:rFonts w:ascii="Times New Roman" w:eastAsia="Times New Roman" w:hAnsi="Times New Roman" w:cs="Times New Roman"/>
            <w:sz w:val="24"/>
            <w:szCs w:val="24"/>
          </w:rPr>
          <w:t>;</w:t>
        </w:r>
      </w:ins>
      <w:del w:id="24" w:author="Nathan Dorn" w:date="2025-09-25T17:15:00Z" w16du:dateUtc="2025-09-25T21:15:00Z">
        <w:r w:rsidR="006060C3" w:rsidDel="00FD0CFE">
          <w:rPr>
            <w:rFonts w:ascii="Times New Roman" w:eastAsia="Times New Roman" w:hAnsi="Times New Roman" w:cs="Times New Roman"/>
            <w:sz w:val="24"/>
            <w:szCs w:val="24"/>
          </w:rPr>
          <w:delText xml:space="preserve">. </w:delText>
        </w:r>
      </w:del>
      <w:r w:rsidR="006060C3">
        <w:rPr>
          <w:rFonts w:ascii="Times New Roman" w:eastAsia="Times New Roman" w:hAnsi="Times New Roman" w:cs="Times New Roman"/>
          <w:sz w:val="24"/>
          <w:szCs w:val="24"/>
        </w:rPr>
        <w:t xml:space="preserve"> </w:t>
      </w:r>
      <w:del w:id="25" w:author="Nathan Dorn" w:date="2025-09-25T17:14:00Z" w16du:dateUtc="2025-09-25T21:14:00Z">
        <w:r w:rsidR="006060C3" w:rsidDel="004B5A9E">
          <w:rPr>
            <w:rFonts w:ascii="Times New Roman" w:eastAsia="Times New Roman" w:hAnsi="Times New Roman" w:cs="Times New Roman"/>
            <w:sz w:val="24"/>
            <w:szCs w:val="24"/>
          </w:rPr>
          <w:delText xml:space="preserve">Thus, </w:delText>
        </w:r>
      </w:del>
      <w:del w:id="26" w:author="Nathan Dorn" w:date="2025-09-17T14:57:00Z" w16du:dateUtc="2025-09-17T18:57:00Z">
        <w:r w:rsidR="006060C3" w:rsidDel="003514F5">
          <w:rPr>
            <w:rFonts w:ascii="Times New Roman" w:eastAsia="Times New Roman" w:hAnsi="Times New Roman" w:cs="Times New Roman"/>
            <w:sz w:val="24"/>
            <w:szCs w:val="24"/>
          </w:rPr>
          <w:delText xml:space="preserve">all </w:delText>
        </w:r>
      </w:del>
      <w:ins w:id="27" w:author="Nathan Dorn" w:date="2025-09-25T17:15:00Z" w16du:dateUtc="2025-09-25T21:15:00Z">
        <w:r w:rsidR="00FD0CFE">
          <w:rPr>
            <w:rFonts w:ascii="Times New Roman" w:eastAsia="Times New Roman" w:hAnsi="Times New Roman" w:cs="Times New Roman"/>
            <w:sz w:val="24"/>
            <w:szCs w:val="24"/>
          </w:rPr>
          <w:t>each</w:t>
        </w:r>
      </w:ins>
      <w:ins w:id="28" w:author="Nathan Dorn" w:date="2025-09-17T14:57:00Z" w16du:dateUtc="2025-09-17T18:57:00Z">
        <w:r w:rsidR="003514F5">
          <w:rPr>
            <w:rFonts w:ascii="Times New Roman" w:eastAsia="Times New Roman" w:hAnsi="Times New Roman" w:cs="Times New Roman"/>
            <w:sz w:val="24"/>
            <w:szCs w:val="24"/>
          </w:rPr>
          <w:t xml:space="preserve"> </w:t>
        </w:r>
      </w:ins>
      <w:r w:rsidR="006060C3">
        <w:rPr>
          <w:rFonts w:ascii="Times New Roman" w:eastAsia="Times New Roman" w:hAnsi="Times New Roman" w:cs="Times New Roman"/>
          <w:sz w:val="24"/>
          <w:szCs w:val="24"/>
        </w:rPr>
        <w:t xml:space="preserve">time series </w:t>
      </w:r>
      <w:del w:id="29" w:author="Nathan Dorn" w:date="2025-09-17T14:57:00Z" w16du:dateUtc="2025-09-17T18:57:00Z">
        <w:r w:rsidR="006060C3" w:rsidDel="003514F5">
          <w:rPr>
            <w:rFonts w:ascii="Times New Roman" w:eastAsia="Times New Roman" w:hAnsi="Times New Roman" w:cs="Times New Roman"/>
            <w:sz w:val="24"/>
            <w:szCs w:val="24"/>
          </w:rPr>
          <w:delText>would have</w:delText>
        </w:r>
      </w:del>
      <w:ins w:id="30" w:author="Nathan Dorn" w:date="2025-09-17T14:57:00Z" w16du:dateUtc="2025-09-17T18:57:00Z">
        <w:r w:rsidR="003514F5">
          <w:rPr>
            <w:rFonts w:ascii="Times New Roman" w:eastAsia="Times New Roman" w:hAnsi="Times New Roman" w:cs="Times New Roman"/>
            <w:sz w:val="24"/>
            <w:szCs w:val="24"/>
          </w:rPr>
          <w:t>had only</w:t>
        </w:r>
      </w:ins>
      <w:r w:rsidR="006060C3">
        <w:rPr>
          <w:rFonts w:ascii="Times New Roman" w:eastAsia="Times New Roman" w:hAnsi="Times New Roman" w:cs="Times New Roman"/>
          <w:sz w:val="24"/>
          <w:szCs w:val="24"/>
        </w:rPr>
        <w:t xml:space="preserve"> one record for each surveyed year. </w:t>
      </w:r>
      <w:del w:id="31" w:author="Nathan Dorn" w:date="2025-09-17T14:58:00Z" w16du:dateUtc="2025-09-17T18:58:00Z">
        <w:r w:rsidR="006060C3" w:rsidDel="001C59D3">
          <w:rPr>
            <w:rFonts w:ascii="Times New Roman" w:eastAsia="Times New Roman" w:hAnsi="Times New Roman" w:cs="Times New Roman"/>
            <w:sz w:val="24"/>
            <w:szCs w:val="24"/>
          </w:rPr>
          <w:delText>Using these yearly time series, we obtained the surveyed</w:delText>
        </w:r>
        <w:r w:rsidR="00C41F59" w:rsidDel="001C59D3">
          <w:rPr>
            <w:rFonts w:ascii="Times New Roman" w:eastAsia="Times New Roman" w:hAnsi="Times New Roman" w:cs="Times New Roman"/>
            <w:sz w:val="24"/>
            <w:szCs w:val="24"/>
          </w:rPr>
          <w:delText xml:space="preserve"> period</w:delText>
        </w:r>
        <w:r w:rsidR="006060C3" w:rsidDel="001C59D3">
          <w:rPr>
            <w:rFonts w:ascii="Times New Roman" w:eastAsia="Times New Roman" w:hAnsi="Times New Roman" w:cs="Times New Roman"/>
            <w:sz w:val="24"/>
            <w:szCs w:val="24"/>
          </w:rPr>
          <w:delText xml:space="preserve"> by </w:delText>
        </w:r>
        <w:r w:rsidDel="001C59D3">
          <w:rPr>
            <w:rFonts w:ascii="Times New Roman" w:eastAsia="Times New Roman" w:hAnsi="Times New Roman" w:cs="Times New Roman"/>
            <w:sz w:val="24"/>
            <w:szCs w:val="24"/>
          </w:rPr>
          <w:delText>finding the first and last year sample</w:delText>
        </w:r>
        <w:r w:rsidR="006060C3" w:rsidDel="001C59D3">
          <w:rPr>
            <w:rFonts w:ascii="Times New Roman" w:eastAsia="Times New Roman" w:hAnsi="Times New Roman" w:cs="Times New Roman"/>
            <w:sz w:val="24"/>
            <w:szCs w:val="24"/>
          </w:rPr>
          <w:delText>d</w:delText>
        </w:r>
        <w:r w:rsidDel="001C59D3">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The length of the time series was calculated as the difference between the last and the first years of sampled. The number of years </w:t>
      </w:r>
      <w:r w:rsidR="00C41F59">
        <w:rPr>
          <w:rFonts w:ascii="Times New Roman" w:eastAsia="Times New Roman" w:hAnsi="Times New Roman" w:cs="Times New Roman"/>
          <w:sz w:val="24"/>
          <w:szCs w:val="24"/>
        </w:rPr>
        <w:t xml:space="preserve">surveyed was calculated by finding the number of survey records throughout the period. </w:t>
      </w:r>
      <w:r>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Characterizing the time series in this way</w:t>
      </w:r>
      <w:r w:rsidR="00FF6C0D">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 xml:space="preserve">means that time series could contain missing records from one year to the next, so we calculated two metrics that described the completeness of the time series. First, we calculated the proportion of years that were sample </w:t>
      </w:r>
      <w:r w:rsidR="00FA39FB">
        <w:rPr>
          <w:rFonts w:ascii="Times New Roman" w:eastAsia="Times New Roman" w:hAnsi="Times New Roman" w:cs="Times New Roman"/>
          <w:sz w:val="24"/>
          <w:szCs w:val="24"/>
        </w:rPr>
        <w:t>throughout</w:t>
      </w:r>
      <w:r w:rsidR="00C41F59">
        <w:rPr>
          <w:rFonts w:ascii="Times New Roman" w:eastAsia="Times New Roman" w:hAnsi="Times New Roman" w:cs="Times New Roman"/>
          <w:sz w:val="24"/>
          <w:szCs w:val="24"/>
        </w:rPr>
        <w:t xml:space="preserve"> the entire </w:t>
      </w:r>
      <w:r w:rsidR="000C36FF">
        <w:rPr>
          <w:rFonts w:ascii="Times New Roman" w:eastAsia="Times New Roman" w:hAnsi="Times New Roman" w:cs="Times New Roman"/>
          <w:sz w:val="24"/>
          <w:szCs w:val="24"/>
        </w:rPr>
        <w:t>period</w:t>
      </w:r>
      <w:r w:rsidR="00C41F59">
        <w:rPr>
          <w:rFonts w:ascii="Times New Roman" w:eastAsia="Times New Roman" w:hAnsi="Times New Roman" w:cs="Times New Roman"/>
          <w:sz w:val="24"/>
          <w:szCs w:val="24"/>
        </w:rPr>
        <w:t>,</w:t>
      </w:r>
      <w:del w:id="32" w:author="Nathan Dorn" w:date="2025-09-17T14:58:00Z" w16du:dateUtc="2025-09-17T18:58:00Z">
        <w:r w:rsidR="00C41F59" w:rsidDel="00862B9A">
          <w:rPr>
            <w:rFonts w:ascii="Times New Roman" w:eastAsia="Times New Roman" w:hAnsi="Times New Roman" w:cs="Times New Roman"/>
            <w:sz w:val="24"/>
            <w:szCs w:val="24"/>
          </w:rPr>
          <w:delText xml:space="preserve"> thus a value of </w:delText>
        </w:r>
        <w:r w:rsidR="004F060A" w:rsidDel="00862B9A">
          <w:rPr>
            <w:rFonts w:ascii="Times New Roman" w:eastAsia="Times New Roman" w:hAnsi="Times New Roman" w:cs="Times New Roman"/>
            <w:sz w:val="24"/>
            <w:szCs w:val="24"/>
          </w:rPr>
          <w:delText>one</w:delText>
        </w:r>
        <w:r w:rsidR="00C41F59" w:rsidDel="00862B9A">
          <w:rPr>
            <w:rFonts w:ascii="Times New Roman" w:eastAsia="Times New Roman" w:hAnsi="Times New Roman" w:cs="Times New Roman"/>
            <w:sz w:val="24"/>
            <w:szCs w:val="24"/>
          </w:rPr>
          <w:delText xml:space="preserve"> would indicate that every year was surveyed</w:delText>
        </w:r>
      </w:del>
      <w:ins w:id="33" w:author="Nathan Dorn" w:date="2025-09-17T14:58:00Z" w16du:dateUtc="2025-09-17T18:58:00Z">
        <w:r w:rsidR="00862B9A">
          <w:rPr>
            <w:rFonts w:ascii="Times New Roman" w:eastAsia="Times New Roman" w:hAnsi="Times New Roman" w:cs="Times New Roman"/>
            <w:sz w:val="24"/>
            <w:szCs w:val="24"/>
          </w:rPr>
          <w:t xml:space="preserve"> </w:t>
        </w:r>
        <w:r w:rsidR="00862B9A">
          <w:rPr>
            <w:rFonts w:ascii="Times New Roman" w:eastAsia="Times New Roman" w:hAnsi="Times New Roman" w:cs="Times New Roman"/>
            <w:sz w:val="24"/>
            <w:szCs w:val="24"/>
          </w:rPr>
          <w:lastRenderedPageBreak/>
          <w:t>(i.e., complete record = 1)</w:t>
        </w:r>
      </w:ins>
      <w:r w:rsidR="00C41F59">
        <w:rPr>
          <w:rFonts w:ascii="Times New Roman" w:eastAsia="Times New Roman" w:hAnsi="Times New Roman" w:cs="Times New Roman"/>
          <w:sz w:val="24"/>
          <w:szCs w:val="24"/>
        </w:rPr>
        <w:t xml:space="preserve">.  Second, we </w:t>
      </w:r>
      <w:r w:rsidR="000C36FF">
        <w:rPr>
          <w:rFonts w:ascii="Times New Roman" w:eastAsia="Times New Roman" w:hAnsi="Times New Roman" w:cs="Times New Roman"/>
          <w:sz w:val="24"/>
          <w:szCs w:val="24"/>
        </w:rPr>
        <w:t>calculated the proportion of years that were surveyed across a 10-year sliding window</w:t>
      </w:r>
      <w:del w:id="34" w:author="Nathan Dorn" w:date="2025-09-17T14:59:00Z" w16du:dateUtc="2025-09-17T18:59:00Z">
        <w:r w:rsidR="000C36FF" w:rsidDel="004A3B05">
          <w:rPr>
            <w:rFonts w:ascii="Times New Roman" w:eastAsia="Times New Roman" w:hAnsi="Times New Roman" w:cs="Times New Roman"/>
            <w:sz w:val="24"/>
            <w:szCs w:val="24"/>
          </w:rPr>
          <w:delText>, then</w:delText>
        </w:r>
      </w:del>
      <w:ins w:id="35" w:author="Nathan Dorn" w:date="2025-09-17T14:59:00Z" w16du:dateUtc="2025-09-17T18:59:00Z">
        <w:r w:rsidR="004A3B05">
          <w:rPr>
            <w:rFonts w:ascii="Times New Roman" w:eastAsia="Times New Roman" w:hAnsi="Times New Roman" w:cs="Times New Roman"/>
            <w:sz w:val="24"/>
            <w:szCs w:val="24"/>
          </w:rPr>
          <w:t xml:space="preserve"> and identified</w:t>
        </w:r>
      </w:ins>
      <w:del w:id="36" w:author="Nathan Dorn" w:date="2025-09-17T14:59:00Z" w16du:dateUtc="2025-09-17T18:59:00Z">
        <w:r w:rsidR="000C36FF" w:rsidDel="004A3B05">
          <w:rPr>
            <w:rFonts w:ascii="Times New Roman" w:eastAsia="Times New Roman" w:hAnsi="Times New Roman" w:cs="Times New Roman"/>
            <w:sz w:val="24"/>
            <w:szCs w:val="24"/>
          </w:rPr>
          <w:delText xml:space="preserve"> we found</w:delText>
        </w:r>
      </w:del>
      <w:r w:rsidR="000C36FF">
        <w:rPr>
          <w:rFonts w:ascii="Times New Roman" w:eastAsia="Times New Roman" w:hAnsi="Times New Roman" w:cs="Times New Roman"/>
          <w:sz w:val="24"/>
          <w:szCs w:val="24"/>
        </w:rPr>
        <w:t xml:space="preserve"> the maximum proportion across </w:t>
      </w:r>
      <w:r w:rsidR="008E1318">
        <w:rPr>
          <w:rFonts w:ascii="Times New Roman" w:eastAsia="Times New Roman" w:hAnsi="Times New Roman" w:cs="Times New Roman"/>
          <w:sz w:val="24"/>
          <w:szCs w:val="24"/>
        </w:rPr>
        <w:t>the time series</w:t>
      </w:r>
      <w:r w:rsidR="000C36FF">
        <w:rPr>
          <w:rFonts w:ascii="Times New Roman" w:eastAsia="Times New Roman" w:hAnsi="Times New Roman" w:cs="Times New Roman"/>
          <w:sz w:val="24"/>
          <w:szCs w:val="24"/>
        </w:rPr>
        <w:t xml:space="preserve">.  </w:t>
      </w:r>
      <w:r w:rsidR="004F060A">
        <w:rPr>
          <w:rFonts w:ascii="Times New Roman" w:eastAsia="Times New Roman" w:hAnsi="Times New Roman" w:cs="Times New Roman"/>
          <w:sz w:val="24"/>
          <w:szCs w:val="24"/>
        </w:rPr>
        <w:t>A value of 1 would indicate</w:t>
      </w:r>
      <w:r w:rsidR="000C36FF">
        <w:rPr>
          <w:rFonts w:ascii="Times New Roman" w:eastAsia="Times New Roman" w:hAnsi="Times New Roman" w:cs="Times New Roman"/>
          <w:sz w:val="24"/>
          <w:szCs w:val="24"/>
        </w:rPr>
        <w:t xml:space="preserve"> that a time series has 10 continuous survey</w:t>
      </w:r>
      <w:r w:rsidR="004F060A">
        <w:rPr>
          <w:rFonts w:ascii="Times New Roman" w:eastAsia="Times New Roman" w:hAnsi="Times New Roman" w:cs="Times New Roman"/>
          <w:sz w:val="24"/>
          <w:szCs w:val="24"/>
        </w:rPr>
        <w:t>s</w:t>
      </w:r>
      <w:r w:rsidR="000C36FF">
        <w:rPr>
          <w:rFonts w:ascii="Times New Roman" w:eastAsia="Times New Roman" w:hAnsi="Times New Roman" w:cs="Times New Roman"/>
          <w:sz w:val="24"/>
          <w:szCs w:val="24"/>
        </w:rPr>
        <w:t xml:space="preserve"> during any portion of the time series. </w:t>
      </w:r>
      <w:commentRangeStart w:id="37"/>
      <w:r w:rsidR="000C36FF">
        <w:rPr>
          <w:rFonts w:ascii="Times New Roman" w:eastAsia="Times New Roman" w:hAnsi="Times New Roman" w:cs="Times New Roman"/>
          <w:sz w:val="24"/>
          <w:szCs w:val="24"/>
        </w:rPr>
        <w:t xml:space="preserve">This allowed us to include time </w:t>
      </w:r>
      <w:r w:rsidR="0088384C">
        <w:rPr>
          <w:rFonts w:ascii="Times New Roman" w:eastAsia="Times New Roman" w:hAnsi="Times New Roman" w:cs="Times New Roman"/>
          <w:sz w:val="24"/>
          <w:szCs w:val="24"/>
        </w:rPr>
        <w:t>series</w:t>
      </w:r>
      <w:r w:rsidR="000C36FF">
        <w:rPr>
          <w:rFonts w:ascii="Times New Roman" w:eastAsia="Times New Roman" w:hAnsi="Times New Roman" w:cs="Times New Roman"/>
          <w:sz w:val="24"/>
          <w:szCs w:val="24"/>
        </w:rPr>
        <w:t xml:space="preserve"> that would have one historical record that </w:t>
      </w:r>
      <w:r w:rsidR="00100B62">
        <w:rPr>
          <w:rFonts w:ascii="Times New Roman" w:eastAsia="Times New Roman" w:hAnsi="Times New Roman" w:cs="Times New Roman"/>
          <w:sz w:val="24"/>
          <w:szCs w:val="24"/>
        </w:rPr>
        <w:t>was separated from</w:t>
      </w:r>
      <w:r w:rsidR="000C36FF">
        <w:rPr>
          <w:rFonts w:ascii="Times New Roman" w:eastAsia="Times New Roman" w:hAnsi="Times New Roman" w:cs="Times New Roman"/>
          <w:sz w:val="24"/>
          <w:szCs w:val="24"/>
        </w:rPr>
        <w:t xml:space="preserve"> more consistent sampling closer to the present day</w:t>
      </w:r>
      <w:r w:rsidR="009A439B">
        <w:rPr>
          <w:rFonts w:ascii="Times New Roman" w:eastAsia="Times New Roman" w:hAnsi="Times New Roman" w:cs="Times New Roman"/>
          <w:sz w:val="24"/>
          <w:szCs w:val="24"/>
        </w:rPr>
        <w:t xml:space="preserve">.  </w:t>
      </w:r>
      <w:commentRangeEnd w:id="37"/>
      <w:r w:rsidR="004703AB">
        <w:rPr>
          <w:rStyle w:val="CommentReference"/>
        </w:rPr>
        <w:commentReference w:id="37"/>
      </w:r>
    </w:p>
    <w:p w14:paraId="466F913A" w14:textId="3C243135" w:rsidR="00CB46AF" w:rsidRPr="000C36FF" w:rsidRDefault="009D60CE" w:rsidP="000C36F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w:t>
      </w:r>
      <w:r w:rsidR="00654592" w:rsidRPr="000C36FF">
        <w:rPr>
          <w:rFonts w:ascii="Times New Roman" w:eastAsia="Times New Roman" w:hAnsi="Times New Roman" w:cs="Times New Roman"/>
          <w:sz w:val="24"/>
          <w:szCs w:val="24"/>
        </w:rPr>
        <w:t xml:space="preserve">several criteria </w:t>
      </w:r>
      <w:r w:rsidR="00A15241">
        <w:rPr>
          <w:rFonts w:ascii="Times New Roman" w:eastAsia="Times New Roman" w:hAnsi="Times New Roman" w:cs="Times New Roman"/>
          <w:sz w:val="24"/>
          <w:szCs w:val="24"/>
        </w:rPr>
        <w:t>to determine if we could include a time series in future classification</w:t>
      </w:r>
      <w:r w:rsidR="00AD2301">
        <w:rPr>
          <w:rFonts w:ascii="Times New Roman" w:eastAsia="Times New Roman" w:hAnsi="Times New Roman" w:cs="Times New Roman"/>
          <w:sz w:val="24"/>
          <w:szCs w:val="24"/>
        </w:rPr>
        <w:t>.</w:t>
      </w:r>
      <w:r w:rsidR="004F060A">
        <w:rPr>
          <w:rFonts w:ascii="Times New Roman" w:eastAsia="Times New Roman" w:hAnsi="Times New Roman" w:cs="Times New Roman"/>
          <w:sz w:val="24"/>
          <w:szCs w:val="24"/>
        </w:rPr>
        <w:t xml:space="preserve">  </w:t>
      </w:r>
      <w:commentRangeStart w:id="38"/>
      <w:r w:rsidR="004B7FE1">
        <w:rPr>
          <w:rFonts w:ascii="Times New Roman" w:eastAsia="Times New Roman" w:hAnsi="Times New Roman" w:cs="Times New Roman"/>
          <w:sz w:val="24"/>
          <w:szCs w:val="24"/>
        </w:rPr>
        <w:t xml:space="preserve">For species with </w:t>
      </w:r>
      <w:r w:rsidR="008F2BE7">
        <w:rPr>
          <w:rFonts w:ascii="Times New Roman" w:eastAsia="Times New Roman" w:hAnsi="Times New Roman" w:cs="Times New Roman"/>
          <w:sz w:val="24"/>
          <w:szCs w:val="24"/>
        </w:rPr>
        <w:t xml:space="preserve">life </w:t>
      </w:r>
      <w:r w:rsidR="004B7FE1">
        <w:rPr>
          <w:rFonts w:ascii="Times New Roman" w:eastAsia="Times New Roman" w:hAnsi="Times New Roman" w:cs="Times New Roman"/>
          <w:sz w:val="24"/>
          <w:szCs w:val="24"/>
        </w:rPr>
        <w:t>spans</w:t>
      </w:r>
      <w:r w:rsidR="008F2BE7">
        <w:rPr>
          <w:rFonts w:ascii="Times New Roman" w:eastAsia="Times New Roman" w:hAnsi="Times New Roman" w:cs="Times New Roman"/>
          <w:sz w:val="24"/>
          <w:szCs w:val="24"/>
        </w:rPr>
        <w:t xml:space="preserve"> &lt; 1 year</w:t>
      </w:r>
      <w:r w:rsidR="004B7FE1">
        <w:rPr>
          <w:rFonts w:ascii="Times New Roman" w:eastAsia="Times New Roman" w:hAnsi="Times New Roman" w:cs="Times New Roman"/>
          <w:sz w:val="24"/>
          <w:szCs w:val="24"/>
        </w:rPr>
        <w:t>,</w:t>
      </w:r>
      <w:r w:rsidR="00821EF5">
        <w:rPr>
          <w:rFonts w:ascii="Times New Roman" w:eastAsia="Times New Roman" w:hAnsi="Times New Roman" w:cs="Times New Roman"/>
          <w:sz w:val="24"/>
          <w:szCs w:val="24"/>
        </w:rPr>
        <w:t xml:space="preserve"> </w:t>
      </w:r>
      <w:ins w:id="39" w:author="Nathan Dorn" w:date="2025-09-17T15:02:00Z" w16du:dateUtc="2025-09-17T19:02:00Z">
        <w:r w:rsidR="00317A0E">
          <w:rPr>
            <w:rFonts w:ascii="Times New Roman" w:eastAsia="Times New Roman" w:hAnsi="Times New Roman" w:cs="Times New Roman"/>
            <w:sz w:val="24"/>
            <w:szCs w:val="24"/>
          </w:rPr>
          <w:t xml:space="preserve">a </w:t>
        </w:r>
      </w:ins>
      <w:r w:rsidR="00821EF5">
        <w:rPr>
          <w:rFonts w:ascii="Times New Roman" w:eastAsia="Times New Roman" w:hAnsi="Times New Roman" w:cs="Times New Roman"/>
          <w:sz w:val="24"/>
          <w:szCs w:val="24"/>
        </w:rPr>
        <w:t xml:space="preserve">time series needed </w:t>
      </w:r>
      <w:r w:rsidR="004F060A">
        <w:rPr>
          <w:rFonts w:ascii="Times New Roman" w:eastAsia="Times New Roman" w:hAnsi="Times New Roman" w:cs="Times New Roman"/>
          <w:sz w:val="24"/>
          <w:szCs w:val="24"/>
        </w:rPr>
        <w:t xml:space="preserve">at least 8 </w:t>
      </w:r>
      <w:r w:rsidR="005120F8">
        <w:rPr>
          <w:rFonts w:ascii="Times New Roman" w:eastAsia="Times New Roman" w:hAnsi="Times New Roman" w:cs="Times New Roman"/>
          <w:sz w:val="24"/>
          <w:szCs w:val="24"/>
        </w:rPr>
        <w:t>years that were surveyed</w:t>
      </w:r>
      <w:r w:rsidR="00B633EF">
        <w:rPr>
          <w:rFonts w:ascii="Times New Roman" w:eastAsia="Times New Roman" w:hAnsi="Times New Roman" w:cs="Times New Roman"/>
          <w:sz w:val="24"/>
          <w:szCs w:val="24"/>
        </w:rPr>
        <w:t xml:space="preserve"> to be</w:t>
      </w:r>
      <w:r w:rsidR="004F060A">
        <w:rPr>
          <w:rFonts w:ascii="Times New Roman" w:eastAsia="Times New Roman" w:hAnsi="Times New Roman" w:cs="Times New Roman"/>
          <w:sz w:val="24"/>
          <w:szCs w:val="24"/>
        </w:rPr>
        <w:t xml:space="preserve"> include</w:t>
      </w:r>
      <w:r w:rsidR="00F9056A">
        <w:rPr>
          <w:rFonts w:ascii="Times New Roman" w:eastAsia="Times New Roman" w:hAnsi="Times New Roman" w:cs="Times New Roman"/>
          <w:sz w:val="24"/>
          <w:szCs w:val="24"/>
        </w:rPr>
        <w:t>d otherwise time series</w:t>
      </w:r>
      <w:commentRangeEnd w:id="38"/>
      <w:r w:rsidR="00317A0E">
        <w:rPr>
          <w:rStyle w:val="CommentReference"/>
        </w:rPr>
        <w:commentReference w:id="38"/>
      </w:r>
      <w:r w:rsidR="004A1797">
        <w:rPr>
          <w:rFonts w:ascii="Times New Roman" w:eastAsia="Times New Roman" w:hAnsi="Times New Roman" w:cs="Times New Roman"/>
          <w:sz w:val="24"/>
          <w:szCs w:val="24"/>
        </w:rPr>
        <w:t xml:space="preserve">. </w:t>
      </w:r>
      <w:del w:id="40" w:author="Nathan Dorn" w:date="2025-09-17T15:02:00Z" w16du:dateUtc="2025-09-17T19:02:00Z">
        <w:r w:rsidR="004A1797" w:rsidDel="00317A0E">
          <w:rPr>
            <w:rFonts w:ascii="Times New Roman" w:eastAsia="Times New Roman" w:hAnsi="Times New Roman" w:cs="Times New Roman"/>
            <w:sz w:val="24"/>
            <w:szCs w:val="24"/>
          </w:rPr>
          <w:delText xml:space="preserve">Other </w:delText>
        </w:r>
        <w:commentRangeStart w:id="41"/>
        <w:r w:rsidR="004A1797" w:rsidDel="00317A0E">
          <w:rPr>
            <w:rFonts w:ascii="Times New Roman" w:eastAsia="Times New Roman" w:hAnsi="Times New Roman" w:cs="Times New Roman"/>
            <w:sz w:val="24"/>
            <w:szCs w:val="24"/>
          </w:rPr>
          <w:delText>species</w:delText>
        </w:r>
      </w:del>
      <w:ins w:id="42" w:author="Nathan Dorn" w:date="2025-09-17T15:02:00Z" w16du:dateUtc="2025-09-17T19:02:00Z">
        <w:r w:rsidR="00317A0E">
          <w:rPr>
            <w:rFonts w:ascii="Times New Roman" w:eastAsia="Times New Roman" w:hAnsi="Times New Roman" w:cs="Times New Roman"/>
            <w:sz w:val="24"/>
            <w:szCs w:val="24"/>
          </w:rPr>
          <w:t xml:space="preserve">Species with life spans &gt; 1 </w:t>
        </w:r>
      </w:ins>
      <w:ins w:id="43" w:author="Nathan Dorn" w:date="2025-09-17T15:03:00Z" w16du:dateUtc="2025-09-17T19:03:00Z">
        <w:r w:rsidR="00317A0E">
          <w:rPr>
            <w:rFonts w:ascii="Times New Roman" w:eastAsia="Times New Roman" w:hAnsi="Times New Roman" w:cs="Times New Roman"/>
            <w:sz w:val="24"/>
            <w:szCs w:val="24"/>
          </w:rPr>
          <w:t>year</w:t>
        </w:r>
      </w:ins>
      <w:r w:rsidR="004A1797">
        <w:rPr>
          <w:rFonts w:ascii="Times New Roman" w:eastAsia="Times New Roman" w:hAnsi="Times New Roman" w:cs="Times New Roman"/>
          <w:sz w:val="24"/>
          <w:szCs w:val="24"/>
        </w:rPr>
        <w:t xml:space="preserve"> needed at least</w:t>
      </w:r>
      <w:r w:rsidR="00F9056A">
        <w:rPr>
          <w:rFonts w:ascii="Times New Roman" w:eastAsia="Times New Roman" w:hAnsi="Times New Roman" w:cs="Times New Roman"/>
          <w:sz w:val="24"/>
          <w:szCs w:val="24"/>
        </w:rPr>
        <w:t xml:space="preserve"> 10 years</w:t>
      </w:r>
      <w:r w:rsidR="004A1797">
        <w:rPr>
          <w:rFonts w:ascii="Times New Roman" w:eastAsia="Times New Roman" w:hAnsi="Times New Roman" w:cs="Times New Roman"/>
          <w:sz w:val="24"/>
          <w:szCs w:val="24"/>
        </w:rPr>
        <w:t xml:space="preserve"> that were surveyed to be</w:t>
      </w:r>
      <w:r w:rsidR="00F9056A">
        <w:rPr>
          <w:rFonts w:ascii="Times New Roman" w:eastAsia="Times New Roman" w:hAnsi="Times New Roman" w:cs="Times New Roman"/>
          <w:sz w:val="24"/>
          <w:szCs w:val="24"/>
        </w:rPr>
        <w:t xml:space="preserve"> included. </w:t>
      </w:r>
      <w:commentRangeEnd w:id="41"/>
      <w:r w:rsidR="007E78CA">
        <w:rPr>
          <w:rStyle w:val="CommentReference"/>
        </w:rPr>
        <w:commentReference w:id="41"/>
      </w:r>
      <w:commentRangeStart w:id="44"/>
      <w:r w:rsidR="00F9056A">
        <w:rPr>
          <w:rFonts w:ascii="Times New Roman" w:eastAsia="Times New Roman" w:hAnsi="Times New Roman" w:cs="Times New Roman"/>
          <w:sz w:val="24"/>
          <w:szCs w:val="24"/>
        </w:rPr>
        <w:t>Next, we included only those data that had at least 80% of any 10 continuous surveys that were sampled.</w:t>
      </w:r>
      <w:r w:rsidR="00F9056A" w:rsidRPr="00F9056A">
        <w:rPr>
          <w:rFonts w:ascii="Times New Roman" w:eastAsia="Times New Roman" w:hAnsi="Times New Roman" w:cs="Times New Roman"/>
          <w:sz w:val="24"/>
          <w:szCs w:val="24"/>
        </w:rPr>
        <w:t xml:space="preserve"> </w:t>
      </w:r>
      <w:commentRangeEnd w:id="44"/>
      <w:r w:rsidR="00D54B7C">
        <w:rPr>
          <w:rStyle w:val="CommentReference"/>
        </w:rPr>
        <w:commentReference w:id="44"/>
      </w:r>
      <w:r w:rsidR="00F9056A">
        <w:rPr>
          <w:rFonts w:ascii="Times New Roman" w:eastAsia="Times New Roman" w:hAnsi="Times New Roman" w:cs="Times New Roman"/>
          <w:sz w:val="24"/>
          <w:szCs w:val="24"/>
        </w:rPr>
        <w:t xml:space="preserve">These criteria allowed us to include a shorter time series for species </w:t>
      </w:r>
      <w:del w:id="45" w:author="Nathan Dorn" w:date="2025-09-17T15:04:00Z" w16du:dateUtc="2025-09-17T19:04:00Z">
        <w:r w:rsidR="00F9056A" w:rsidDel="00D54B7C">
          <w:rPr>
            <w:rFonts w:ascii="Times New Roman" w:eastAsia="Times New Roman" w:hAnsi="Times New Roman" w:cs="Times New Roman"/>
            <w:sz w:val="24"/>
            <w:szCs w:val="24"/>
          </w:rPr>
          <w:delText>that have</w:delText>
        </w:r>
      </w:del>
      <w:ins w:id="46" w:author="Nathan Dorn" w:date="2025-09-17T15:04:00Z" w16du:dateUtc="2025-09-17T19:04:00Z">
        <w:r w:rsidR="00D54B7C">
          <w:rPr>
            <w:rFonts w:ascii="Times New Roman" w:eastAsia="Times New Roman" w:hAnsi="Times New Roman" w:cs="Times New Roman"/>
            <w:sz w:val="24"/>
            <w:szCs w:val="24"/>
          </w:rPr>
          <w:t>with</w:t>
        </w:r>
      </w:ins>
      <w:r w:rsidR="00F9056A">
        <w:rPr>
          <w:rFonts w:ascii="Times New Roman" w:eastAsia="Times New Roman" w:hAnsi="Times New Roman" w:cs="Times New Roman"/>
          <w:sz w:val="24"/>
          <w:szCs w:val="24"/>
        </w:rPr>
        <w:t xml:space="preserve"> </w:t>
      </w:r>
      <w:commentRangeStart w:id="47"/>
      <w:ins w:id="48" w:author="Nathan Dorn" w:date="2025-09-17T15:04:00Z" w16du:dateUtc="2025-09-17T19:04:00Z">
        <w:r w:rsidR="00D54B7C">
          <w:rPr>
            <w:rFonts w:ascii="Times New Roman" w:eastAsia="Times New Roman" w:hAnsi="Times New Roman" w:cs="Times New Roman"/>
            <w:sz w:val="24"/>
            <w:szCs w:val="24"/>
          </w:rPr>
          <w:t>shorter</w:t>
        </w:r>
      </w:ins>
      <w:del w:id="49" w:author="Nathan Dorn" w:date="2025-09-17T15:04:00Z" w16du:dateUtc="2025-09-17T19:04:00Z">
        <w:r w:rsidR="00F9056A" w:rsidDel="00D54B7C">
          <w:rPr>
            <w:rFonts w:ascii="Times New Roman" w:eastAsia="Times New Roman" w:hAnsi="Times New Roman" w:cs="Times New Roman"/>
            <w:sz w:val="24"/>
            <w:szCs w:val="24"/>
          </w:rPr>
          <w:delText>fast</w:delText>
        </w:r>
      </w:del>
      <w:r w:rsidR="00F9056A">
        <w:rPr>
          <w:rFonts w:ascii="Times New Roman" w:eastAsia="Times New Roman" w:hAnsi="Times New Roman" w:cs="Times New Roman"/>
          <w:sz w:val="24"/>
          <w:szCs w:val="24"/>
        </w:rPr>
        <w:t xml:space="preserve"> generation times </w:t>
      </w:r>
      <w:commentRangeEnd w:id="47"/>
      <w:r w:rsidR="00D54B7C">
        <w:rPr>
          <w:rStyle w:val="CommentReference"/>
        </w:rPr>
        <w:commentReference w:id="47"/>
      </w:r>
      <w:r w:rsidR="00F9056A">
        <w:rPr>
          <w:rFonts w:ascii="Times New Roman" w:eastAsia="Times New Roman" w:hAnsi="Times New Roman" w:cs="Times New Roman"/>
          <w:sz w:val="24"/>
          <w:szCs w:val="24"/>
        </w:rPr>
        <w:t xml:space="preserve">(e.g., zooplankton; </w:t>
      </w:r>
      <w:r w:rsidR="00F9056A">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{"citationID":"sBhWfcAw","properties":{"formattedCitation":"(Dexter {\\i{}et al.} 2015)","plainCitation":"(Dexter et al. 2015)","dontUpdate":true,"noteIndex":0},"citationItems":[{"id":64,"uris":["http://zotero.org/users/9972654/items/W2KK3AL2"],"itemData":{"id":64,"type":"article-journal","abstract":"Nonindigenous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F9056A">
        <w:rPr>
          <w:rFonts w:ascii="Times New Roman" w:eastAsia="Times New Roman" w:hAnsi="Times New Roman" w:cs="Times New Roman"/>
          <w:sz w:val="24"/>
          <w:szCs w:val="24"/>
        </w:rPr>
        <w:fldChar w:fldCharType="separate"/>
      </w:r>
      <w:r w:rsidR="00F9056A" w:rsidRPr="00F9056A">
        <w:rPr>
          <w:rFonts w:ascii="Times New Roman" w:hAnsi="Times New Roman" w:cs="Times New Roman"/>
          <w:sz w:val="24"/>
        </w:rPr>
        <w:t xml:space="preserve">Dexter </w:t>
      </w:r>
      <w:r w:rsidR="00F9056A" w:rsidRPr="00F9056A">
        <w:rPr>
          <w:rFonts w:ascii="Times New Roman" w:hAnsi="Times New Roman" w:cs="Times New Roman"/>
          <w:i/>
          <w:iCs/>
          <w:sz w:val="24"/>
        </w:rPr>
        <w:t>et al.</w:t>
      </w:r>
      <w:r w:rsidR="00F9056A" w:rsidRPr="00F9056A">
        <w:rPr>
          <w:rFonts w:ascii="Times New Roman" w:hAnsi="Times New Roman" w:cs="Times New Roman"/>
          <w:sz w:val="24"/>
        </w:rPr>
        <w:t xml:space="preserve"> 2015)</w:t>
      </w:r>
      <w:r w:rsidR="00F9056A">
        <w:rPr>
          <w:rFonts w:ascii="Times New Roman" w:eastAsia="Times New Roman" w:hAnsi="Times New Roman" w:cs="Times New Roman"/>
          <w:sz w:val="24"/>
          <w:szCs w:val="24"/>
        </w:rPr>
        <w:fldChar w:fldCharType="end"/>
      </w:r>
      <w:r w:rsidR="00F9056A">
        <w:rPr>
          <w:rFonts w:ascii="Times New Roman" w:eastAsia="Times New Roman" w:hAnsi="Times New Roman" w:cs="Times New Roman"/>
          <w:sz w:val="24"/>
          <w:szCs w:val="24"/>
        </w:rPr>
        <w:t>.  Further</w:t>
      </w:r>
      <w:r w:rsidR="00CD2835">
        <w:rPr>
          <w:rFonts w:ascii="Times New Roman" w:eastAsia="Times New Roman" w:hAnsi="Times New Roman" w:cs="Times New Roman"/>
          <w:sz w:val="24"/>
          <w:szCs w:val="24"/>
        </w:rPr>
        <w:t>,</w:t>
      </w:r>
      <w:r w:rsidR="00F9056A">
        <w:rPr>
          <w:rFonts w:ascii="Times New Roman" w:eastAsia="Times New Roman" w:hAnsi="Times New Roman" w:cs="Times New Roman"/>
          <w:sz w:val="24"/>
          <w:szCs w:val="24"/>
        </w:rPr>
        <w:t xml:space="preserve"> these criteria allowed us to include time series that </w:t>
      </w:r>
      <w:del w:id="50" w:author="Nathan Dorn" w:date="2025-09-17T15:06:00Z" w16du:dateUtc="2025-09-17T19:06:00Z">
        <w:r w:rsidR="00F9056A" w:rsidDel="004D3AC9">
          <w:rPr>
            <w:rFonts w:ascii="Times New Roman" w:eastAsia="Times New Roman" w:hAnsi="Times New Roman" w:cs="Times New Roman"/>
            <w:sz w:val="24"/>
            <w:szCs w:val="24"/>
          </w:rPr>
          <w:delText xml:space="preserve">would have </w:delText>
        </w:r>
      </w:del>
      <w:ins w:id="51" w:author="Nathan Dorn" w:date="2025-09-17T15:06:00Z" w16du:dateUtc="2025-09-17T19:06:00Z">
        <w:r w:rsidR="004D3AC9">
          <w:rPr>
            <w:rFonts w:ascii="Times New Roman" w:eastAsia="Times New Roman" w:hAnsi="Times New Roman" w:cs="Times New Roman"/>
            <w:sz w:val="24"/>
            <w:szCs w:val="24"/>
          </w:rPr>
          <w:t xml:space="preserve">had </w:t>
        </w:r>
      </w:ins>
      <w:r w:rsidR="00F9056A">
        <w:rPr>
          <w:rFonts w:ascii="Times New Roman" w:eastAsia="Times New Roman" w:hAnsi="Times New Roman" w:cs="Times New Roman"/>
          <w:sz w:val="24"/>
          <w:szCs w:val="24"/>
        </w:rPr>
        <w:t xml:space="preserve">split sampling </w:t>
      </w:r>
      <w:commentRangeStart w:id="52"/>
      <w:r w:rsidR="00F9056A">
        <w:rPr>
          <w:rFonts w:ascii="Times New Roman" w:eastAsia="Times New Roman" w:hAnsi="Times New Roman" w:cs="Times New Roman"/>
          <w:sz w:val="24"/>
          <w:szCs w:val="24"/>
        </w:rPr>
        <w:t>events</w:t>
      </w:r>
      <w:ins w:id="53" w:author="Nathan Dorn" w:date="2025-09-17T15:05:00Z" w16du:dateUtc="2025-09-17T19:05:00Z">
        <w:r w:rsidR="004D3AC9">
          <w:rPr>
            <w:rFonts w:ascii="Times New Roman" w:eastAsia="Times New Roman" w:hAnsi="Times New Roman" w:cs="Times New Roman"/>
            <w:sz w:val="24"/>
            <w:szCs w:val="24"/>
          </w:rPr>
          <w:t xml:space="preserve"> with gaps</w:t>
        </w:r>
      </w:ins>
      <w:ins w:id="54" w:author="Nathan Dorn" w:date="2025-09-17T15:06:00Z" w16du:dateUtc="2025-09-17T19:06:00Z">
        <w:r w:rsidR="004D3AC9">
          <w:rPr>
            <w:rFonts w:ascii="Times New Roman" w:eastAsia="Times New Roman" w:hAnsi="Times New Roman" w:cs="Times New Roman"/>
            <w:sz w:val="24"/>
            <w:szCs w:val="24"/>
          </w:rPr>
          <w:t xml:space="preserve"> of &lt; 20% of the full time series. </w:t>
        </w:r>
      </w:ins>
      <w:ins w:id="55" w:author="Nathan Dorn" w:date="2025-09-17T15:05:00Z" w16du:dateUtc="2025-09-17T19:05:00Z">
        <w:r w:rsidR="004D3AC9">
          <w:rPr>
            <w:rFonts w:ascii="Times New Roman" w:eastAsia="Times New Roman" w:hAnsi="Times New Roman" w:cs="Times New Roman"/>
            <w:sz w:val="24"/>
            <w:szCs w:val="24"/>
          </w:rPr>
          <w:t xml:space="preserve"> </w:t>
        </w:r>
      </w:ins>
      <w:r w:rsidR="00F9056A">
        <w:rPr>
          <w:rFonts w:ascii="Times New Roman" w:eastAsia="Times New Roman" w:hAnsi="Times New Roman" w:cs="Times New Roman"/>
          <w:sz w:val="24"/>
          <w:szCs w:val="24"/>
        </w:rPr>
        <w:t xml:space="preserve"> </w:t>
      </w:r>
      <w:commentRangeEnd w:id="52"/>
      <w:r w:rsidR="00713D0B">
        <w:rPr>
          <w:rStyle w:val="CommentReference"/>
        </w:rPr>
        <w:commentReference w:id="52"/>
      </w:r>
      <w:commentRangeStart w:id="56"/>
      <w:del w:id="57" w:author="Nathan Dorn" w:date="2025-09-17T15:05:00Z" w16du:dateUtc="2025-09-17T19:05:00Z">
        <w:r w:rsidR="00F9056A" w:rsidDel="004D3AC9">
          <w:rPr>
            <w:rFonts w:ascii="Times New Roman" w:eastAsia="Times New Roman" w:hAnsi="Times New Roman" w:cs="Times New Roman"/>
            <w:sz w:val="24"/>
            <w:szCs w:val="24"/>
          </w:rPr>
          <w:delText xml:space="preserve">with </w:delText>
        </w:r>
        <w:r w:rsidR="00CD2835" w:rsidDel="004D3AC9">
          <w:rPr>
            <w:rFonts w:ascii="Times New Roman" w:eastAsia="Times New Roman" w:hAnsi="Times New Roman" w:cs="Times New Roman"/>
            <w:sz w:val="24"/>
            <w:szCs w:val="24"/>
          </w:rPr>
          <w:delText>a</w:delText>
        </w:r>
        <w:r w:rsidR="00F9056A" w:rsidDel="004D3AC9">
          <w:rPr>
            <w:rFonts w:ascii="Times New Roman" w:eastAsia="Times New Roman" w:hAnsi="Times New Roman" w:cs="Times New Roman"/>
            <w:sz w:val="24"/>
            <w:szCs w:val="24"/>
          </w:rPr>
          <w:delText xml:space="preserve"> period of historical sampling be</w:delText>
        </w:r>
        <w:r w:rsidR="00CD2835" w:rsidDel="004D3AC9">
          <w:rPr>
            <w:rFonts w:ascii="Times New Roman" w:eastAsia="Times New Roman" w:hAnsi="Times New Roman" w:cs="Times New Roman"/>
            <w:sz w:val="24"/>
            <w:szCs w:val="24"/>
          </w:rPr>
          <w:delText>ing</w:delText>
        </w:r>
        <w:r w:rsidR="00F9056A" w:rsidDel="004D3AC9">
          <w:rPr>
            <w:rFonts w:ascii="Times New Roman" w:eastAsia="Times New Roman" w:hAnsi="Times New Roman" w:cs="Times New Roman"/>
            <w:sz w:val="24"/>
            <w:szCs w:val="24"/>
          </w:rPr>
          <w:delText xml:space="preserve"> separated from </w:delText>
        </w:r>
        <w:r w:rsidR="00CD2835" w:rsidDel="004D3AC9">
          <w:rPr>
            <w:rFonts w:ascii="Times New Roman" w:eastAsia="Times New Roman" w:hAnsi="Times New Roman" w:cs="Times New Roman"/>
            <w:sz w:val="24"/>
            <w:szCs w:val="24"/>
          </w:rPr>
          <w:delText>another period of</w:delText>
        </w:r>
        <w:r w:rsidR="00F9056A" w:rsidDel="004D3AC9">
          <w:rPr>
            <w:rFonts w:ascii="Times New Roman" w:eastAsia="Times New Roman" w:hAnsi="Times New Roman" w:cs="Times New Roman"/>
            <w:sz w:val="24"/>
            <w:szCs w:val="24"/>
          </w:rPr>
          <w:delText xml:space="preserve"> sampling closer to the present.</w:delText>
        </w:r>
        <w:commentRangeEnd w:id="9"/>
        <w:r w:rsidR="004703AB" w:rsidDel="004D3AC9">
          <w:rPr>
            <w:rStyle w:val="CommentReference"/>
          </w:rPr>
          <w:commentReference w:id="9"/>
        </w:r>
      </w:del>
      <w:commentRangeEnd w:id="56"/>
      <w:r w:rsidR="00713D0B">
        <w:rPr>
          <w:rStyle w:val="CommentReference"/>
        </w:rPr>
        <w:commentReference w:id="56"/>
      </w:r>
    </w:p>
    <w:p w14:paraId="32651C41" w14:textId="5F8FC936" w:rsidR="000F57A9" w:rsidRDefault="000F57A9" w:rsidP="00605F5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Boom-Bust Classification</w:t>
      </w:r>
    </w:p>
    <w:p w14:paraId="7E9B3258" w14:textId="346BB89D" w:rsidR="00FF426C" w:rsidRDefault="00330192" w:rsidP="00C71783">
      <w:pPr>
        <w:spacing w:line="480" w:lineRule="auto"/>
        <w:ind w:firstLine="720"/>
        <w:rPr>
          <w:rFonts w:ascii="Times New Roman" w:eastAsia="Times New Roman" w:hAnsi="Times New Roman" w:cs="Times New Roman"/>
          <w:sz w:val="24"/>
          <w:szCs w:val="24"/>
        </w:rPr>
      </w:pPr>
      <w:commentRangeStart w:id="58"/>
      <w:r>
        <w:rPr>
          <w:rFonts w:ascii="Times New Roman" w:eastAsia="Times New Roman" w:hAnsi="Times New Roman" w:cs="Times New Roman"/>
          <w:sz w:val="24"/>
          <w:szCs w:val="24"/>
        </w:rPr>
        <w:t xml:space="preserve">Using the time series that met the </w:t>
      </w:r>
      <w:commentRangeStart w:id="59"/>
      <w:r w:rsidR="00441322">
        <w:rPr>
          <w:rFonts w:ascii="Times New Roman" w:eastAsia="Times New Roman" w:hAnsi="Times New Roman" w:cs="Times New Roman"/>
          <w:sz w:val="24"/>
          <w:szCs w:val="24"/>
        </w:rPr>
        <w:t>inclusion criteria</w:t>
      </w:r>
      <w:commentRangeEnd w:id="59"/>
      <w:r w:rsidR="00285EEB">
        <w:rPr>
          <w:rStyle w:val="CommentReference"/>
        </w:rPr>
        <w:commentReference w:id="59"/>
      </w:r>
      <w:ins w:id="60" w:author="Nathan Dorn" w:date="2025-09-25T17:16:00Z" w16du:dateUtc="2025-09-25T21:16:00Z">
        <w:r w:rsidR="00285EEB">
          <w:rPr>
            <w:rFonts w:ascii="Times New Roman" w:eastAsia="Times New Roman" w:hAnsi="Times New Roman" w:cs="Times New Roman"/>
            <w:sz w:val="24"/>
            <w:szCs w:val="24"/>
          </w:rPr>
          <w:t xml:space="preserve"> to be analyzed</w:t>
        </w:r>
      </w:ins>
      <w:r>
        <w:rPr>
          <w:rFonts w:ascii="Times New Roman" w:eastAsia="Times New Roman" w:hAnsi="Times New Roman" w:cs="Times New Roman"/>
          <w:sz w:val="24"/>
          <w:szCs w:val="24"/>
        </w:rPr>
        <w:t>, classification of time series was accomplished through</w:t>
      </w:r>
      <w:r w:rsidR="00023F0D">
        <w:rPr>
          <w:rFonts w:ascii="Times New Roman" w:eastAsia="Times New Roman" w:hAnsi="Times New Roman" w:cs="Times New Roman"/>
          <w:sz w:val="24"/>
          <w:szCs w:val="24"/>
        </w:rPr>
        <w:t xml:space="preserve"> two steps</w:t>
      </w:r>
      <w:r w:rsidR="00EF1174">
        <w:rPr>
          <w:rFonts w:ascii="Times New Roman" w:eastAsia="Times New Roman" w:hAnsi="Times New Roman" w:cs="Times New Roman"/>
          <w:sz w:val="24"/>
          <w:szCs w:val="24"/>
        </w:rPr>
        <w:t xml:space="preserve">. </w:t>
      </w:r>
      <w:ins w:id="61" w:author="Nathan Dorn" w:date="2025-09-25T17:16:00Z" w16du:dateUtc="2025-09-25T21:16:00Z">
        <w:r w:rsidR="004344AF">
          <w:rPr>
            <w:rFonts w:ascii="Times New Roman" w:eastAsia="Times New Roman" w:hAnsi="Times New Roman" w:cs="Times New Roman"/>
            <w:sz w:val="24"/>
            <w:szCs w:val="24"/>
          </w:rPr>
          <w:t>We use</w:t>
        </w:r>
      </w:ins>
      <w:ins w:id="62" w:author="Nathan Dorn" w:date="2025-09-25T17:17:00Z" w16du:dateUtc="2025-09-25T21:17:00Z">
        <w:r w:rsidR="004344AF">
          <w:rPr>
            <w:rFonts w:ascii="Times New Roman" w:eastAsia="Times New Roman" w:hAnsi="Times New Roman" w:cs="Times New Roman"/>
            <w:sz w:val="24"/>
            <w:szCs w:val="24"/>
          </w:rPr>
          <w:t>d</w:t>
        </w:r>
      </w:ins>
      <w:del w:id="63" w:author="Nathan Dorn" w:date="2025-09-25T17:16:00Z" w16du:dateUtc="2025-09-25T21:16:00Z">
        <w:r w:rsidR="003A4FA6" w:rsidDel="004344AF">
          <w:rPr>
            <w:rFonts w:ascii="Times New Roman" w:eastAsia="Times New Roman" w:hAnsi="Times New Roman" w:cs="Times New Roman"/>
            <w:sz w:val="24"/>
            <w:szCs w:val="24"/>
          </w:rPr>
          <w:delText>First,</w:delText>
        </w:r>
      </w:del>
      <w:r w:rsidR="00E865E3">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the “breakpoints” function within the</w:t>
      </w:r>
      <w:r w:rsidR="00793854">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“strucchange” package in R</w:t>
      </w:r>
      <w:ins w:id="64" w:author="Nathan Dorn" w:date="2025-09-25T17:17:00Z" w16du:dateUtc="2025-09-25T21:17:00Z">
        <w:r w:rsidR="004344AF">
          <w:rPr>
            <w:rFonts w:ascii="Times New Roman" w:eastAsia="Times New Roman" w:hAnsi="Times New Roman" w:cs="Times New Roman"/>
            <w:sz w:val="24"/>
            <w:szCs w:val="24"/>
          </w:rPr>
          <w:t xml:space="preserve"> </w:t>
        </w:r>
      </w:ins>
      <w:del w:id="65" w:author="Nathan Dorn" w:date="2025-09-25T17:17:00Z" w16du:dateUtc="2025-09-25T21:17:00Z">
        <w:r w:rsidR="00E865E3" w:rsidDel="004344AF">
          <w:rPr>
            <w:rFonts w:ascii="Times New Roman" w:eastAsia="Times New Roman" w:hAnsi="Times New Roman" w:cs="Times New Roman"/>
            <w:sz w:val="24"/>
            <w:szCs w:val="24"/>
          </w:rPr>
          <w:delText xml:space="preserve"> was used</w:delText>
        </w:r>
        <w:r w:rsidR="00D963C4" w:rsidDel="004344AF">
          <w:rPr>
            <w:rFonts w:ascii="Times New Roman" w:eastAsia="Times New Roman" w:hAnsi="Times New Roman" w:cs="Times New Roman"/>
            <w:sz w:val="24"/>
            <w:szCs w:val="24"/>
          </w:rPr>
          <w:delText xml:space="preserve"> </w:delText>
        </w:r>
      </w:del>
      <w:r w:rsidR="00D963C4">
        <w:rPr>
          <w:rFonts w:ascii="Times New Roman" w:eastAsia="Times New Roman" w:hAnsi="Times New Roman" w:cs="Times New Roman"/>
          <w:sz w:val="24"/>
          <w:szCs w:val="24"/>
        </w:rPr>
        <w:t xml:space="preserve">to identify breakpoints in the time series </w:t>
      </w:r>
      <w:r w:rsidR="0061090C">
        <w:rPr>
          <w:rFonts w:ascii="Times New Roman" w:eastAsia="Times New Roman" w:hAnsi="Times New Roman" w:cs="Times New Roman"/>
          <w:sz w:val="24"/>
          <w:szCs w:val="24"/>
        </w:rPr>
        <w:t xml:space="preserve">from </w:t>
      </w:r>
      <w:r w:rsidR="00B16EBF">
        <w:rPr>
          <w:rFonts w:ascii="Times New Roman" w:eastAsia="Times New Roman" w:hAnsi="Times New Roman" w:cs="Times New Roman"/>
          <w:sz w:val="24"/>
          <w:szCs w:val="24"/>
        </w:rPr>
        <w:t>differences</w:t>
      </w:r>
      <w:r w:rsidR="00D963C4">
        <w:rPr>
          <w:rFonts w:ascii="Times New Roman" w:eastAsia="Times New Roman" w:hAnsi="Times New Roman" w:cs="Times New Roman"/>
          <w:sz w:val="24"/>
          <w:szCs w:val="24"/>
        </w:rPr>
        <w:t xml:space="preserve"> in the mean</w:t>
      </w:r>
      <w:r w:rsidR="00B16EBF">
        <w:rPr>
          <w:rFonts w:ascii="Times New Roman" w:eastAsia="Times New Roman" w:hAnsi="Times New Roman" w:cs="Times New Roman"/>
          <w:sz w:val="24"/>
          <w:szCs w:val="24"/>
        </w:rPr>
        <w:t xml:space="preserve"> between regimes</w:t>
      </w:r>
      <w:r w:rsidR="00D963C4">
        <w:rPr>
          <w:rFonts w:ascii="Times New Roman" w:eastAsia="Times New Roman" w:hAnsi="Times New Roman" w:cs="Times New Roman"/>
          <w:sz w:val="24"/>
          <w:szCs w:val="24"/>
        </w:rPr>
        <w:t>.</w:t>
      </w:r>
      <w:r w:rsidR="00B16EBF">
        <w:rPr>
          <w:rFonts w:ascii="Times New Roman" w:eastAsia="Times New Roman" w:hAnsi="Times New Roman" w:cs="Times New Roman"/>
          <w:sz w:val="24"/>
          <w:szCs w:val="24"/>
        </w:rPr>
        <w:t xml:space="preserve">  </w:t>
      </w:r>
      <w:r w:rsidR="00293DB7">
        <w:rPr>
          <w:rFonts w:ascii="Times New Roman" w:eastAsia="Times New Roman" w:hAnsi="Times New Roman" w:cs="Times New Roman"/>
          <w:sz w:val="24"/>
          <w:szCs w:val="24"/>
        </w:rPr>
        <w:t>T</w:t>
      </w:r>
      <w:r w:rsidR="00D511E7">
        <w:rPr>
          <w:rFonts w:ascii="Times New Roman" w:eastAsia="Times New Roman" w:hAnsi="Times New Roman" w:cs="Times New Roman"/>
          <w:sz w:val="24"/>
          <w:szCs w:val="24"/>
        </w:rPr>
        <w:t>he breakpoint</w:t>
      </w:r>
      <w:r w:rsidR="00293DB7">
        <w:rPr>
          <w:rFonts w:ascii="Times New Roman" w:eastAsia="Times New Roman" w:hAnsi="Times New Roman" w:cs="Times New Roman"/>
          <w:sz w:val="24"/>
          <w:szCs w:val="24"/>
        </w:rPr>
        <w:t>s</w:t>
      </w:r>
      <w:r w:rsidR="00D511E7">
        <w:rPr>
          <w:rFonts w:ascii="Times New Roman" w:eastAsia="Times New Roman" w:hAnsi="Times New Roman" w:cs="Times New Roman"/>
          <w:sz w:val="24"/>
          <w:szCs w:val="24"/>
        </w:rPr>
        <w:t xml:space="preserve"> </w:t>
      </w:r>
      <w:r w:rsidR="00293DB7">
        <w:rPr>
          <w:rFonts w:ascii="Times New Roman" w:eastAsia="Times New Roman" w:hAnsi="Times New Roman" w:cs="Times New Roman"/>
          <w:sz w:val="24"/>
          <w:szCs w:val="24"/>
        </w:rPr>
        <w:t xml:space="preserve">marked transitions </w:t>
      </w:r>
      <w:r w:rsidR="00D511E7">
        <w:rPr>
          <w:rFonts w:ascii="Times New Roman" w:eastAsia="Times New Roman" w:hAnsi="Times New Roman" w:cs="Times New Roman"/>
          <w:sz w:val="24"/>
          <w:szCs w:val="24"/>
        </w:rPr>
        <w:t xml:space="preserve">between the different phases </w:t>
      </w:r>
      <w:r w:rsidR="00811E4B">
        <w:rPr>
          <w:rFonts w:ascii="Times New Roman" w:eastAsia="Times New Roman" w:hAnsi="Times New Roman" w:cs="Times New Roman"/>
          <w:sz w:val="24"/>
          <w:szCs w:val="24"/>
        </w:rPr>
        <w:t xml:space="preserve">of the invasion process </w:t>
      </w:r>
      <w:r w:rsidR="00D511E7">
        <w:rPr>
          <w:rFonts w:ascii="Times New Roman" w:eastAsia="Times New Roman" w:hAnsi="Times New Roman" w:cs="Times New Roman"/>
          <w:sz w:val="24"/>
          <w:szCs w:val="24"/>
        </w:rPr>
        <w:t>(i.e., lag/growth phase, high abundance, decline phase)</w:t>
      </w:r>
      <w:r w:rsidR="00811E4B">
        <w:rPr>
          <w:rFonts w:ascii="Times New Roman" w:eastAsia="Times New Roman" w:hAnsi="Times New Roman" w:cs="Times New Roman"/>
          <w:sz w:val="24"/>
          <w:szCs w:val="24"/>
        </w:rPr>
        <w:t xml:space="preserve">. </w:t>
      </w:r>
      <w:r w:rsidR="009A1A35">
        <w:rPr>
          <w:rFonts w:ascii="Times New Roman" w:eastAsia="Times New Roman" w:hAnsi="Times New Roman" w:cs="Times New Roman"/>
          <w:sz w:val="24"/>
          <w:szCs w:val="24"/>
        </w:rPr>
        <w:t>R</w:t>
      </w:r>
      <w:r w:rsidR="00D511E7">
        <w:rPr>
          <w:rFonts w:ascii="Times New Roman" w:eastAsia="Times New Roman" w:hAnsi="Times New Roman" w:cs="Times New Roman"/>
          <w:sz w:val="24"/>
          <w:szCs w:val="24"/>
        </w:rPr>
        <w:t>egime shift detect</w:t>
      </w:r>
      <w:r w:rsidR="00900CC3">
        <w:rPr>
          <w:rFonts w:ascii="Times New Roman" w:eastAsia="Times New Roman" w:hAnsi="Times New Roman" w:cs="Times New Roman"/>
          <w:sz w:val="24"/>
          <w:szCs w:val="24"/>
        </w:rPr>
        <w:t xml:space="preserve">ion </w:t>
      </w:r>
      <w:r w:rsidR="00CD2B62">
        <w:rPr>
          <w:rFonts w:ascii="Times New Roman" w:eastAsia="Times New Roman" w:hAnsi="Times New Roman" w:cs="Times New Roman"/>
          <w:sz w:val="24"/>
          <w:szCs w:val="24"/>
        </w:rPr>
        <w:t>method</w:t>
      </w:r>
      <w:r w:rsidR="0061090C">
        <w:rPr>
          <w:rFonts w:ascii="Times New Roman" w:eastAsia="Times New Roman" w:hAnsi="Times New Roman" w:cs="Times New Roman"/>
          <w:sz w:val="24"/>
          <w:szCs w:val="24"/>
        </w:rPr>
        <w:t>s</w:t>
      </w:r>
      <w:r w:rsidR="00CD2B62">
        <w:rPr>
          <w:rFonts w:ascii="Times New Roman" w:eastAsia="Times New Roman" w:hAnsi="Times New Roman" w:cs="Times New Roman"/>
          <w:sz w:val="24"/>
          <w:szCs w:val="24"/>
        </w:rPr>
        <w:t xml:space="preserve"> ha</w:t>
      </w:r>
      <w:r w:rsidR="0061090C">
        <w:rPr>
          <w:rFonts w:ascii="Times New Roman" w:eastAsia="Times New Roman" w:hAnsi="Times New Roman" w:cs="Times New Roman"/>
          <w:sz w:val="24"/>
          <w:szCs w:val="24"/>
        </w:rPr>
        <w:t>ve</w:t>
      </w:r>
      <w:r w:rsidR="00CD2B62">
        <w:rPr>
          <w:rFonts w:ascii="Times New Roman" w:eastAsia="Times New Roman" w:hAnsi="Times New Roman" w:cs="Times New Roman"/>
          <w:sz w:val="24"/>
          <w:szCs w:val="24"/>
        </w:rPr>
        <w:t xml:space="preserve"> been used to identify the different phases of </w:t>
      </w:r>
      <w:r w:rsidR="0088429D">
        <w:rPr>
          <w:rFonts w:ascii="Times New Roman" w:eastAsia="Times New Roman" w:hAnsi="Times New Roman" w:cs="Times New Roman"/>
          <w:sz w:val="24"/>
          <w:szCs w:val="24"/>
        </w:rPr>
        <w:t xml:space="preserve">the invasion of </w:t>
      </w:r>
      <w:r w:rsidR="00E608B1">
        <w:rPr>
          <w:rFonts w:ascii="Times New Roman" w:eastAsia="Times New Roman" w:hAnsi="Times New Roman" w:cs="Times New Roman"/>
          <w:sz w:val="24"/>
          <w:szCs w:val="24"/>
        </w:rPr>
        <w:t>signal crayfish (</w:t>
      </w:r>
      <w:r w:rsidR="0006321C" w:rsidRPr="0006321C">
        <w:rPr>
          <w:rFonts w:ascii="Times New Roman" w:eastAsia="Times New Roman" w:hAnsi="Times New Roman" w:cs="Times New Roman"/>
          <w:i/>
          <w:iCs/>
          <w:sz w:val="24"/>
          <w:szCs w:val="24"/>
        </w:rPr>
        <w:t>Pacifastacus leniusculus</w:t>
      </w:r>
      <w:r w:rsidR="0006321C">
        <w:rPr>
          <w:rFonts w:ascii="Times New Roman" w:eastAsia="Times New Roman" w:hAnsi="Times New Roman" w:cs="Times New Roman"/>
          <w:sz w:val="24"/>
          <w:szCs w:val="24"/>
        </w:rPr>
        <w:t>)</w:t>
      </w:r>
      <w:r w:rsidR="00CD2B62">
        <w:rPr>
          <w:rFonts w:ascii="Times New Roman" w:eastAsia="Times New Roman" w:hAnsi="Times New Roman" w:cs="Times New Roman"/>
          <w:sz w:val="24"/>
          <w:szCs w:val="24"/>
        </w:rPr>
        <w:t xml:space="preserve"> </w:t>
      </w:r>
      <w:r w:rsidR="0006321C">
        <w:rPr>
          <w:rFonts w:ascii="Times New Roman" w:eastAsia="Times New Roman" w:hAnsi="Times New Roman" w:cs="Times New Roman"/>
          <w:sz w:val="24"/>
          <w:szCs w:val="24"/>
        </w:rPr>
        <w:t xml:space="preserve">in Swedish Lakes </w:t>
      </w:r>
      <w:r w:rsidR="0006321C">
        <w:rPr>
          <w:rFonts w:ascii="Times New Roman" w:eastAsia="Times New Roman" w:hAnsi="Times New Roman" w:cs="Times New Roman"/>
          <w:sz w:val="24"/>
          <w:szCs w:val="24"/>
        </w:rPr>
        <w:fldChar w:fldCharType="begin"/>
      </w:r>
      <w:r w:rsidR="0006321C">
        <w:rPr>
          <w:rFonts w:ascii="Times New Roman" w:eastAsia="Times New Roman" w:hAnsi="Times New Roman" w:cs="Times New Roman"/>
          <w:sz w:val="24"/>
          <w:szCs w:val="24"/>
        </w:rPr>
        <w:instrText xml:space="preserve"> ADDIN ZOTERO_ITEM CSL_CITATION {"citationID":"cjHrDUtU","properties":{"formattedCitation":"(Sandstr\\uc0\\u246{}m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06321C">
        <w:rPr>
          <w:rFonts w:ascii="Times New Roman" w:eastAsia="Times New Roman" w:hAnsi="Times New Roman" w:cs="Times New Roman"/>
          <w:sz w:val="24"/>
          <w:szCs w:val="24"/>
        </w:rPr>
        <w:fldChar w:fldCharType="separate"/>
      </w:r>
      <w:r w:rsidR="0006321C" w:rsidRPr="0006321C">
        <w:rPr>
          <w:rFonts w:ascii="Times New Roman" w:hAnsi="Times New Roman" w:cs="Times New Roman"/>
          <w:sz w:val="24"/>
        </w:rPr>
        <w:t xml:space="preserve">(Sandström </w:t>
      </w:r>
      <w:r w:rsidR="0006321C" w:rsidRPr="0006321C">
        <w:rPr>
          <w:rFonts w:ascii="Times New Roman" w:hAnsi="Times New Roman" w:cs="Times New Roman"/>
          <w:i/>
          <w:iCs/>
          <w:sz w:val="24"/>
        </w:rPr>
        <w:t>et al.</w:t>
      </w:r>
      <w:r w:rsidR="0006321C" w:rsidRPr="0006321C">
        <w:rPr>
          <w:rFonts w:ascii="Times New Roman" w:hAnsi="Times New Roman" w:cs="Times New Roman"/>
          <w:sz w:val="24"/>
        </w:rPr>
        <w:t xml:space="preserve"> 2014)</w:t>
      </w:r>
      <w:r w:rsidR="0006321C">
        <w:rPr>
          <w:rFonts w:ascii="Times New Roman" w:eastAsia="Times New Roman" w:hAnsi="Times New Roman" w:cs="Times New Roman"/>
          <w:sz w:val="24"/>
          <w:szCs w:val="24"/>
        </w:rPr>
        <w:fldChar w:fldCharType="end"/>
      </w:r>
      <w:commentRangeEnd w:id="58"/>
      <w:r w:rsidR="00713D0B">
        <w:rPr>
          <w:rStyle w:val="CommentReference"/>
        </w:rPr>
        <w:commentReference w:id="58"/>
      </w:r>
      <w:r w:rsidR="00914D6D">
        <w:rPr>
          <w:rFonts w:ascii="Times New Roman" w:eastAsia="Times New Roman" w:hAnsi="Times New Roman" w:cs="Times New Roman"/>
          <w:sz w:val="24"/>
          <w:szCs w:val="24"/>
        </w:rPr>
        <w:t>.</w:t>
      </w:r>
      <w:r w:rsidR="0080700C">
        <w:rPr>
          <w:rFonts w:ascii="Times New Roman" w:eastAsia="Times New Roman" w:hAnsi="Times New Roman" w:cs="Times New Roman"/>
          <w:sz w:val="24"/>
          <w:szCs w:val="24"/>
        </w:rPr>
        <w:t xml:space="preserve"> The regime shift detection require</w:t>
      </w:r>
      <w:r w:rsidR="00C343AA">
        <w:rPr>
          <w:rFonts w:ascii="Times New Roman" w:eastAsia="Times New Roman" w:hAnsi="Times New Roman" w:cs="Times New Roman"/>
          <w:sz w:val="24"/>
          <w:szCs w:val="24"/>
        </w:rPr>
        <w:t>d no missing observations in the</w:t>
      </w:r>
      <w:r w:rsidR="0080700C">
        <w:rPr>
          <w:rFonts w:ascii="Times New Roman" w:eastAsia="Times New Roman" w:hAnsi="Times New Roman" w:cs="Times New Roman"/>
          <w:sz w:val="24"/>
          <w:szCs w:val="24"/>
        </w:rPr>
        <w:t xml:space="preserve"> time series, </w:t>
      </w:r>
      <w:r w:rsidR="00C343AA">
        <w:rPr>
          <w:rFonts w:ascii="Times New Roman" w:eastAsia="Times New Roman" w:hAnsi="Times New Roman" w:cs="Times New Roman"/>
          <w:sz w:val="24"/>
          <w:szCs w:val="24"/>
        </w:rPr>
        <w:t xml:space="preserve">thus </w:t>
      </w:r>
      <w:r w:rsidR="0016539E">
        <w:rPr>
          <w:rFonts w:ascii="Times New Roman" w:eastAsia="Times New Roman" w:hAnsi="Times New Roman" w:cs="Times New Roman"/>
          <w:sz w:val="24"/>
          <w:szCs w:val="24"/>
        </w:rPr>
        <w:t>all-time</w:t>
      </w:r>
      <w:r w:rsidR="00C343AA">
        <w:rPr>
          <w:rFonts w:ascii="Times New Roman" w:eastAsia="Times New Roman" w:hAnsi="Times New Roman" w:cs="Times New Roman"/>
          <w:sz w:val="24"/>
          <w:szCs w:val="24"/>
        </w:rPr>
        <w:t xml:space="preserve"> series were </w:t>
      </w:r>
      <w:r w:rsidR="00D0725B">
        <w:rPr>
          <w:rFonts w:ascii="Times New Roman" w:eastAsia="Times New Roman" w:hAnsi="Times New Roman" w:cs="Times New Roman"/>
          <w:sz w:val="24"/>
          <w:szCs w:val="24"/>
        </w:rPr>
        <w:t>modeled</w:t>
      </w:r>
      <w:r w:rsidR="00C343AA">
        <w:rPr>
          <w:rFonts w:ascii="Times New Roman" w:eastAsia="Times New Roman" w:hAnsi="Times New Roman" w:cs="Times New Roman"/>
          <w:sz w:val="24"/>
          <w:szCs w:val="24"/>
        </w:rPr>
        <w:t xml:space="preserve"> </w:t>
      </w:r>
      <w:r w:rsidR="0016539E">
        <w:rPr>
          <w:rFonts w:ascii="Times New Roman" w:eastAsia="Times New Roman" w:hAnsi="Times New Roman" w:cs="Times New Roman"/>
          <w:sz w:val="24"/>
          <w:szCs w:val="24"/>
        </w:rPr>
        <w:lastRenderedPageBreak/>
        <w:t>using</w:t>
      </w:r>
      <w:r w:rsidR="00C343AA">
        <w:rPr>
          <w:rFonts w:ascii="Times New Roman" w:eastAsia="Times New Roman" w:hAnsi="Times New Roman" w:cs="Times New Roman"/>
          <w:sz w:val="24"/>
          <w:szCs w:val="24"/>
        </w:rPr>
        <w:t xml:space="preserve"> </w:t>
      </w:r>
      <w:commentRangeStart w:id="66"/>
      <w:ins w:id="67" w:author="Nathan Dorn" w:date="2025-09-17T15:32:00Z" w16du:dateUtc="2025-09-17T19:32:00Z">
        <w:r w:rsidR="000178AC">
          <w:rPr>
            <w:rFonts w:ascii="Times New Roman" w:eastAsia="Times New Roman" w:hAnsi="Times New Roman" w:cs="Times New Roman"/>
            <w:sz w:val="24"/>
            <w:szCs w:val="24"/>
          </w:rPr>
          <w:t xml:space="preserve">latent </w:t>
        </w:r>
      </w:ins>
      <w:ins w:id="68" w:author="Nathan Dorn" w:date="2025-09-25T17:17:00Z" w16du:dateUtc="2025-09-25T21:17:00Z">
        <w:r w:rsidR="007F3978">
          <w:rPr>
            <w:rFonts w:ascii="Times New Roman" w:eastAsia="Times New Roman" w:hAnsi="Times New Roman" w:cs="Times New Roman"/>
            <w:sz w:val="24"/>
            <w:szCs w:val="24"/>
          </w:rPr>
          <w:t>variable</w:t>
        </w:r>
      </w:ins>
      <w:ins w:id="69" w:author="Nathan Dorn" w:date="2025-09-25T17:18:00Z" w16du:dateUtc="2025-09-25T21:18:00Z">
        <w:r w:rsidR="007F3978">
          <w:rPr>
            <w:rFonts w:ascii="Times New Roman" w:eastAsia="Times New Roman" w:hAnsi="Times New Roman" w:cs="Times New Roman"/>
            <w:sz w:val="24"/>
            <w:szCs w:val="24"/>
          </w:rPr>
          <w:t>s</w:t>
        </w:r>
      </w:ins>
      <w:ins w:id="70" w:author="Nathan Dorn" w:date="2025-09-25T17:17:00Z" w16du:dateUtc="2025-09-25T21:17:00Z">
        <w:r w:rsidR="007F3978">
          <w:rPr>
            <w:rFonts w:ascii="Times New Roman" w:eastAsia="Times New Roman" w:hAnsi="Times New Roman" w:cs="Times New Roman"/>
            <w:sz w:val="24"/>
            <w:szCs w:val="24"/>
          </w:rPr>
          <w:t xml:space="preserve"> (i.e., </w:t>
        </w:r>
      </w:ins>
      <w:ins w:id="71" w:author="Nathan Dorn" w:date="2025-09-17T15:32:00Z" w16du:dateUtc="2025-09-17T19:32:00Z">
        <w:r w:rsidR="000178AC">
          <w:rPr>
            <w:rFonts w:ascii="Times New Roman" w:eastAsia="Times New Roman" w:hAnsi="Times New Roman" w:cs="Times New Roman"/>
            <w:sz w:val="24"/>
            <w:szCs w:val="24"/>
          </w:rPr>
          <w:t>population estimates</w:t>
        </w:r>
      </w:ins>
      <w:ins w:id="72" w:author="Nathan Dorn" w:date="2025-09-25T17:17:00Z" w16du:dateUtc="2025-09-25T21:17:00Z">
        <w:r w:rsidR="007F3978">
          <w:rPr>
            <w:rFonts w:ascii="Times New Roman" w:eastAsia="Times New Roman" w:hAnsi="Times New Roman" w:cs="Times New Roman"/>
            <w:sz w:val="24"/>
            <w:szCs w:val="24"/>
          </w:rPr>
          <w:t>)</w:t>
        </w:r>
      </w:ins>
      <w:ins w:id="73" w:author="Nathan Dorn" w:date="2025-09-17T15:32:00Z" w16du:dateUtc="2025-09-17T19:32:00Z">
        <w:r w:rsidR="007830E6">
          <w:rPr>
            <w:rFonts w:ascii="Times New Roman" w:eastAsia="Times New Roman" w:hAnsi="Times New Roman" w:cs="Times New Roman"/>
            <w:sz w:val="24"/>
            <w:szCs w:val="24"/>
          </w:rPr>
          <w:t xml:space="preserve"> from a</w:t>
        </w:r>
      </w:ins>
      <w:commentRangeEnd w:id="66"/>
      <w:ins w:id="74" w:author="Nathan Dorn" w:date="2025-09-17T15:33:00Z" w16du:dateUtc="2025-09-17T19:33:00Z">
        <w:r w:rsidR="00E76729">
          <w:rPr>
            <w:rStyle w:val="CommentReference"/>
          </w:rPr>
          <w:commentReference w:id="66"/>
        </w:r>
      </w:ins>
      <w:ins w:id="75" w:author="Nathan Dorn" w:date="2025-09-17T15:32:00Z" w16du:dateUtc="2025-09-17T19:32:00Z">
        <w:r w:rsidR="007830E6">
          <w:rPr>
            <w:rFonts w:ascii="Times New Roman" w:eastAsia="Times New Roman" w:hAnsi="Times New Roman" w:cs="Times New Roman"/>
            <w:sz w:val="24"/>
            <w:szCs w:val="24"/>
          </w:rPr>
          <w:t xml:space="preserve"> </w:t>
        </w:r>
      </w:ins>
      <w:r w:rsidR="00886BBF">
        <w:rPr>
          <w:rFonts w:ascii="Times New Roman" w:eastAsia="Times New Roman" w:hAnsi="Times New Roman" w:cs="Times New Roman"/>
          <w:sz w:val="24"/>
          <w:szCs w:val="24"/>
        </w:rPr>
        <w:t xml:space="preserve">Bayesian </w:t>
      </w:r>
      <w:r w:rsidR="00C343AA">
        <w:rPr>
          <w:rFonts w:ascii="Times New Roman" w:eastAsia="Times New Roman" w:hAnsi="Times New Roman" w:cs="Times New Roman"/>
          <w:sz w:val="24"/>
          <w:szCs w:val="24"/>
        </w:rPr>
        <w:t>state-space</w:t>
      </w:r>
      <w:r w:rsidR="0016539E">
        <w:rPr>
          <w:rFonts w:ascii="Times New Roman" w:eastAsia="Times New Roman" w:hAnsi="Times New Roman" w:cs="Times New Roman"/>
          <w:sz w:val="24"/>
          <w:szCs w:val="24"/>
        </w:rPr>
        <w:t xml:space="preserve"> </w:t>
      </w:r>
      <w:r w:rsidR="00454251">
        <w:rPr>
          <w:rFonts w:ascii="Times New Roman" w:eastAsia="Times New Roman" w:hAnsi="Times New Roman" w:cs="Times New Roman"/>
          <w:sz w:val="24"/>
          <w:szCs w:val="24"/>
        </w:rPr>
        <w:t>approach</w:t>
      </w:r>
      <w:r w:rsidR="00C343AA">
        <w:rPr>
          <w:rFonts w:ascii="Times New Roman" w:eastAsia="Times New Roman" w:hAnsi="Times New Roman" w:cs="Times New Roman"/>
          <w:sz w:val="24"/>
          <w:szCs w:val="24"/>
        </w:rPr>
        <w:t xml:space="preserve"> developed by </w:t>
      </w:r>
      <w:r w:rsidR="00C343AA">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{"citationID":"GKgPkTFY","properties":{"formattedCitation":"(Aagaard {\\i{}et al.} 2016)","plainCitation":"(Aagaard et al. 2016)","dontUpdate":true,"noteIndex":0},"citationItems":[{"id":1932,"uris":["http://zotero.org/users/9972654/items/7PNQ63SZ"],"itemData":{"id":1932,"type":"article-journal","container-title":"Ecological Modelling","DOI":"10.1016/j.ecolmodel.2016.02.014","ISSN":"03043800","journalAbbreviation":"Ecological Modelling","language":"en","page":"78-84","source":"DOI.org (Crossref)","title":"A Bayesian approach for characterizing uncertainty in declaring a population collapse","volume":"328","author":[{"family":"Aagaard","given":"Kevin"},{"family":"Lockwood","given":"Julie L."},{"family":"Green","given":"Edwin J."}],"issued":{"date-parts":[["2016",5]]}}}],"schema":"https://github.com/citation-style-language/schema/raw/master/csl-citation.json"} </w:instrText>
      </w:r>
      <w:r w:rsidR="00C343AA">
        <w:rPr>
          <w:rFonts w:ascii="Times New Roman" w:eastAsia="Times New Roman" w:hAnsi="Times New Roman" w:cs="Times New Roman"/>
          <w:sz w:val="24"/>
          <w:szCs w:val="24"/>
        </w:rPr>
        <w:fldChar w:fldCharType="separate"/>
      </w:r>
      <w:r w:rsidR="00C343AA" w:rsidRPr="00C343AA">
        <w:rPr>
          <w:rFonts w:ascii="Times New Roman" w:hAnsi="Times New Roman" w:cs="Times New Roman"/>
          <w:sz w:val="24"/>
        </w:rPr>
        <w:t xml:space="preserve">Aagaard </w:t>
      </w:r>
      <w:r w:rsidR="00C343AA" w:rsidRPr="00C343AA">
        <w:rPr>
          <w:rFonts w:ascii="Times New Roman" w:hAnsi="Times New Roman" w:cs="Times New Roman"/>
          <w:i/>
          <w:iCs/>
          <w:sz w:val="24"/>
        </w:rPr>
        <w:t>et al.</w:t>
      </w:r>
      <w:r w:rsidR="00C343AA" w:rsidRPr="00C343AA">
        <w:rPr>
          <w:rFonts w:ascii="Times New Roman" w:hAnsi="Times New Roman" w:cs="Times New Roman"/>
          <w:sz w:val="24"/>
        </w:rPr>
        <w:t xml:space="preserve"> </w:t>
      </w:r>
      <w:r w:rsidR="008F5E10">
        <w:rPr>
          <w:rFonts w:ascii="Times New Roman" w:hAnsi="Times New Roman" w:cs="Times New Roman"/>
          <w:sz w:val="24"/>
        </w:rPr>
        <w:t>(</w:t>
      </w:r>
      <w:r w:rsidR="00C343AA" w:rsidRPr="00C343AA">
        <w:rPr>
          <w:rFonts w:ascii="Times New Roman" w:hAnsi="Times New Roman" w:cs="Times New Roman"/>
          <w:sz w:val="24"/>
        </w:rPr>
        <w:t>2016)</w:t>
      </w:r>
      <w:r w:rsidR="00C343AA">
        <w:rPr>
          <w:rFonts w:ascii="Times New Roman" w:eastAsia="Times New Roman" w:hAnsi="Times New Roman" w:cs="Times New Roman"/>
          <w:sz w:val="24"/>
          <w:szCs w:val="24"/>
        </w:rPr>
        <w:fldChar w:fldCharType="end"/>
      </w:r>
      <w:del w:id="76" w:author="Nathan Dorn" w:date="2025-09-25T17:18:00Z" w16du:dateUtc="2025-09-25T21:18:00Z">
        <w:r w:rsidR="00886BBF" w:rsidDel="00317259">
          <w:rPr>
            <w:rFonts w:ascii="Times New Roman" w:eastAsia="Times New Roman" w:hAnsi="Times New Roman" w:cs="Times New Roman"/>
            <w:sz w:val="24"/>
            <w:szCs w:val="24"/>
          </w:rPr>
          <w:delText xml:space="preserve"> </w:delText>
        </w:r>
      </w:del>
      <w:del w:id="77" w:author="Nathan Dorn" w:date="2025-09-17T15:32:00Z" w16du:dateUtc="2025-09-17T19:32:00Z">
        <w:r w:rsidR="0016539E" w:rsidDel="000178AC">
          <w:rPr>
            <w:rFonts w:ascii="Times New Roman" w:eastAsia="Times New Roman" w:hAnsi="Times New Roman" w:cs="Times New Roman"/>
            <w:sz w:val="24"/>
            <w:szCs w:val="24"/>
          </w:rPr>
          <w:delText xml:space="preserve">in order </w:delText>
        </w:r>
      </w:del>
      <w:del w:id="78" w:author="Nathan Dorn" w:date="2025-09-17T15:33:00Z" w16du:dateUtc="2025-09-17T19:33:00Z">
        <w:r w:rsidR="0016539E" w:rsidDel="007830E6">
          <w:rPr>
            <w:rFonts w:ascii="Times New Roman" w:eastAsia="Times New Roman" w:hAnsi="Times New Roman" w:cs="Times New Roman"/>
            <w:sz w:val="24"/>
            <w:szCs w:val="24"/>
          </w:rPr>
          <w:delText>to</w:delText>
        </w:r>
        <w:r w:rsidR="00886BBF" w:rsidDel="007830E6">
          <w:rPr>
            <w:rFonts w:ascii="Times New Roman" w:eastAsia="Times New Roman" w:hAnsi="Times New Roman" w:cs="Times New Roman"/>
            <w:sz w:val="24"/>
            <w:szCs w:val="24"/>
          </w:rPr>
          <w:delText xml:space="preserve"> interpolate missing </w:delText>
        </w:r>
      </w:del>
      <w:del w:id="79" w:author="Nathan Dorn" w:date="2025-09-17T15:32:00Z" w16du:dateUtc="2025-09-17T19:32:00Z">
        <w:r w:rsidR="00886BBF" w:rsidDel="000178AC">
          <w:rPr>
            <w:rFonts w:ascii="Times New Roman" w:eastAsia="Times New Roman" w:hAnsi="Times New Roman" w:cs="Times New Roman"/>
            <w:sz w:val="24"/>
            <w:szCs w:val="24"/>
          </w:rPr>
          <w:delText>data</w:delText>
        </w:r>
      </w:del>
      <w:r w:rsidR="0016539E">
        <w:rPr>
          <w:rFonts w:ascii="Times New Roman" w:eastAsia="Times New Roman" w:hAnsi="Times New Roman" w:cs="Times New Roman"/>
          <w:sz w:val="24"/>
          <w:szCs w:val="24"/>
        </w:rPr>
        <w:t xml:space="preserve">. The </w:t>
      </w:r>
      <w:r w:rsidR="00F9308F">
        <w:rPr>
          <w:rFonts w:ascii="Times New Roman" w:eastAsia="Times New Roman" w:hAnsi="Times New Roman" w:cs="Times New Roman"/>
          <w:sz w:val="24"/>
          <w:szCs w:val="24"/>
        </w:rPr>
        <w:t xml:space="preserve">estimated values for each data point </w:t>
      </w:r>
      <w:r w:rsidR="00D0725B">
        <w:rPr>
          <w:rFonts w:ascii="Times New Roman" w:eastAsia="Times New Roman" w:hAnsi="Times New Roman" w:cs="Times New Roman"/>
          <w:sz w:val="24"/>
          <w:szCs w:val="24"/>
        </w:rPr>
        <w:t xml:space="preserve">from the state-space model </w:t>
      </w:r>
      <w:r w:rsidR="003B7854">
        <w:rPr>
          <w:rFonts w:ascii="Times New Roman" w:eastAsia="Times New Roman" w:hAnsi="Times New Roman" w:cs="Times New Roman"/>
          <w:sz w:val="24"/>
          <w:szCs w:val="24"/>
        </w:rPr>
        <w:t>were</w:t>
      </w:r>
      <w:r w:rsidR="00D0725B">
        <w:rPr>
          <w:rFonts w:ascii="Times New Roman" w:eastAsia="Times New Roman" w:hAnsi="Times New Roman" w:cs="Times New Roman"/>
          <w:sz w:val="24"/>
          <w:szCs w:val="24"/>
        </w:rPr>
        <w:t xml:space="preserve"> used as the input for the regime shift detection method. </w:t>
      </w:r>
      <w:r w:rsidR="00F9308F">
        <w:rPr>
          <w:rFonts w:ascii="Times New Roman" w:eastAsia="Times New Roman" w:hAnsi="Times New Roman" w:cs="Times New Roman"/>
          <w:sz w:val="24"/>
          <w:szCs w:val="24"/>
        </w:rPr>
        <w:t xml:space="preserve"> </w:t>
      </w:r>
      <w:r w:rsidR="00454251">
        <w:rPr>
          <w:rFonts w:ascii="Times New Roman" w:eastAsia="Times New Roman" w:hAnsi="Times New Roman" w:cs="Times New Roman"/>
          <w:sz w:val="24"/>
          <w:szCs w:val="24"/>
        </w:rPr>
        <w:t>Separately</w:t>
      </w:r>
      <w:r w:rsidR="00F9308F">
        <w:rPr>
          <w:rFonts w:ascii="Times New Roman" w:eastAsia="Times New Roman" w:hAnsi="Times New Roman" w:cs="Times New Roman"/>
          <w:sz w:val="24"/>
          <w:szCs w:val="24"/>
        </w:rPr>
        <w:t xml:space="preserve">, we ran the regime shift detection method </w:t>
      </w:r>
      <w:r w:rsidR="00BF0CDD">
        <w:rPr>
          <w:rFonts w:ascii="Times New Roman" w:eastAsia="Times New Roman" w:hAnsi="Times New Roman" w:cs="Times New Roman"/>
          <w:sz w:val="24"/>
          <w:szCs w:val="24"/>
        </w:rPr>
        <w:t xml:space="preserve">using raw data from a </w:t>
      </w:r>
      <w:r w:rsidR="00F9308F">
        <w:rPr>
          <w:rFonts w:ascii="Times New Roman" w:eastAsia="Times New Roman" w:hAnsi="Times New Roman" w:cs="Times New Roman"/>
          <w:sz w:val="24"/>
          <w:szCs w:val="24"/>
        </w:rPr>
        <w:t>subset of the time series that had no missing data</w:t>
      </w:r>
      <w:r w:rsidR="00BF0CDD">
        <w:rPr>
          <w:rFonts w:ascii="Times New Roman" w:eastAsia="Times New Roman" w:hAnsi="Times New Roman" w:cs="Times New Roman"/>
          <w:sz w:val="24"/>
          <w:szCs w:val="24"/>
        </w:rPr>
        <w:t xml:space="preserve">. </w:t>
      </w:r>
      <w:commentRangeStart w:id="80"/>
      <w:r w:rsidR="00454251">
        <w:rPr>
          <w:rFonts w:ascii="Times New Roman" w:eastAsia="Times New Roman" w:hAnsi="Times New Roman" w:cs="Times New Roman"/>
          <w:sz w:val="24"/>
          <w:szCs w:val="24"/>
        </w:rPr>
        <w:t>T</w:t>
      </w:r>
      <w:r w:rsidR="00BF0CDD">
        <w:rPr>
          <w:rFonts w:ascii="Times New Roman" w:eastAsia="Times New Roman" w:hAnsi="Times New Roman" w:cs="Times New Roman"/>
          <w:sz w:val="24"/>
          <w:szCs w:val="24"/>
        </w:rPr>
        <w:t xml:space="preserve">he results of the regime shift detection method </w:t>
      </w:r>
      <w:r w:rsidR="00454251">
        <w:rPr>
          <w:rFonts w:ascii="Times New Roman" w:eastAsia="Times New Roman" w:hAnsi="Times New Roman" w:cs="Times New Roman"/>
          <w:sz w:val="24"/>
          <w:szCs w:val="24"/>
        </w:rPr>
        <w:t>from the raw data were similar to the results of the regime shift detection method using the state-space model estimates</w:t>
      </w:r>
      <w:ins w:id="81" w:author="Nathan Dorn" w:date="2025-09-25T17:20:00Z" w16du:dateUtc="2025-09-25T21:20:00Z">
        <w:r w:rsidR="00371E31">
          <w:rPr>
            <w:rFonts w:ascii="Times New Roman" w:eastAsia="Times New Roman" w:hAnsi="Times New Roman" w:cs="Times New Roman"/>
            <w:sz w:val="24"/>
            <w:szCs w:val="24"/>
          </w:rPr>
          <w:t xml:space="preserve"> (n = ## time series)</w:t>
        </w:r>
      </w:ins>
      <w:r w:rsidR="003B7854">
        <w:rPr>
          <w:rFonts w:ascii="Times New Roman" w:eastAsia="Times New Roman" w:hAnsi="Times New Roman" w:cs="Times New Roman"/>
          <w:sz w:val="24"/>
          <w:szCs w:val="24"/>
        </w:rPr>
        <w:t xml:space="preserve">, although using the </w:t>
      </w:r>
      <w:del w:id="82" w:author="Nathan Dorn" w:date="2025-09-25T17:19:00Z" w16du:dateUtc="2025-09-25T21:19:00Z">
        <w:r w:rsidR="003B7854" w:rsidDel="00371E31">
          <w:rPr>
            <w:rFonts w:ascii="Times New Roman" w:eastAsia="Times New Roman" w:hAnsi="Times New Roman" w:cs="Times New Roman"/>
            <w:sz w:val="24"/>
            <w:szCs w:val="24"/>
          </w:rPr>
          <w:delText xml:space="preserve">regime shift detection method </w:delText>
        </w:r>
        <w:r w:rsidR="00272366" w:rsidDel="00371E31">
          <w:rPr>
            <w:rFonts w:ascii="Times New Roman" w:eastAsia="Times New Roman" w:hAnsi="Times New Roman" w:cs="Times New Roman"/>
            <w:sz w:val="24"/>
            <w:szCs w:val="24"/>
          </w:rPr>
          <w:delText>with</w:delText>
        </w:r>
        <w:r w:rsidR="003B7854" w:rsidDel="00371E31">
          <w:rPr>
            <w:rFonts w:ascii="Times New Roman" w:eastAsia="Times New Roman" w:hAnsi="Times New Roman" w:cs="Times New Roman"/>
            <w:sz w:val="24"/>
            <w:szCs w:val="24"/>
          </w:rPr>
          <w:delText xml:space="preserve"> </w:delText>
        </w:r>
      </w:del>
      <w:r w:rsidR="003B7854">
        <w:rPr>
          <w:rFonts w:ascii="Times New Roman" w:eastAsia="Times New Roman" w:hAnsi="Times New Roman" w:cs="Times New Roman"/>
          <w:sz w:val="24"/>
          <w:szCs w:val="24"/>
        </w:rPr>
        <w:t xml:space="preserve">state-space model estimates </w:t>
      </w:r>
      <w:r w:rsidR="00272366">
        <w:rPr>
          <w:rFonts w:ascii="Times New Roman" w:eastAsia="Times New Roman" w:hAnsi="Times New Roman" w:cs="Times New Roman"/>
          <w:sz w:val="24"/>
          <w:szCs w:val="24"/>
        </w:rPr>
        <w:t>as inputs</w:t>
      </w:r>
      <w:del w:id="83" w:author="Nathan Dorn" w:date="2025-09-25T17:19:00Z" w16du:dateUtc="2025-09-25T21:19:00Z">
        <w:r w:rsidR="00272366" w:rsidDel="00371E31">
          <w:rPr>
            <w:rFonts w:ascii="Times New Roman" w:eastAsia="Times New Roman" w:hAnsi="Times New Roman" w:cs="Times New Roman"/>
            <w:sz w:val="24"/>
            <w:szCs w:val="24"/>
          </w:rPr>
          <w:delText xml:space="preserve"> </w:delText>
        </w:r>
        <w:r w:rsidR="003B7854" w:rsidDel="00371E31">
          <w:rPr>
            <w:rFonts w:ascii="Times New Roman" w:eastAsia="Times New Roman" w:hAnsi="Times New Roman" w:cs="Times New Roman"/>
            <w:sz w:val="24"/>
            <w:szCs w:val="24"/>
          </w:rPr>
          <w:delText>did</w:delText>
        </w:r>
      </w:del>
      <w:r w:rsidR="003B7854">
        <w:rPr>
          <w:rFonts w:ascii="Times New Roman" w:eastAsia="Times New Roman" w:hAnsi="Times New Roman" w:cs="Times New Roman"/>
          <w:sz w:val="24"/>
          <w:szCs w:val="24"/>
        </w:rPr>
        <w:t xml:space="preserve"> detect</w:t>
      </w:r>
      <w:ins w:id="84" w:author="Nathan Dorn" w:date="2025-09-25T17:19:00Z" w16du:dateUtc="2025-09-25T21:19:00Z">
        <w:r w:rsidR="00371E31">
          <w:rPr>
            <w:rFonts w:ascii="Times New Roman" w:eastAsia="Times New Roman" w:hAnsi="Times New Roman" w:cs="Times New Roman"/>
            <w:sz w:val="24"/>
            <w:szCs w:val="24"/>
          </w:rPr>
          <w:t>ed</w:t>
        </w:r>
      </w:ins>
      <w:r w:rsidR="003B7854">
        <w:rPr>
          <w:rFonts w:ascii="Times New Roman" w:eastAsia="Times New Roman" w:hAnsi="Times New Roman" w:cs="Times New Roman"/>
          <w:sz w:val="24"/>
          <w:szCs w:val="24"/>
        </w:rPr>
        <w:t xml:space="preserve"> </w:t>
      </w:r>
      <w:ins w:id="85" w:author="Nathan Dorn" w:date="2025-09-25T17:20:00Z" w16du:dateUtc="2025-09-25T21:20:00Z">
        <w:r w:rsidR="00371E31">
          <w:rPr>
            <w:rFonts w:ascii="Times New Roman" w:eastAsia="Times New Roman" w:hAnsi="Times New Roman" w:cs="Times New Roman"/>
            <w:sz w:val="24"/>
            <w:szCs w:val="24"/>
          </w:rPr>
          <w:t xml:space="preserve">one </w:t>
        </w:r>
      </w:ins>
      <w:r w:rsidR="003B7854">
        <w:rPr>
          <w:rFonts w:ascii="Times New Roman" w:eastAsia="Times New Roman" w:hAnsi="Times New Roman" w:cs="Times New Roman"/>
          <w:sz w:val="24"/>
          <w:szCs w:val="24"/>
        </w:rPr>
        <w:t>regime shift</w:t>
      </w:r>
      <w:del w:id="86" w:author="Nathan Dorn" w:date="2025-09-25T17:20:00Z" w16du:dateUtc="2025-09-25T21:20:00Z">
        <w:r w:rsidR="003B7854" w:rsidDel="00371E31">
          <w:rPr>
            <w:rFonts w:ascii="Times New Roman" w:eastAsia="Times New Roman" w:hAnsi="Times New Roman" w:cs="Times New Roman"/>
            <w:sz w:val="24"/>
            <w:szCs w:val="24"/>
          </w:rPr>
          <w:delText>s</w:delText>
        </w:r>
      </w:del>
      <w:r w:rsidR="003B7854">
        <w:rPr>
          <w:rFonts w:ascii="Times New Roman" w:eastAsia="Times New Roman" w:hAnsi="Times New Roman" w:cs="Times New Roman"/>
          <w:sz w:val="24"/>
          <w:szCs w:val="24"/>
        </w:rPr>
        <w:t xml:space="preserve"> </w:t>
      </w:r>
      <w:del w:id="87" w:author="Nathan Dorn" w:date="2025-09-25T17:20:00Z" w16du:dateUtc="2025-09-25T21:20:00Z">
        <w:r w:rsidR="003B7854" w:rsidDel="00371E31">
          <w:rPr>
            <w:rFonts w:ascii="Times New Roman" w:eastAsia="Times New Roman" w:hAnsi="Times New Roman" w:cs="Times New Roman"/>
            <w:sz w:val="24"/>
            <w:szCs w:val="24"/>
          </w:rPr>
          <w:delText xml:space="preserve">on one time series for which the regime shift </w:delText>
        </w:r>
        <w:r w:rsidR="00FE63E1" w:rsidDel="00371E31">
          <w:rPr>
            <w:rFonts w:ascii="Times New Roman" w:eastAsia="Times New Roman" w:hAnsi="Times New Roman" w:cs="Times New Roman"/>
            <w:sz w:val="24"/>
            <w:szCs w:val="24"/>
          </w:rPr>
          <w:delText>detection method</w:delText>
        </w:r>
        <w:r w:rsidR="003B7854" w:rsidDel="00371E31">
          <w:rPr>
            <w:rFonts w:ascii="Times New Roman" w:eastAsia="Times New Roman" w:hAnsi="Times New Roman" w:cs="Times New Roman"/>
            <w:sz w:val="24"/>
            <w:szCs w:val="24"/>
          </w:rPr>
          <w:delText xml:space="preserve"> </w:delText>
        </w:r>
        <w:r w:rsidR="008E0DDD" w:rsidDel="00371E31">
          <w:rPr>
            <w:rFonts w:ascii="Times New Roman" w:eastAsia="Times New Roman" w:hAnsi="Times New Roman" w:cs="Times New Roman"/>
            <w:sz w:val="24"/>
            <w:szCs w:val="24"/>
          </w:rPr>
          <w:delText>with</w:delText>
        </w:r>
      </w:del>
      <w:ins w:id="88" w:author="Nathan Dorn" w:date="2025-09-25T17:20:00Z" w16du:dateUtc="2025-09-25T21:20:00Z">
        <w:r w:rsidR="00371E31">
          <w:rPr>
            <w:rFonts w:ascii="Times New Roman" w:eastAsia="Times New Roman" w:hAnsi="Times New Roman" w:cs="Times New Roman"/>
            <w:sz w:val="24"/>
            <w:szCs w:val="24"/>
          </w:rPr>
          <w:t>that was not detected with</w:t>
        </w:r>
      </w:ins>
      <w:r w:rsidR="003B7854">
        <w:rPr>
          <w:rFonts w:ascii="Times New Roman" w:eastAsia="Times New Roman" w:hAnsi="Times New Roman" w:cs="Times New Roman"/>
          <w:sz w:val="24"/>
          <w:szCs w:val="24"/>
        </w:rPr>
        <w:t xml:space="preserve"> raw </w:t>
      </w:r>
      <w:r w:rsidR="00E91D6B">
        <w:rPr>
          <w:rFonts w:ascii="Times New Roman" w:eastAsia="Times New Roman" w:hAnsi="Times New Roman" w:cs="Times New Roman"/>
          <w:sz w:val="24"/>
          <w:szCs w:val="24"/>
        </w:rPr>
        <w:t>data</w:t>
      </w:r>
      <w:r w:rsidR="008E0DDD">
        <w:rPr>
          <w:rFonts w:ascii="Times New Roman" w:eastAsia="Times New Roman" w:hAnsi="Times New Roman" w:cs="Times New Roman"/>
          <w:sz w:val="24"/>
          <w:szCs w:val="24"/>
        </w:rPr>
        <w:t xml:space="preserve"> inputs</w:t>
      </w:r>
      <w:del w:id="89" w:author="Nathan Dorn" w:date="2025-09-25T17:20:00Z" w16du:dateUtc="2025-09-25T21:20:00Z">
        <w:r w:rsidR="003B7854" w:rsidDel="00371E31">
          <w:rPr>
            <w:rFonts w:ascii="Times New Roman" w:eastAsia="Times New Roman" w:hAnsi="Times New Roman" w:cs="Times New Roman"/>
            <w:sz w:val="24"/>
            <w:szCs w:val="24"/>
          </w:rPr>
          <w:delText xml:space="preserve"> did not</w:delText>
        </w:r>
      </w:del>
      <w:r w:rsidR="003B7854">
        <w:rPr>
          <w:rFonts w:ascii="Times New Roman" w:eastAsia="Times New Roman" w:hAnsi="Times New Roman" w:cs="Times New Roman"/>
          <w:sz w:val="24"/>
          <w:szCs w:val="24"/>
        </w:rPr>
        <w:t>.</w:t>
      </w:r>
      <w:r w:rsidR="00C7623D">
        <w:rPr>
          <w:rFonts w:ascii="Times New Roman" w:eastAsia="Times New Roman" w:hAnsi="Times New Roman" w:cs="Times New Roman"/>
          <w:sz w:val="24"/>
          <w:szCs w:val="24"/>
        </w:rPr>
        <w:t xml:space="preserve">  </w:t>
      </w:r>
      <w:commentRangeEnd w:id="80"/>
      <w:r w:rsidR="00D545FD">
        <w:rPr>
          <w:rStyle w:val="CommentReference"/>
        </w:rPr>
        <w:commentReference w:id="80"/>
      </w:r>
      <w:r w:rsidR="00565383">
        <w:rPr>
          <w:rFonts w:ascii="Times New Roman" w:eastAsia="Times New Roman" w:hAnsi="Times New Roman" w:cs="Times New Roman"/>
          <w:sz w:val="24"/>
          <w:szCs w:val="24"/>
        </w:rPr>
        <w:t xml:space="preserve">For time series that had no </w:t>
      </w:r>
      <w:commentRangeStart w:id="90"/>
      <w:r w:rsidR="00565383">
        <w:rPr>
          <w:rFonts w:ascii="Times New Roman" w:eastAsia="Times New Roman" w:hAnsi="Times New Roman" w:cs="Times New Roman"/>
          <w:sz w:val="24"/>
          <w:szCs w:val="24"/>
        </w:rPr>
        <w:t>discernable regime shifts</w:t>
      </w:r>
      <w:commentRangeEnd w:id="90"/>
      <w:r w:rsidR="00D42CE8">
        <w:rPr>
          <w:rStyle w:val="CommentReference"/>
        </w:rPr>
        <w:commentReference w:id="90"/>
      </w:r>
      <w:r w:rsidR="00565383">
        <w:rPr>
          <w:rFonts w:ascii="Times New Roman" w:eastAsia="Times New Roman" w:hAnsi="Times New Roman" w:cs="Times New Roman"/>
          <w:sz w:val="24"/>
          <w:szCs w:val="24"/>
        </w:rPr>
        <w:t xml:space="preserve">, it </w:t>
      </w:r>
      <w:commentRangeStart w:id="91"/>
      <w:r w:rsidR="00565383">
        <w:rPr>
          <w:rFonts w:ascii="Times New Roman" w:eastAsia="Times New Roman" w:hAnsi="Times New Roman" w:cs="Times New Roman"/>
          <w:sz w:val="24"/>
          <w:szCs w:val="24"/>
        </w:rPr>
        <w:t xml:space="preserve">was assumed the data were from the same </w:t>
      </w:r>
      <w:r w:rsidR="00323657">
        <w:rPr>
          <w:rFonts w:ascii="Times New Roman" w:eastAsia="Times New Roman" w:hAnsi="Times New Roman" w:cs="Times New Roman"/>
          <w:sz w:val="24"/>
          <w:szCs w:val="24"/>
        </w:rPr>
        <w:t>stage of the invasion process and were removed from classification.</w:t>
      </w:r>
      <w:commentRangeEnd w:id="91"/>
      <w:r w:rsidR="00970171">
        <w:rPr>
          <w:rStyle w:val="CommentReference"/>
        </w:rPr>
        <w:commentReference w:id="91"/>
      </w:r>
    </w:p>
    <w:p w14:paraId="38345AD6" w14:textId="1AAA8ABB" w:rsidR="003B0332" w:rsidRDefault="00323657" w:rsidP="003B0332">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time series that had </w:t>
      </w:r>
      <w:del w:id="92" w:author="Nathan Dorn" w:date="2025-09-19T08:45:00Z" w16du:dateUtc="2025-09-19T12:45:00Z">
        <w:r w:rsidDel="00F63920">
          <w:rPr>
            <w:rFonts w:ascii="Times New Roman" w:eastAsia="Times New Roman" w:hAnsi="Times New Roman" w:cs="Times New Roman"/>
            <w:sz w:val="24"/>
            <w:szCs w:val="24"/>
          </w:rPr>
          <w:delText xml:space="preserve">discernable </w:delText>
        </w:r>
      </w:del>
      <w:r>
        <w:rPr>
          <w:rFonts w:ascii="Times New Roman" w:eastAsia="Times New Roman" w:hAnsi="Times New Roman" w:cs="Times New Roman"/>
          <w:sz w:val="24"/>
          <w:szCs w:val="24"/>
        </w:rPr>
        <w:t xml:space="preserve">regime shifts, </w:t>
      </w:r>
      <w:r w:rsidR="00E15372">
        <w:rPr>
          <w:rFonts w:ascii="Times New Roman" w:eastAsia="Times New Roman" w:hAnsi="Times New Roman" w:cs="Times New Roman"/>
          <w:sz w:val="24"/>
          <w:szCs w:val="24"/>
        </w:rPr>
        <w:t>we calculated</w:t>
      </w:r>
      <w:ins w:id="93" w:author="Nathan Dorn" w:date="2025-09-19T08:45:00Z" w16du:dateUtc="2025-09-19T12:45:00Z">
        <w:r w:rsidR="00F63920">
          <w:rPr>
            <w:rFonts w:ascii="Times New Roman" w:eastAsia="Times New Roman" w:hAnsi="Times New Roman" w:cs="Times New Roman"/>
            <w:sz w:val="24"/>
            <w:szCs w:val="24"/>
          </w:rPr>
          <w:t xml:space="preserve"> </w:t>
        </w:r>
      </w:ins>
      <w:del w:id="94" w:author="Nathan Dorn" w:date="2025-09-19T08:45:00Z" w16du:dateUtc="2025-09-19T12:45:00Z">
        <w:r w:rsidR="00E15372" w:rsidDel="00F63920">
          <w:rPr>
            <w:rFonts w:ascii="Times New Roman" w:eastAsia="Times New Roman" w:hAnsi="Times New Roman" w:cs="Times New Roman"/>
            <w:sz w:val="24"/>
            <w:szCs w:val="24"/>
          </w:rPr>
          <w:delText xml:space="preserve"> different</w:delText>
        </w:r>
      </w:del>
      <w:ins w:id="95" w:author="Nathan Dorn" w:date="2025-09-19T08:45:00Z" w16du:dateUtc="2025-09-19T12:45:00Z">
        <w:r w:rsidR="00F63920">
          <w:rPr>
            <w:rFonts w:ascii="Times New Roman" w:eastAsia="Times New Roman" w:hAnsi="Times New Roman" w:cs="Times New Roman"/>
            <w:sz w:val="24"/>
            <w:szCs w:val="24"/>
          </w:rPr>
          <w:t>multiple</w:t>
        </w:r>
      </w:ins>
      <w:r w:rsidR="00E15372">
        <w:rPr>
          <w:rFonts w:ascii="Times New Roman" w:eastAsia="Times New Roman" w:hAnsi="Times New Roman" w:cs="Times New Roman"/>
          <w:sz w:val="24"/>
          <w:szCs w:val="24"/>
        </w:rPr>
        <w:t xml:space="preserve"> metrics </w:t>
      </w:r>
      <w:r w:rsidR="00A132B0">
        <w:rPr>
          <w:rFonts w:ascii="Times New Roman" w:eastAsia="Times New Roman" w:hAnsi="Times New Roman" w:cs="Times New Roman"/>
          <w:sz w:val="24"/>
          <w:szCs w:val="24"/>
        </w:rPr>
        <w:t>that relate</w:t>
      </w:r>
      <w:ins w:id="96" w:author="Nathan Dorn" w:date="2025-09-19T08:46:00Z" w16du:dateUtc="2025-09-19T12:46:00Z">
        <w:r w:rsidR="00411B8C">
          <w:rPr>
            <w:rFonts w:ascii="Times New Roman" w:eastAsia="Times New Roman" w:hAnsi="Times New Roman" w:cs="Times New Roman"/>
            <w:sz w:val="24"/>
            <w:szCs w:val="24"/>
          </w:rPr>
          <w:t>d</w:t>
        </w:r>
      </w:ins>
      <w:r w:rsidR="00A132B0">
        <w:rPr>
          <w:rFonts w:ascii="Times New Roman" w:eastAsia="Times New Roman" w:hAnsi="Times New Roman" w:cs="Times New Roman"/>
          <w:sz w:val="24"/>
          <w:szCs w:val="24"/>
        </w:rPr>
        <w:t xml:space="preserve"> to</w:t>
      </w:r>
      <w:ins w:id="97" w:author="Nathan Dorn" w:date="2025-09-19T08:46:00Z" w16du:dateUtc="2025-09-19T12:46:00Z">
        <w:r w:rsidR="00411B8C">
          <w:rPr>
            <w:rFonts w:ascii="Times New Roman" w:eastAsia="Times New Roman" w:hAnsi="Times New Roman" w:cs="Times New Roman"/>
            <w:sz w:val="24"/>
            <w:szCs w:val="24"/>
          </w:rPr>
          <w:t xml:space="preserve"> </w:t>
        </w:r>
        <w:commentRangeStart w:id="98"/>
        <w:r w:rsidR="00411B8C">
          <w:rPr>
            <w:rFonts w:ascii="Times New Roman" w:eastAsia="Times New Roman" w:hAnsi="Times New Roman" w:cs="Times New Roman"/>
            <w:sz w:val="24"/>
            <w:szCs w:val="24"/>
          </w:rPr>
          <w:t xml:space="preserve">our </w:t>
        </w:r>
      </w:ins>
      <w:ins w:id="99" w:author="Nathan Dorn" w:date="2025-09-25T17:12:00Z" w16du:dateUtc="2025-09-25T21:12:00Z">
        <w:r w:rsidR="00CF2B00">
          <w:rPr>
            <w:rFonts w:ascii="Times New Roman" w:eastAsia="Times New Roman" w:hAnsi="Times New Roman" w:cs="Times New Roman"/>
            <w:sz w:val="24"/>
            <w:szCs w:val="24"/>
          </w:rPr>
          <w:t xml:space="preserve">4 </w:t>
        </w:r>
      </w:ins>
      <w:ins w:id="100" w:author="Nathan Dorn" w:date="2025-09-25T17:10:00Z" w16du:dateUtc="2025-09-25T21:10:00Z">
        <w:r w:rsidR="009F7D5E">
          <w:rPr>
            <w:rFonts w:ascii="Times New Roman" w:eastAsia="Times New Roman" w:hAnsi="Times New Roman" w:cs="Times New Roman"/>
            <w:sz w:val="24"/>
            <w:szCs w:val="24"/>
          </w:rPr>
          <w:t xml:space="preserve">criteria for a </w:t>
        </w:r>
      </w:ins>
      <w:del w:id="101" w:author="Nathan Dorn" w:date="2025-09-19T08:45:00Z" w16du:dateUtc="2025-09-19T12:45:00Z">
        <w:r w:rsidR="00A132B0" w:rsidDel="00411B8C">
          <w:rPr>
            <w:rFonts w:ascii="Times New Roman" w:eastAsia="Times New Roman" w:hAnsi="Times New Roman" w:cs="Times New Roman"/>
            <w:sz w:val="24"/>
            <w:szCs w:val="24"/>
          </w:rPr>
          <w:delText xml:space="preserve"> </w:delText>
        </w:r>
      </w:del>
      <w:commentRangeEnd w:id="98"/>
      <w:r w:rsidR="004B5A9E">
        <w:rPr>
          <w:rStyle w:val="CommentReference"/>
        </w:rPr>
        <w:commentReference w:id="98"/>
      </w:r>
      <w:del w:id="102" w:author="Nathan Dorn" w:date="2025-09-19T08:45:00Z" w16du:dateUtc="2025-09-19T12:45:00Z">
        <w:r w:rsidR="00A132B0" w:rsidDel="00411B8C">
          <w:rPr>
            <w:rFonts w:ascii="Times New Roman" w:eastAsia="Times New Roman" w:hAnsi="Times New Roman" w:cs="Times New Roman"/>
            <w:sz w:val="24"/>
            <w:szCs w:val="24"/>
          </w:rPr>
          <w:delText xml:space="preserve">the </w:delText>
        </w:r>
      </w:del>
      <w:r w:rsidR="00A132B0">
        <w:rPr>
          <w:rFonts w:ascii="Times New Roman" w:eastAsia="Times New Roman" w:hAnsi="Times New Roman" w:cs="Times New Roman"/>
          <w:sz w:val="24"/>
          <w:szCs w:val="24"/>
        </w:rPr>
        <w:t xml:space="preserve">quantitative </w:t>
      </w:r>
      <w:ins w:id="103" w:author="Nathan Dorn" w:date="2025-09-19T08:46:00Z" w16du:dateUtc="2025-09-19T12:46:00Z">
        <w:r w:rsidR="00411B8C">
          <w:rPr>
            <w:rFonts w:ascii="Times New Roman" w:eastAsia="Times New Roman" w:hAnsi="Times New Roman" w:cs="Times New Roman"/>
            <w:sz w:val="24"/>
            <w:szCs w:val="24"/>
          </w:rPr>
          <w:t xml:space="preserve">boom-bust </w:t>
        </w:r>
      </w:ins>
      <w:r w:rsidR="00A132B0">
        <w:rPr>
          <w:rFonts w:ascii="Times New Roman" w:eastAsia="Times New Roman" w:hAnsi="Times New Roman" w:cs="Times New Roman"/>
          <w:sz w:val="24"/>
          <w:szCs w:val="24"/>
        </w:rPr>
        <w:t xml:space="preserve">definition </w:t>
      </w:r>
      <w:del w:id="104" w:author="Nathan Dorn" w:date="2025-09-19T08:46:00Z" w16du:dateUtc="2025-09-19T12:46:00Z">
        <w:r w:rsidR="00A132B0" w:rsidDel="00411B8C">
          <w:rPr>
            <w:rFonts w:ascii="Times New Roman" w:eastAsia="Times New Roman" w:hAnsi="Times New Roman" w:cs="Times New Roman"/>
            <w:sz w:val="24"/>
            <w:szCs w:val="24"/>
          </w:rPr>
          <w:delText xml:space="preserve">of a boom-bust </w:delText>
        </w:r>
        <w:r w:rsidR="00403D3E" w:rsidDel="00411B8C">
          <w:rPr>
            <w:rFonts w:ascii="Times New Roman" w:eastAsia="Times New Roman" w:hAnsi="Times New Roman" w:cs="Times New Roman"/>
            <w:sz w:val="24"/>
            <w:szCs w:val="24"/>
          </w:rPr>
          <w:delText>as described in</w:delText>
        </w:r>
      </w:del>
      <w:r w:rsidR="00403D3E">
        <w:rPr>
          <w:rFonts w:ascii="Times New Roman" w:eastAsia="Times New Roman" w:hAnsi="Times New Roman" w:cs="Times New Roman"/>
          <w:sz w:val="24"/>
          <w:szCs w:val="24"/>
        </w:rPr>
        <w:t xml:space="preserve"> </w:t>
      </w:r>
      <w:ins w:id="105" w:author="Nathan Dorn" w:date="2025-09-19T08:46:00Z" w16du:dateUtc="2025-09-19T12:46:00Z">
        <w:r w:rsidR="00411B8C">
          <w:rPr>
            <w:rFonts w:ascii="Times New Roman" w:eastAsia="Times New Roman" w:hAnsi="Times New Roman" w:cs="Times New Roman"/>
            <w:sz w:val="24"/>
            <w:szCs w:val="24"/>
          </w:rPr>
          <w:t>(</w:t>
        </w:r>
      </w:ins>
      <w:del w:id="106" w:author="Nathan Dorn" w:date="2025-09-19T08:46:00Z" w16du:dateUtc="2025-09-19T12:46:00Z">
        <w:r w:rsidR="008426F2" w:rsidDel="00411B8C">
          <w:rPr>
            <w:rFonts w:ascii="Times New Roman" w:eastAsia="Times New Roman" w:hAnsi="Times New Roman" w:cs="Times New Roman"/>
            <w:sz w:val="24"/>
            <w:szCs w:val="24"/>
          </w:rPr>
          <w:delText xml:space="preserve">Text </w:delText>
        </w:r>
      </w:del>
      <w:r w:rsidR="00403D3E">
        <w:rPr>
          <w:rFonts w:ascii="Times New Roman" w:eastAsia="Times New Roman" w:hAnsi="Times New Roman" w:cs="Times New Roman"/>
          <w:sz w:val="24"/>
          <w:szCs w:val="24"/>
        </w:rPr>
        <w:t>Box 1</w:t>
      </w:r>
      <w:ins w:id="107" w:author="Nathan Dorn" w:date="2025-09-19T08:46:00Z" w16du:dateUtc="2025-09-19T12:46:00Z">
        <w:r w:rsidR="00411B8C">
          <w:rPr>
            <w:rFonts w:ascii="Times New Roman" w:eastAsia="Times New Roman" w:hAnsi="Times New Roman" w:cs="Times New Roman"/>
            <w:sz w:val="24"/>
            <w:szCs w:val="24"/>
          </w:rPr>
          <w:t>)</w:t>
        </w:r>
      </w:ins>
      <w:r w:rsidR="00796559">
        <w:rPr>
          <w:rFonts w:ascii="Times New Roman" w:eastAsia="Times New Roman" w:hAnsi="Times New Roman" w:cs="Times New Roman"/>
          <w:sz w:val="24"/>
          <w:szCs w:val="24"/>
        </w:rPr>
        <w:t xml:space="preserve">, then we classified the time-series into different categories </w:t>
      </w:r>
      <w:r w:rsidR="00026502">
        <w:rPr>
          <w:rFonts w:ascii="Times New Roman" w:eastAsia="Times New Roman" w:hAnsi="Times New Roman" w:cs="Times New Roman"/>
          <w:sz w:val="24"/>
          <w:szCs w:val="24"/>
        </w:rPr>
        <w:t xml:space="preserve">that </w:t>
      </w:r>
      <w:r w:rsidR="00DE7179">
        <w:rPr>
          <w:rFonts w:ascii="Times New Roman" w:eastAsia="Times New Roman" w:hAnsi="Times New Roman" w:cs="Times New Roman"/>
          <w:sz w:val="24"/>
          <w:szCs w:val="24"/>
        </w:rPr>
        <w:t>characterize</w:t>
      </w:r>
      <w:r w:rsidR="00026502">
        <w:rPr>
          <w:rFonts w:ascii="Times New Roman" w:eastAsia="Times New Roman" w:hAnsi="Times New Roman" w:cs="Times New Roman"/>
          <w:sz w:val="24"/>
          <w:szCs w:val="24"/>
        </w:rPr>
        <w:t xml:space="preserve"> the</w:t>
      </w:r>
      <w:r w:rsidR="00EE3F81">
        <w:rPr>
          <w:rFonts w:ascii="Times New Roman" w:eastAsia="Times New Roman" w:hAnsi="Times New Roman" w:cs="Times New Roman"/>
          <w:sz w:val="24"/>
          <w:szCs w:val="24"/>
        </w:rPr>
        <w:t xml:space="preserve"> de</w:t>
      </w:r>
      <w:r w:rsidR="00C76BAE">
        <w:rPr>
          <w:rFonts w:ascii="Times New Roman" w:eastAsia="Times New Roman" w:hAnsi="Times New Roman" w:cs="Times New Roman"/>
          <w:sz w:val="24"/>
          <w:szCs w:val="24"/>
        </w:rPr>
        <w:t xml:space="preserve">gree </w:t>
      </w:r>
      <w:r w:rsidR="005174E1">
        <w:rPr>
          <w:rFonts w:ascii="Times New Roman" w:eastAsia="Times New Roman" w:hAnsi="Times New Roman" w:cs="Times New Roman"/>
          <w:sz w:val="24"/>
          <w:szCs w:val="24"/>
        </w:rPr>
        <w:t xml:space="preserve">of </w:t>
      </w:r>
      <w:r w:rsidR="00E62680">
        <w:rPr>
          <w:rFonts w:ascii="Times New Roman" w:eastAsia="Times New Roman" w:hAnsi="Times New Roman" w:cs="Times New Roman"/>
          <w:sz w:val="24"/>
          <w:szCs w:val="24"/>
        </w:rPr>
        <w:t xml:space="preserve">evidence </w:t>
      </w:r>
      <w:r w:rsidR="00DE7179">
        <w:rPr>
          <w:rFonts w:ascii="Times New Roman" w:eastAsia="Times New Roman" w:hAnsi="Times New Roman" w:cs="Times New Roman"/>
          <w:sz w:val="24"/>
          <w:szCs w:val="24"/>
        </w:rPr>
        <w:t xml:space="preserve">that </w:t>
      </w:r>
      <w:r w:rsidR="00974EE7">
        <w:rPr>
          <w:rFonts w:ascii="Times New Roman" w:eastAsia="Times New Roman" w:hAnsi="Times New Roman" w:cs="Times New Roman"/>
          <w:sz w:val="24"/>
          <w:szCs w:val="24"/>
        </w:rPr>
        <w:t>a</w:t>
      </w:r>
      <w:r w:rsidR="00026502">
        <w:rPr>
          <w:rFonts w:ascii="Times New Roman" w:eastAsia="Times New Roman" w:hAnsi="Times New Roman" w:cs="Times New Roman"/>
          <w:sz w:val="24"/>
          <w:szCs w:val="24"/>
        </w:rPr>
        <w:t xml:space="preserve"> time series </w:t>
      </w:r>
      <w:r w:rsidR="00DE7179">
        <w:rPr>
          <w:rFonts w:ascii="Times New Roman" w:eastAsia="Times New Roman" w:hAnsi="Times New Roman" w:cs="Times New Roman"/>
          <w:sz w:val="24"/>
          <w:szCs w:val="24"/>
        </w:rPr>
        <w:t>demonstrates</w:t>
      </w:r>
      <w:r w:rsidR="00026502">
        <w:rPr>
          <w:rFonts w:ascii="Times New Roman" w:eastAsia="Times New Roman" w:hAnsi="Times New Roman" w:cs="Times New Roman"/>
          <w:sz w:val="24"/>
          <w:szCs w:val="24"/>
        </w:rPr>
        <w:t xml:space="preserve"> a boom-bust</w:t>
      </w:r>
      <w:r w:rsidR="00C76BAE">
        <w:rPr>
          <w:rFonts w:ascii="Times New Roman" w:eastAsia="Times New Roman" w:hAnsi="Times New Roman" w:cs="Times New Roman"/>
          <w:sz w:val="24"/>
          <w:szCs w:val="24"/>
        </w:rPr>
        <w:t xml:space="preserve"> </w:t>
      </w:r>
      <w:r w:rsidR="00DE7179">
        <w:rPr>
          <w:rFonts w:ascii="Times New Roman" w:eastAsia="Times New Roman" w:hAnsi="Times New Roman" w:cs="Times New Roman"/>
          <w:sz w:val="24"/>
          <w:szCs w:val="24"/>
        </w:rPr>
        <w:t>phenomenon for that population.</w:t>
      </w:r>
      <w:r w:rsidR="00D101DF">
        <w:rPr>
          <w:rFonts w:ascii="Times New Roman" w:eastAsia="Times New Roman" w:hAnsi="Times New Roman" w:cs="Times New Roman"/>
          <w:sz w:val="24"/>
          <w:szCs w:val="24"/>
        </w:rPr>
        <w:t xml:space="preserve">  </w:t>
      </w:r>
      <w:moveToRangeStart w:id="108" w:author="Nathan Dorn" w:date="2025-09-25T17:23:00Z" w:name="move209713434"/>
      <w:moveTo w:id="109" w:author="Nathan Dorn" w:date="2025-09-25T17:23:00Z" w16du:dateUtc="2025-09-25T21:23:00Z">
        <w:r w:rsidR="0093440A">
          <w:rPr>
            <w:rFonts w:ascii="Times New Roman" w:eastAsia="Times New Roman" w:hAnsi="Times New Roman" w:cs="Times New Roman"/>
            <w:sz w:val="24"/>
            <w:szCs w:val="24"/>
          </w:rPr>
          <w:t xml:space="preserve">From the proposed definition, a time series was classified as a “boom-bust” if it had a maximum population growth ≥ 2, a maximum decline rate of ≤ 0.5, a ≥ 90% decline from the maximum abundance record, and if the decline was sustained for at least three years at or below 90% (Text Box 1, Fig. 1).  </w:t>
        </w:r>
      </w:moveTo>
      <w:moveToRangeEnd w:id="108"/>
      <w:del w:id="110" w:author="Nathan Dorn" w:date="2025-09-19T08:47:00Z" w16du:dateUtc="2025-09-19T12:47:00Z">
        <w:r w:rsidR="00D101DF" w:rsidDel="00411B8C">
          <w:rPr>
            <w:rFonts w:ascii="Times New Roman" w:eastAsia="Times New Roman" w:hAnsi="Times New Roman" w:cs="Times New Roman"/>
            <w:sz w:val="24"/>
            <w:szCs w:val="24"/>
          </w:rPr>
          <w:delText xml:space="preserve">We </w:delText>
        </w:r>
      </w:del>
      <w:ins w:id="111" w:author="Nathan Dorn" w:date="2025-09-25T17:23:00Z" w16du:dateUtc="2025-09-25T21:23:00Z">
        <w:r w:rsidR="0093440A">
          <w:rPr>
            <w:rFonts w:ascii="Times New Roman" w:eastAsia="Times New Roman" w:hAnsi="Times New Roman" w:cs="Times New Roman"/>
            <w:sz w:val="24"/>
            <w:szCs w:val="24"/>
          </w:rPr>
          <w:t xml:space="preserve">For each time series </w:t>
        </w:r>
      </w:ins>
      <w:ins w:id="112" w:author="Nathan Dorn" w:date="2025-09-19T08:47:00Z" w16du:dateUtc="2025-09-19T12:47:00Z">
        <w:r w:rsidR="00411B8C">
          <w:rPr>
            <w:rFonts w:ascii="Times New Roman" w:eastAsia="Times New Roman" w:hAnsi="Times New Roman" w:cs="Times New Roman"/>
            <w:sz w:val="24"/>
            <w:szCs w:val="24"/>
          </w:rPr>
          <w:t xml:space="preserve">we </w:t>
        </w:r>
      </w:ins>
      <w:r w:rsidR="00D101DF">
        <w:rPr>
          <w:rFonts w:ascii="Times New Roman" w:eastAsia="Times New Roman" w:hAnsi="Times New Roman" w:cs="Times New Roman"/>
          <w:sz w:val="24"/>
          <w:szCs w:val="24"/>
        </w:rPr>
        <w:t>calculated the</w:t>
      </w:r>
      <w:r w:rsidR="001A4DBD">
        <w:rPr>
          <w:rFonts w:ascii="Times New Roman" w:eastAsia="Times New Roman" w:hAnsi="Times New Roman" w:cs="Times New Roman"/>
          <w:sz w:val="24"/>
          <w:szCs w:val="24"/>
        </w:rPr>
        <w:t xml:space="preserve"> maximum</w:t>
      </w:r>
      <w:r w:rsidR="00D101DF">
        <w:rPr>
          <w:rFonts w:ascii="Times New Roman" w:eastAsia="Times New Roman" w:hAnsi="Times New Roman" w:cs="Times New Roman"/>
          <w:sz w:val="24"/>
          <w:szCs w:val="24"/>
        </w:rPr>
        <w:t xml:space="preserve"> </w:t>
      </w:r>
      <w:commentRangeStart w:id="113"/>
      <w:r w:rsidR="00D101DF">
        <w:rPr>
          <w:rFonts w:ascii="Times New Roman" w:eastAsia="Times New Roman" w:hAnsi="Times New Roman" w:cs="Times New Roman"/>
          <w:sz w:val="24"/>
          <w:szCs w:val="24"/>
        </w:rPr>
        <w:t>population growth rate (λ)</w:t>
      </w:r>
      <w:r w:rsidR="00DC12CA">
        <w:rPr>
          <w:rFonts w:ascii="Times New Roman" w:eastAsia="Times New Roman" w:hAnsi="Times New Roman" w:cs="Times New Roman"/>
          <w:sz w:val="24"/>
          <w:szCs w:val="24"/>
        </w:rPr>
        <w:t xml:space="preserve"> between </w:t>
      </w:r>
      <w:commentRangeEnd w:id="113"/>
      <w:r w:rsidR="00AC1C98">
        <w:rPr>
          <w:rStyle w:val="CommentReference"/>
        </w:rPr>
        <w:commentReference w:id="113"/>
      </w:r>
      <w:commentRangeStart w:id="114"/>
      <w:r w:rsidR="00DC12CA">
        <w:rPr>
          <w:rFonts w:ascii="Times New Roman" w:eastAsia="Times New Roman" w:hAnsi="Times New Roman" w:cs="Times New Roman"/>
          <w:sz w:val="24"/>
          <w:szCs w:val="24"/>
        </w:rPr>
        <w:t xml:space="preserve">the lag/growth phase </w:t>
      </w:r>
      <w:commentRangeEnd w:id="114"/>
      <w:r w:rsidR="004634AC">
        <w:rPr>
          <w:rStyle w:val="CommentReference"/>
        </w:rPr>
        <w:commentReference w:id="114"/>
      </w:r>
      <w:r w:rsidR="00DC12CA">
        <w:rPr>
          <w:rFonts w:ascii="Times New Roman" w:eastAsia="Times New Roman" w:hAnsi="Times New Roman" w:cs="Times New Roman"/>
          <w:sz w:val="24"/>
          <w:szCs w:val="24"/>
        </w:rPr>
        <w:t>and the high abundance phase</w:t>
      </w:r>
      <w:ins w:id="115" w:author="Nathan Dorn" w:date="2025-09-25T17:10:00Z" w16du:dateUtc="2025-09-25T21:10:00Z">
        <w:r w:rsidR="009F7D5E">
          <w:rPr>
            <w:rFonts w:ascii="Times New Roman" w:eastAsia="Times New Roman" w:hAnsi="Times New Roman" w:cs="Times New Roman"/>
            <w:sz w:val="24"/>
            <w:szCs w:val="24"/>
          </w:rPr>
          <w:t xml:space="preserve"> (criterion 1: </w:t>
        </w:r>
      </w:ins>
      <w:ins w:id="116" w:author="Nathan Dorn" w:date="2025-09-25T17:11:00Z" w16du:dateUtc="2025-09-25T21:11:00Z">
        <w:r w:rsidR="004B7926">
          <w:rPr>
            <w:rFonts w:ascii="Times New Roman" w:eastAsia="Times New Roman" w:hAnsi="Times New Roman" w:cs="Times New Roman"/>
            <w:sz w:val="24"/>
            <w:szCs w:val="24"/>
          </w:rPr>
          <w:t>growth rate</w:t>
        </w:r>
      </w:ins>
      <w:ins w:id="117" w:author="Nathan Dorn" w:date="2025-09-25T17:10:00Z" w16du:dateUtc="2025-09-25T21:10:00Z">
        <w:r w:rsidR="009F7D5E">
          <w:rPr>
            <w:rFonts w:ascii="Times New Roman" w:eastAsia="Times New Roman" w:hAnsi="Times New Roman" w:cs="Times New Roman"/>
            <w:sz w:val="24"/>
            <w:szCs w:val="24"/>
          </w:rPr>
          <w:t>)</w:t>
        </w:r>
      </w:ins>
      <w:r w:rsidR="00D17883">
        <w:rPr>
          <w:rFonts w:ascii="Times New Roman" w:eastAsia="Times New Roman" w:hAnsi="Times New Roman" w:cs="Times New Roman"/>
          <w:sz w:val="24"/>
          <w:szCs w:val="24"/>
        </w:rPr>
        <w:t xml:space="preserve">, </w:t>
      </w:r>
      <w:commentRangeStart w:id="118"/>
      <w:r w:rsidR="00D17883">
        <w:rPr>
          <w:rFonts w:ascii="Times New Roman" w:eastAsia="Times New Roman" w:hAnsi="Times New Roman" w:cs="Times New Roman"/>
          <w:sz w:val="24"/>
          <w:szCs w:val="24"/>
        </w:rPr>
        <w:t>and we calculated the</w:t>
      </w:r>
      <w:r w:rsidR="001A4DBD">
        <w:rPr>
          <w:rFonts w:ascii="Times New Roman" w:eastAsia="Times New Roman" w:hAnsi="Times New Roman" w:cs="Times New Roman"/>
          <w:sz w:val="24"/>
          <w:szCs w:val="24"/>
        </w:rPr>
        <w:t xml:space="preserve"> minimum </w:t>
      </w:r>
      <w:r w:rsidR="00D17883">
        <w:rPr>
          <w:rFonts w:ascii="Times New Roman" w:eastAsia="Times New Roman" w:hAnsi="Times New Roman" w:cs="Times New Roman"/>
          <w:sz w:val="24"/>
          <w:szCs w:val="24"/>
        </w:rPr>
        <w:t xml:space="preserve">population growth rate (λ) </w:t>
      </w:r>
      <w:r w:rsidR="00D842D3">
        <w:rPr>
          <w:rFonts w:ascii="Times New Roman" w:eastAsia="Times New Roman" w:hAnsi="Times New Roman" w:cs="Times New Roman"/>
          <w:sz w:val="24"/>
          <w:szCs w:val="24"/>
        </w:rPr>
        <w:t>between the high abundance phase and the decline phase</w:t>
      </w:r>
      <w:commentRangeEnd w:id="118"/>
      <w:r w:rsidR="005B2746">
        <w:rPr>
          <w:rStyle w:val="CommentReference"/>
        </w:rPr>
        <w:commentReference w:id="118"/>
      </w:r>
      <w:ins w:id="119" w:author="Nathan Dorn" w:date="2025-09-25T17:10:00Z" w16du:dateUtc="2025-09-25T21:10:00Z">
        <w:r w:rsidR="009F7D5E">
          <w:rPr>
            <w:rFonts w:ascii="Times New Roman" w:eastAsia="Times New Roman" w:hAnsi="Times New Roman" w:cs="Times New Roman"/>
            <w:sz w:val="24"/>
            <w:szCs w:val="24"/>
          </w:rPr>
          <w:t xml:space="preserve"> (criterion 2: </w:t>
        </w:r>
        <w:r w:rsidR="004B7926">
          <w:rPr>
            <w:rFonts w:ascii="Times New Roman" w:eastAsia="Times New Roman" w:hAnsi="Times New Roman" w:cs="Times New Roman"/>
            <w:sz w:val="24"/>
            <w:szCs w:val="24"/>
          </w:rPr>
          <w:t>d</w:t>
        </w:r>
      </w:ins>
      <w:ins w:id="120" w:author="Nathan Dorn" w:date="2025-09-25T17:11:00Z" w16du:dateUtc="2025-09-25T21:11:00Z">
        <w:r w:rsidR="004B7926">
          <w:rPr>
            <w:rFonts w:ascii="Times New Roman" w:eastAsia="Times New Roman" w:hAnsi="Times New Roman" w:cs="Times New Roman"/>
            <w:sz w:val="24"/>
            <w:szCs w:val="24"/>
          </w:rPr>
          <w:t>ecline</w:t>
        </w:r>
      </w:ins>
      <w:ins w:id="121" w:author="Nathan Dorn" w:date="2025-09-25T17:10:00Z" w16du:dateUtc="2025-09-25T21:10:00Z">
        <w:r w:rsidR="009F7D5E">
          <w:rPr>
            <w:rFonts w:ascii="Times New Roman" w:eastAsia="Times New Roman" w:hAnsi="Times New Roman" w:cs="Times New Roman"/>
            <w:sz w:val="24"/>
            <w:szCs w:val="24"/>
          </w:rPr>
          <w:t xml:space="preserve"> rate)</w:t>
        </w:r>
      </w:ins>
      <w:r w:rsidR="00D842D3">
        <w:rPr>
          <w:rFonts w:ascii="Times New Roman" w:eastAsia="Times New Roman" w:hAnsi="Times New Roman" w:cs="Times New Roman"/>
          <w:sz w:val="24"/>
          <w:szCs w:val="24"/>
        </w:rPr>
        <w:t>.</w:t>
      </w:r>
      <w:r w:rsidR="00F077F8">
        <w:rPr>
          <w:rFonts w:ascii="Times New Roman" w:eastAsia="Times New Roman" w:hAnsi="Times New Roman" w:cs="Times New Roman"/>
          <w:sz w:val="24"/>
          <w:szCs w:val="24"/>
        </w:rPr>
        <w:t xml:space="preserve">  We</w:t>
      </w:r>
      <w:ins w:id="122" w:author="Nathan Dorn" w:date="2025-09-25T17:09:00Z" w16du:dateUtc="2025-09-25T21:09:00Z">
        <w:r w:rsidR="008238BE">
          <w:rPr>
            <w:rFonts w:ascii="Times New Roman" w:eastAsia="Times New Roman" w:hAnsi="Times New Roman" w:cs="Times New Roman"/>
            <w:sz w:val="24"/>
            <w:szCs w:val="24"/>
          </w:rPr>
          <w:t xml:space="preserve"> then</w:t>
        </w:r>
      </w:ins>
      <w:r w:rsidR="00F077F8">
        <w:rPr>
          <w:rFonts w:ascii="Times New Roman" w:eastAsia="Times New Roman" w:hAnsi="Times New Roman" w:cs="Times New Roman"/>
          <w:sz w:val="24"/>
          <w:szCs w:val="24"/>
        </w:rPr>
        <w:t xml:space="preserve"> calculated the</w:t>
      </w:r>
      <w:r w:rsidR="008C6772">
        <w:rPr>
          <w:rFonts w:ascii="Times New Roman" w:eastAsia="Times New Roman" w:hAnsi="Times New Roman" w:cs="Times New Roman"/>
          <w:sz w:val="24"/>
          <w:szCs w:val="24"/>
        </w:rPr>
        <w:t xml:space="preserve"> </w:t>
      </w:r>
      <w:r w:rsidR="00F077F8">
        <w:rPr>
          <w:rFonts w:ascii="Times New Roman" w:eastAsia="Times New Roman" w:hAnsi="Times New Roman" w:cs="Times New Roman"/>
          <w:sz w:val="24"/>
          <w:szCs w:val="24"/>
        </w:rPr>
        <w:t xml:space="preserve">percent decline from the maximum </w:t>
      </w:r>
      <w:r w:rsidR="008C6772">
        <w:rPr>
          <w:rFonts w:ascii="Times New Roman" w:eastAsia="Times New Roman" w:hAnsi="Times New Roman" w:cs="Times New Roman"/>
          <w:sz w:val="24"/>
          <w:szCs w:val="24"/>
        </w:rPr>
        <w:t>abundance record</w:t>
      </w:r>
      <w:r w:rsidR="00F077F8">
        <w:rPr>
          <w:rFonts w:ascii="Times New Roman" w:eastAsia="Times New Roman" w:hAnsi="Times New Roman" w:cs="Times New Roman"/>
          <w:sz w:val="24"/>
          <w:szCs w:val="24"/>
        </w:rPr>
        <w:t xml:space="preserve"> with</w:t>
      </w:r>
      <w:r w:rsidR="008C6772">
        <w:rPr>
          <w:rFonts w:ascii="Times New Roman" w:eastAsia="Times New Roman" w:hAnsi="Times New Roman" w:cs="Times New Roman"/>
          <w:sz w:val="24"/>
          <w:szCs w:val="24"/>
        </w:rPr>
        <w:t>in</w:t>
      </w:r>
      <w:r w:rsidR="00F077F8">
        <w:rPr>
          <w:rFonts w:ascii="Times New Roman" w:eastAsia="Times New Roman" w:hAnsi="Times New Roman" w:cs="Times New Roman"/>
          <w:sz w:val="24"/>
          <w:szCs w:val="24"/>
        </w:rPr>
        <w:t xml:space="preserve"> the high abundance phase and </w:t>
      </w:r>
      <w:r w:rsidR="008C6772">
        <w:rPr>
          <w:rFonts w:ascii="Times New Roman" w:eastAsia="Times New Roman" w:hAnsi="Times New Roman" w:cs="Times New Roman"/>
          <w:sz w:val="24"/>
          <w:szCs w:val="24"/>
        </w:rPr>
        <w:t xml:space="preserve">smallest </w:t>
      </w:r>
      <w:r w:rsidR="00BB2067">
        <w:rPr>
          <w:rFonts w:ascii="Times New Roman" w:eastAsia="Times New Roman" w:hAnsi="Times New Roman" w:cs="Times New Roman"/>
          <w:sz w:val="24"/>
          <w:szCs w:val="24"/>
        </w:rPr>
        <w:lastRenderedPageBreak/>
        <w:t>abundance record in the low decline phase</w:t>
      </w:r>
      <w:ins w:id="123" w:author="Nathan Dorn" w:date="2025-09-25T17:11:00Z" w16du:dateUtc="2025-09-25T21:11:00Z">
        <w:r w:rsidR="004B7926">
          <w:rPr>
            <w:rFonts w:ascii="Times New Roman" w:eastAsia="Times New Roman" w:hAnsi="Times New Roman" w:cs="Times New Roman"/>
            <w:sz w:val="24"/>
            <w:szCs w:val="24"/>
          </w:rPr>
          <w:t xml:space="preserve"> (criterion 3: decline percent)</w:t>
        </w:r>
      </w:ins>
      <w:r w:rsidR="00295632">
        <w:rPr>
          <w:rFonts w:ascii="Times New Roman" w:eastAsia="Times New Roman" w:hAnsi="Times New Roman" w:cs="Times New Roman"/>
          <w:sz w:val="24"/>
          <w:szCs w:val="24"/>
        </w:rPr>
        <w:t xml:space="preserve">. </w:t>
      </w:r>
      <w:r w:rsidR="00761828">
        <w:rPr>
          <w:rFonts w:ascii="Times New Roman" w:eastAsia="Times New Roman" w:hAnsi="Times New Roman" w:cs="Times New Roman"/>
          <w:sz w:val="24"/>
          <w:szCs w:val="24"/>
        </w:rPr>
        <w:t xml:space="preserve"> </w:t>
      </w:r>
      <w:commentRangeStart w:id="124"/>
      <w:r w:rsidR="00761828">
        <w:rPr>
          <w:rFonts w:ascii="Times New Roman" w:eastAsia="Times New Roman" w:hAnsi="Times New Roman" w:cs="Times New Roman"/>
          <w:sz w:val="24"/>
          <w:szCs w:val="24"/>
        </w:rPr>
        <w:t xml:space="preserve">Finally, we </w:t>
      </w:r>
      <w:r w:rsidR="00AA319A">
        <w:rPr>
          <w:rFonts w:ascii="Times New Roman" w:eastAsia="Times New Roman" w:hAnsi="Times New Roman" w:cs="Times New Roman"/>
          <w:sz w:val="24"/>
          <w:szCs w:val="24"/>
        </w:rPr>
        <w:t xml:space="preserve">found the number of consecutive records that </w:t>
      </w:r>
      <w:r w:rsidR="00681F15">
        <w:rPr>
          <w:rFonts w:ascii="Times New Roman" w:eastAsia="Times New Roman" w:hAnsi="Times New Roman" w:cs="Times New Roman"/>
          <w:sz w:val="24"/>
          <w:szCs w:val="24"/>
        </w:rPr>
        <w:t>had ≥</w:t>
      </w:r>
      <w:r w:rsidR="00AA319A">
        <w:rPr>
          <w:rFonts w:ascii="Times New Roman" w:eastAsia="Times New Roman" w:hAnsi="Times New Roman" w:cs="Times New Roman"/>
          <w:sz w:val="24"/>
          <w:szCs w:val="24"/>
        </w:rPr>
        <w:t xml:space="preserve"> 90% </w:t>
      </w:r>
      <w:r w:rsidR="000D1E99">
        <w:rPr>
          <w:rFonts w:ascii="Times New Roman" w:eastAsia="Times New Roman" w:hAnsi="Times New Roman" w:cs="Times New Roman"/>
          <w:sz w:val="24"/>
          <w:szCs w:val="24"/>
        </w:rPr>
        <w:t xml:space="preserve">decline between the maximum value with the high abundance phase and the </w:t>
      </w:r>
      <w:r w:rsidR="00DA1811">
        <w:rPr>
          <w:rFonts w:ascii="Times New Roman" w:eastAsia="Times New Roman" w:hAnsi="Times New Roman" w:cs="Times New Roman"/>
          <w:sz w:val="24"/>
          <w:szCs w:val="24"/>
        </w:rPr>
        <w:t>decline phase</w:t>
      </w:r>
      <w:ins w:id="125" w:author="Nathan Dorn" w:date="2025-09-25T17:11:00Z" w16du:dateUtc="2025-09-25T21:11:00Z">
        <w:r w:rsidR="004B7926">
          <w:rPr>
            <w:rFonts w:ascii="Times New Roman" w:eastAsia="Times New Roman" w:hAnsi="Times New Roman" w:cs="Times New Roman"/>
            <w:sz w:val="24"/>
            <w:szCs w:val="24"/>
          </w:rPr>
          <w:t xml:space="preserve"> (criterion 4: </w:t>
        </w:r>
        <w:r w:rsidR="00CF2B00">
          <w:rPr>
            <w:rFonts w:ascii="Times New Roman" w:eastAsia="Times New Roman" w:hAnsi="Times New Roman" w:cs="Times New Roman"/>
            <w:sz w:val="24"/>
            <w:szCs w:val="24"/>
          </w:rPr>
          <w:t>stable bust)</w:t>
        </w:r>
      </w:ins>
      <w:r w:rsidR="00DA1811">
        <w:rPr>
          <w:rFonts w:ascii="Times New Roman" w:eastAsia="Times New Roman" w:hAnsi="Times New Roman" w:cs="Times New Roman"/>
          <w:sz w:val="24"/>
          <w:szCs w:val="24"/>
        </w:rPr>
        <w:t>.</w:t>
      </w:r>
      <w:r w:rsidR="00E46926">
        <w:rPr>
          <w:rFonts w:ascii="Times New Roman" w:eastAsia="Times New Roman" w:hAnsi="Times New Roman" w:cs="Times New Roman"/>
          <w:sz w:val="24"/>
          <w:szCs w:val="24"/>
        </w:rPr>
        <w:t xml:space="preserve">  </w:t>
      </w:r>
      <w:commentRangeEnd w:id="124"/>
      <w:r w:rsidR="00CF2B00">
        <w:rPr>
          <w:rStyle w:val="CommentReference"/>
        </w:rPr>
        <w:commentReference w:id="124"/>
      </w:r>
      <w:moveFromRangeStart w:id="126" w:author="Nathan Dorn" w:date="2025-09-25T17:23:00Z" w:name="move209713434"/>
      <w:moveFrom w:id="127" w:author="Nathan Dorn" w:date="2025-09-25T17:23:00Z" w16du:dateUtc="2025-09-25T21:23:00Z">
        <w:r w:rsidR="00681F15" w:rsidDel="0093440A">
          <w:rPr>
            <w:rFonts w:ascii="Times New Roman" w:eastAsia="Times New Roman" w:hAnsi="Times New Roman" w:cs="Times New Roman"/>
            <w:sz w:val="24"/>
            <w:szCs w:val="24"/>
          </w:rPr>
          <w:t xml:space="preserve">From </w:t>
        </w:r>
        <w:r w:rsidR="006328A4" w:rsidDel="0093440A">
          <w:rPr>
            <w:rFonts w:ascii="Times New Roman" w:eastAsia="Times New Roman" w:hAnsi="Times New Roman" w:cs="Times New Roman"/>
            <w:sz w:val="24"/>
            <w:szCs w:val="24"/>
          </w:rPr>
          <w:t xml:space="preserve">the proposed definition, </w:t>
        </w:r>
        <w:r w:rsidR="00681F15" w:rsidDel="0093440A">
          <w:rPr>
            <w:rFonts w:ascii="Times New Roman" w:eastAsia="Times New Roman" w:hAnsi="Times New Roman" w:cs="Times New Roman"/>
            <w:sz w:val="24"/>
            <w:szCs w:val="24"/>
          </w:rPr>
          <w:t>a time series was classified as a “boom-bust” if it had a maximum population growth</w:t>
        </w:r>
        <w:r w:rsidR="00A4793B" w:rsidDel="0093440A">
          <w:rPr>
            <w:rFonts w:ascii="Times New Roman" w:eastAsia="Times New Roman" w:hAnsi="Times New Roman" w:cs="Times New Roman"/>
            <w:sz w:val="24"/>
            <w:szCs w:val="24"/>
          </w:rPr>
          <w:t xml:space="preserve"> ≥ 2, a maximum decline rate of ≤ </w:t>
        </w:r>
        <w:r w:rsidR="00957137" w:rsidDel="0093440A">
          <w:rPr>
            <w:rFonts w:ascii="Times New Roman" w:eastAsia="Times New Roman" w:hAnsi="Times New Roman" w:cs="Times New Roman"/>
            <w:sz w:val="24"/>
            <w:szCs w:val="24"/>
          </w:rPr>
          <w:t>0.5</w:t>
        </w:r>
        <w:r w:rsidR="00A4793B" w:rsidDel="0093440A">
          <w:rPr>
            <w:rFonts w:ascii="Times New Roman" w:eastAsia="Times New Roman" w:hAnsi="Times New Roman" w:cs="Times New Roman"/>
            <w:sz w:val="24"/>
            <w:szCs w:val="24"/>
          </w:rPr>
          <w:t xml:space="preserve">, a </w:t>
        </w:r>
        <w:r w:rsidR="00AF514E" w:rsidDel="0093440A">
          <w:rPr>
            <w:rFonts w:ascii="Times New Roman" w:eastAsia="Times New Roman" w:hAnsi="Times New Roman" w:cs="Times New Roman"/>
            <w:sz w:val="24"/>
            <w:szCs w:val="24"/>
          </w:rPr>
          <w:t xml:space="preserve">≥ 90% decline from the maximum abundance record, and if the decline was sustained </w:t>
        </w:r>
        <w:r w:rsidR="001F1F7F" w:rsidDel="0093440A">
          <w:rPr>
            <w:rFonts w:ascii="Times New Roman" w:eastAsia="Times New Roman" w:hAnsi="Times New Roman" w:cs="Times New Roman"/>
            <w:sz w:val="24"/>
            <w:szCs w:val="24"/>
          </w:rPr>
          <w:t>for at least three years at or below 90%</w:t>
        </w:r>
        <w:r w:rsidR="006C5CDD" w:rsidDel="0093440A">
          <w:rPr>
            <w:rFonts w:ascii="Times New Roman" w:eastAsia="Times New Roman" w:hAnsi="Times New Roman" w:cs="Times New Roman"/>
            <w:sz w:val="24"/>
            <w:szCs w:val="24"/>
          </w:rPr>
          <w:t xml:space="preserve"> (Text Box 1, Fig. 1)</w:t>
        </w:r>
        <w:r w:rsidR="001F1F7F" w:rsidDel="0093440A">
          <w:rPr>
            <w:rFonts w:ascii="Times New Roman" w:eastAsia="Times New Roman" w:hAnsi="Times New Roman" w:cs="Times New Roman"/>
            <w:sz w:val="24"/>
            <w:szCs w:val="24"/>
          </w:rPr>
          <w:t xml:space="preserve">. </w:t>
        </w:r>
      </w:moveFrom>
      <w:moveFromRangeEnd w:id="126"/>
      <w:r w:rsidR="001F1F7F">
        <w:rPr>
          <w:rFonts w:ascii="Times New Roman" w:eastAsia="Times New Roman" w:hAnsi="Times New Roman" w:cs="Times New Roman"/>
          <w:sz w:val="24"/>
          <w:szCs w:val="24"/>
        </w:rPr>
        <w:t xml:space="preserve"> </w:t>
      </w:r>
      <w:del w:id="128" w:author="Nathan Dorn" w:date="2025-09-25T17:24:00Z" w16du:dateUtc="2025-09-25T21:24:00Z">
        <w:r w:rsidR="008E3F64" w:rsidDel="00AC1C98">
          <w:rPr>
            <w:rFonts w:ascii="Times New Roman" w:eastAsia="Times New Roman" w:hAnsi="Times New Roman" w:cs="Times New Roman"/>
            <w:sz w:val="24"/>
            <w:szCs w:val="24"/>
          </w:rPr>
          <w:delText>Thus,</w:delText>
        </w:r>
      </w:del>
      <w:ins w:id="129" w:author="Nathan Dorn" w:date="2025-09-25T17:24:00Z" w16du:dateUtc="2025-09-25T21:24:00Z">
        <w:r w:rsidR="00AC1C98">
          <w:rPr>
            <w:rFonts w:ascii="Times New Roman" w:eastAsia="Times New Roman" w:hAnsi="Times New Roman" w:cs="Times New Roman"/>
            <w:sz w:val="24"/>
            <w:szCs w:val="24"/>
          </w:rPr>
          <w:t>Time series that met all four criteria were classified as</w:t>
        </w:r>
      </w:ins>
      <w:del w:id="130" w:author="Nathan Dorn" w:date="2025-09-25T17:24:00Z" w16du:dateUtc="2025-09-25T21:24:00Z">
        <w:r w:rsidR="008E3F64" w:rsidDel="00AC1C98">
          <w:rPr>
            <w:rFonts w:ascii="Times New Roman" w:eastAsia="Times New Roman" w:hAnsi="Times New Roman" w:cs="Times New Roman"/>
            <w:sz w:val="24"/>
            <w:szCs w:val="24"/>
          </w:rPr>
          <w:delText xml:space="preserve"> the</w:delText>
        </w:r>
        <w:r w:rsidR="00DA0631" w:rsidDel="00AC1C98">
          <w:rPr>
            <w:rFonts w:ascii="Times New Roman" w:eastAsia="Times New Roman" w:hAnsi="Times New Roman" w:cs="Times New Roman"/>
            <w:sz w:val="24"/>
            <w:szCs w:val="24"/>
          </w:rPr>
          <w:delText xml:space="preserve"> classification</w:delText>
        </w:r>
      </w:del>
      <w:r w:rsidR="00DA0631">
        <w:rPr>
          <w:rFonts w:ascii="Times New Roman" w:eastAsia="Times New Roman" w:hAnsi="Times New Roman" w:cs="Times New Roman"/>
          <w:sz w:val="24"/>
          <w:szCs w:val="24"/>
        </w:rPr>
        <w:t xml:space="preserve"> “boom-bust” </w:t>
      </w:r>
      <w:del w:id="131" w:author="Nathan Dorn" w:date="2025-09-25T17:25:00Z" w16du:dateUtc="2025-09-25T21:25:00Z">
        <w:r w:rsidR="00DA0631" w:rsidDel="00AC1C98">
          <w:rPr>
            <w:rFonts w:ascii="Times New Roman" w:eastAsia="Times New Roman" w:hAnsi="Times New Roman" w:cs="Times New Roman"/>
            <w:sz w:val="24"/>
            <w:szCs w:val="24"/>
          </w:rPr>
          <w:delText xml:space="preserve">met the requirements of our definition and </w:delText>
        </w:r>
      </w:del>
      <w:r w:rsidR="00DA0631">
        <w:rPr>
          <w:rFonts w:ascii="Times New Roman" w:eastAsia="Times New Roman" w:hAnsi="Times New Roman" w:cs="Times New Roman"/>
          <w:sz w:val="24"/>
          <w:szCs w:val="24"/>
        </w:rPr>
        <w:t>represent</w:t>
      </w:r>
      <w:r w:rsidR="00CD6F70">
        <w:rPr>
          <w:rFonts w:ascii="Times New Roman" w:eastAsia="Times New Roman" w:hAnsi="Times New Roman" w:cs="Times New Roman"/>
          <w:sz w:val="24"/>
          <w:szCs w:val="24"/>
        </w:rPr>
        <w:t>s</w:t>
      </w:r>
      <w:ins w:id="132" w:author="Nathan Dorn" w:date="2025-09-25T17:25:00Z" w16du:dateUtc="2025-09-25T21:25:00Z">
        <w:r w:rsidR="006448C9">
          <w:rPr>
            <w:rFonts w:ascii="Times New Roman" w:eastAsia="Times New Roman" w:hAnsi="Times New Roman" w:cs="Times New Roman"/>
            <w:sz w:val="24"/>
            <w:szCs w:val="24"/>
          </w:rPr>
          <w:t xml:space="preserve"> good examples (</w:t>
        </w:r>
      </w:ins>
      <w:ins w:id="133" w:author="Nathan Dorn" w:date="2025-09-25T17:26:00Z" w16du:dateUtc="2025-09-25T21:26:00Z">
        <w:r w:rsidR="006448C9">
          <w:rPr>
            <w:rFonts w:ascii="Times New Roman" w:eastAsia="Times New Roman" w:hAnsi="Times New Roman" w:cs="Times New Roman"/>
            <w:sz w:val="24"/>
            <w:szCs w:val="24"/>
          </w:rPr>
          <w:t xml:space="preserve">i.e., </w:t>
        </w:r>
      </w:ins>
      <w:ins w:id="134" w:author="Nathan Dorn" w:date="2025-09-25T17:25:00Z" w16du:dateUtc="2025-09-25T21:25:00Z">
        <w:r w:rsidR="006448C9">
          <w:rPr>
            <w:rFonts w:ascii="Times New Roman" w:eastAsia="Times New Roman" w:hAnsi="Times New Roman" w:cs="Times New Roman"/>
            <w:sz w:val="24"/>
            <w:szCs w:val="24"/>
          </w:rPr>
          <w:t>strongest evidence) of the phenomenon</w:t>
        </w:r>
      </w:ins>
      <w:del w:id="135" w:author="Nathan Dorn" w:date="2025-09-25T17:25:00Z" w16du:dateUtc="2025-09-25T21:25:00Z">
        <w:r w:rsidR="00DA0631" w:rsidDel="006448C9">
          <w:rPr>
            <w:rFonts w:ascii="Times New Roman" w:eastAsia="Times New Roman" w:hAnsi="Times New Roman" w:cs="Times New Roman"/>
            <w:sz w:val="24"/>
            <w:szCs w:val="24"/>
          </w:rPr>
          <w:delText xml:space="preserve"> a time-series with the </w:delText>
        </w:r>
        <w:r w:rsidR="0076734E" w:rsidDel="006448C9">
          <w:rPr>
            <w:rFonts w:ascii="Times New Roman" w:eastAsia="Times New Roman" w:hAnsi="Times New Roman" w:cs="Times New Roman"/>
            <w:sz w:val="24"/>
            <w:szCs w:val="24"/>
          </w:rPr>
          <w:delText>strongest confidence that a boom-bust occurred</w:delText>
        </w:r>
      </w:del>
      <w:r w:rsidR="0076734E">
        <w:rPr>
          <w:rFonts w:ascii="Times New Roman" w:eastAsia="Times New Roman" w:hAnsi="Times New Roman" w:cs="Times New Roman"/>
          <w:sz w:val="24"/>
          <w:szCs w:val="24"/>
        </w:rPr>
        <w:t xml:space="preserve">.  For time </w:t>
      </w:r>
      <w:r w:rsidR="0017727A">
        <w:rPr>
          <w:rFonts w:ascii="Times New Roman" w:eastAsia="Times New Roman" w:hAnsi="Times New Roman" w:cs="Times New Roman"/>
          <w:sz w:val="24"/>
          <w:szCs w:val="24"/>
        </w:rPr>
        <w:t>series</w:t>
      </w:r>
      <w:r w:rsidR="0076734E">
        <w:rPr>
          <w:rFonts w:ascii="Times New Roman" w:eastAsia="Times New Roman" w:hAnsi="Times New Roman" w:cs="Times New Roman"/>
          <w:sz w:val="24"/>
          <w:szCs w:val="24"/>
        </w:rPr>
        <w:t xml:space="preserve"> that </w:t>
      </w:r>
      <w:r w:rsidR="0017727A">
        <w:rPr>
          <w:rFonts w:ascii="Times New Roman" w:eastAsia="Times New Roman" w:hAnsi="Times New Roman" w:cs="Times New Roman"/>
          <w:sz w:val="24"/>
          <w:szCs w:val="24"/>
        </w:rPr>
        <w:t>met all the criteria</w:t>
      </w:r>
      <w:r w:rsidR="008D0F62">
        <w:rPr>
          <w:rFonts w:ascii="Times New Roman" w:eastAsia="Times New Roman" w:hAnsi="Times New Roman" w:cs="Times New Roman"/>
          <w:sz w:val="24"/>
          <w:szCs w:val="24"/>
        </w:rPr>
        <w:t xml:space="preserve"> except </w:t>
      </w:r>
      <w:del w:id="136" w:author="Nathan Dorn" w:date="2025-09-25T17:26:00Z" w16du:dateUtc="2025-09-25T21:26:00Z">
        <w:r w:rsidR="008D0F62" w:rsidDel="006448C9">
          <w:rPr>
            <w:rFonts w:ascii="Times New Roman" w:eastAsia="Times New Roman" w:hAnsi="Times New Roman" w:cs="Times New Roman"/>
            <w:sz w:val="24"/>
            <w:szCs w:val="24"/>
          </w:rPr>
          <w:delText>that a</w:delText>
        </w:r>
        <w:r w:rsidR="007D7F58" w:rsidDel="006448C9">
          <w:rPr>
            <w:rFonts w:ascii="Times New Roman" w:eastAsia="Times New Roman" w:hAnsi="Times New Roman" w:cs="Times New Roman"/>
            <w:sz w:val="24"/>
            <w:szCs w:val="24"/>
          </w:rPr>
          <w:delText xml:space="preserve"> sustained</w:delText>
        </w:r>
        <w:r w:rsidR="008D0F62" w:rsidDel="006448C9">
          <w:rPr>
            <w:rFonts w:ascii="Times New Roman" w:eastAsia="Times New Roman" w:hAnsi="Times New Roman" w:cs="Times New Roman"/>
            <w:sz w:val="24"/>
            <w:szCs w:val="24"/>
          </w:rPr>
          <w:delText xml:space="preserve"> ≥ 90% decline</w:delText>
        </w:r>
      </w:del>
      <w:ins w:id="137" w:author="Nathan Dorn" w:date="2025-09-25T17:26:00Z" w16du:dateUtc="2025-09-25T21:26:00Z">
        <w:r w:rsidR="006448C9">
          <w:rPr>
            <w:rFonts w:ascii="Times New Roman" w:eastAsia="Times New Roman" w:hAnsi="Times New Roman" w:cs="Times New Roman"/>
            <w:sz w:val="24"/>
            <w:szCs w:val="24"/>
          </w:rPr>
          <w:t>criterion 4</w:t>
        </w:r>
      </w:ins>
      <w:del w:id="138" w:author="Nathan Dorn" w:date="2025-09-25T17:26:00Z" w16du:dateUtc="2025-09-25T21:26:00Z">
        <w:r w:rsidR="008D0F62" w:rsidDel="006448C9">
          <w:rPr>
            <w:rFonts w:ascii="Times New Roman" w:eastAsia="Times New Roman" w:hAnsi="Times New Roman" w:cs="Times New Roman"/>
            <w:sz w:val="24"/>
            <w:szCs w:val="24"/>
          </w:rPr>
          <w:delText xml:space="preserve"> </w:delText>
        </w:r>
        <w:r w:rsidR="007D7F58" w:rsidDel="006448C9">
          <w:rPr>
            <w:rFonts w:ascii="Times New Roman" w:eastAsia="Times New Roman" w:hAnsi="Times New Roman" w:cs="Times New Roman"/>
            <w:sz w:val="24"/>
            <w:szCs w:val="24"/>
          </w:rPr>
          <w:delText xml:space="preserve">was </w:delText>
        </w:r>
        <w:r w:rsidR="001D0D22" w:rsidDel="006448C9">
          <w:rPr>
            <w:rFonts w:ascii="Times New Roman" w:eastAsia="Times New Roman" w:hAnsi="Times New Roman" w:cs="Times New Roman"/>
            <w:sz w:val="24"/>
            <w:szCs w:val="24"/>
          </w:rPr>
          <w:delText>unknown</w:delText>
        </w:r>
        <w:r w:rsidR="007D7F58" w:rsidDel="006448C9">
          <w:rPr>
            <w:rFonts w:ascii="Times New Roman" w:eastAsia="Times New Roman" w:hAnsi="Times New Roman" w:cs="Times New Roman"/>
            <w:sz w:val="24"/>
            <w:szCs w:val="24"/>
          </w:rPr>
          <w:delText xml:space="preserve"> because records ceased after the first record of 90% decline</w:delText>
        </w:r>
        <w:r w:rsidR="001D0D22" w:rsidDel="006448C9">
          <w:rPr>
            <w:rFonts w:ascii="Times New Roman" w:eastAsia="Times New Roman" w:hAnsi="Times New Roman" w:cs="Times New Roman"/>
            <w:sz w:val="24"/>
            <w:szCs w:val="24"/>
          </w:rPr>
          <w:delText>,</w:delText>
        </w:r>
      </w:del>
      <w:r w:rsidR="001D0D22">
        <w:rPr>
          <w:rFonts w:ascii="Times New Roman" w:eastAsia="Times New Roman" w:hAnsi="Times New Roman" w:cs="Times New Roman"/>
          <w:sz w:val="24"/>
          <w:szCs w:val="24"/>
        </w:rPr>
        <w:t xml:space="preserve"> we classified the time series as a “boom-bust sustained unknown</w:t>
      </w:r>
      <w:del w:id="139" w:author="Nathan Dorn" w:date="2025-09-25T17:26:00Z" w16du:dateUtc="2025-09-25T21:26:00Z">
        <w:r w:rsidR="00F73244" w:rsidDel="006448C9">
          <w:rPr>
            <w:rFonts w:ascii="Times New Roman" w:eastAsia="Times New Roman" w:hAnsi="Times New Roman" w:cs="Times New Roman"/>
            <w:sz w:val="24"/>
            <w:szCs w:val="24"/>
          </w:rPr>
          <w:delText>.</w:delText>
        </w:r>
      </w:del>
      <w:r w:rsidR="001D0D22">
        <w:rPr>
          <w:rFonts w:ascii="Times New Roman" w:eastAsia="Times New Roman" w:hAnsi="Times New Roman" w:cs="Times New Roman"/>
          <w:sz w:val="24"/>
          <w:szCs w:val="24"/>
        </w:rPr>
        <w:t>”</w:t>
      </w:r>
      <w:r w:rsidR="00F73244">
        <w:rPr>
          <w:rFonts w:ascii="Times New Roman" w:eastAsia="Times New Roman" w:hAnsi="Times New Roman" w:cs="Times New Roman"/>
          <w:sz w:val="24"/>
          <w:szCs w:val="24"/>
        </w:rPr>
        <w:t xml:space="preserve"> </w:t>
      </w:r>
      <w:del w:id="140" w:author="Nathan Dorn" w:date="2025-09-25T17:27:00Z" w16du:dateUtc="2025-09-25T21:27:00Z">
        <w:r w:rsidR="00F73244" w:rsidDel="006448C9">
          <w:rPr>
            <w:rFonts w:ascii="Times New Roman" w:eastAsia="Times New Roman" w:hAnsi="Times New Roman" w:cs="Times New Roman"/>
            <w:sz w:val="24"/>
            <w:szCs w:val="24"/>
          </w:rPr>
          <w:delText xml:space="preserve"> </w:delText>
        </w:r>
      </w:del>
      <w:ins w:id="141" w:author="Nathan Dorn" w:date="2025-09-25T17:26:00Z" w16du:dateUtc="2025-09-25T21:26:00Z">
        <w:r w:rsidR="006448C9">
          <w:rPr>
            <w:rFonts w:ascii="Times New Roman" w:eastAsia="Times New Roman" w:hAnsi="Times New Roman" w:cs="Times New Roman"/>
            <w:sz w:val="24"/>
            <w:szCs w:val="24"/>
          </w:rPr>
          <w:t>meaning</w:t>
        </w:r>
      </w:ins>
      <w:r w:rsidR="00F73244">
        <w:rPr>
          <w:rFonts w:ascii="Times New Roman" w:eastAsia="Times New Roman" w:hAnsi="Times New Roman" w:cs="Times New Roman"/>
          <w:sz w:val="24"/>
          <w:szCs w:val="24"/>
        </w:rPr>
        <w:t xml:space="preserve"> </w:t>
      </w:r>
      <w:del w:id="142" w:author="Nathan Dorn" w:date="2025-09-25T17:26:00Z" w16du:dateUtc="2025-09-25T21:26:00Z">
        <w:r w:rsidR="00F73244" w:rsidDel="006448C9">
          <w:rPr>
            <w:rFonts w:ascii="Times New Roman" w:eastAsia="Times New Roman" w:hAnsi="Times New Roman" w:cs="Times New Roman"/>
            <w:sz w:val="24"/>
            <w:szCs w:val="24"/>
          </w:rPr>
          <w:delText>Thus, we</w:delText>
        </w:r>
      </w:del>
      <w:ins w:id="143" w:author="Nathan Dorn" w:date="2025-09-25T17:26:00Z" w16du:dateUtc="2025-09-25T21:26:00Z">
        <w:r w:rsidR="006448C9">
          <w:rPr>
            <w:rFonts w:ascii="Times New Roman" w:eastAsia="Times New Roman" w:hAnsi="Times New Roman" w:cs="Times New Roman"/>
            <w:sz w:val="24"/>
            <w:szCs w:val="24"/>
          </w:rPr>
          <w:t>we</w:t>
        </w:r>
      </w:ins>
      <w:r w:rsidR="00F73244">
        <w:rPr>
          <w:rFonts w:ascii="Times New Roman" w:eastAsia="Times New Roman" w:hAnsi="Times New Roman" w:cs="Times New Roman"/>
          <w:sz w:val="24"/>
          <w:szCs w:val="24"/>
        </w:rPr>
        <w:t xml:space="preserve"> ha</w:t>
      </w:r>
      <w:ins w:id="144" w:author="Nathan Dorn" w:date="2025-09-25T17:26:00Z" w16du:dateUtc="2025-09-25T21:26:00Z">
        <w:r w:rsidR="006448C9">
          <w:rPr>
            <w:rFonts w:ascii="Times New Roman" w:eastAsia="Times New Roman" w:hAnsi="Times New Roman" w:cs="Times New Roman"/>
            <w:sz w:val="24"/>
            <w:szCs w:val="24"/>
          </w:rPr>
          <w:t>d</w:t>
        </w:r>
      </w:ins>
      <w:del w:id="145" w:author="Nathan Dorn" w:date="2025-09-25T17:26:00Z" w16du:dateUtc="2025-09-25T21:26:00Z">
        <w:r w:rsidR="00F73244" w:rsidDel="006448C9">
          <w:rPr>
            <w:rFonts w:ascii="Times New Roman" w:eastAsia="Times New Roman" w:hAnsi="Times New Roman" w:cs="Times New Roman"/>
            <w:sz w:val="24"/>
            <w:szCs w:val="24"/>
          </w:rPr>
          <w:delText>ve</w:delText>
        </w:r>
      </w:del>
      <w:r w:rsidR="00F73244">
        <w:rPr>
          <w:rFonts w:ascii="Times New Roman" w:eastAsia="Times New Roman" w:hAnsi="Times New Roman" w:cs="Times New Roman"/>
          <w:sz w:val="24"/>
          <w:szCs w:val="24"/>
        </w:rPr>
        <w:t xml:space="preserve"> some confidence that a boom-bust </w:t>
      </w:r>
      <w:r w:rsidR="00AC3AEE">
        <w:rPr>
          <w:rFonts w:ascii="Times New Roman" w:eastAsia="Times New Roman" w:hAnsi="Times New Roman" w:cs="Times New Roman"/>
          <w:sz w:val="24"/>
          <w:szCs w:val="24"/>
        </w:rPr>
        <w:t>occurred,</w:t>
      </w:r>
      <w:r w:rsidR="00F73244">
        <w:rPr>
          <w:rFonts w:ascii="Times New Roman" w:eastAsia="Times New Roman" w:hAnsi="Times New Roman" w:cs="Times New Roman"/>
          <w:sz w:val="24"/>
          <w:szCs w:val="24"/>
        </w:rPr>
        <w:t xml:space="preserve"> but </w:t>
      </w:r>
      <w:r w:rsidR="00B118B5">
        <w:rPr>
          <w:rFonts w:ascii="Times New Roman" w:eastAsia="Times New Roman" w:hAnsi="Times New Roman" w:cs="Times New Roman"/>
          <w:sz w:val="24"/>
          <w:szCs w:val="24"/>
        </w:rPr>
        <w:t xml:space="preserve">we </w:t>
      </w:r>
      <w:del w:id="146" w:author="Nathan Dorn" w:date="2025-09-25T17:27:00Z" w16du:dateUtc="2025-09-25T21:27:00Z">
        <w:r w:rsidR="00F73244" w:rsidDel="006448C9">
          <w:rPr>
            <w:rFonts w:ascii="Times New Roman" w:eastAsia="Times New Roman" w:hAnsi="Times New Roman" w:cs="Times New Roman"/>
            <w:sz w:val="24"/>
            <w:szCs w:val="24"/>
          </w:rPr>
          <w:delText xml:space="preserve">are </w:delText>
        </w:r>
      </w:del>
      <w:ins w:id="147" w:author="Nathan Dorn" w:date="2025-09-25T17:27:00Z" w16du:dateUtc="2025-09-25T21:27:00Z">
        <w:r w:rsidR="006448C9">
          <w:rPr>
            <w:rFonts w:ascii="Times New Roman" w:eastAsia="Times New Roman" w:hAnsi="Times New Roman" w:cs="Times New Roman"/>
            <w:sz w:val="24"/>
            <w:szCs w:val="24"/>
          </w:rPr>
          <w:t xml:space="preserve">were </w:t>
        </w:r>
      </w:ins>
      <w:r w:rsidR="00F73244">
        <w:rPr>
          <w:rFonts w:ascii="Times New Roman" w:eastAsia="Times New Roman" w:hAnsi="Times New Roman" w:cs="Times New Roman"/>
          <w:sz w:val="24"/>
          <w:szCs w:val="24"/>
        </w:rPr>
        <w:t xml:space="preserve">uncertain </w:t>
      </w:r>
      <w:ins w:id="148" w:author="Nathan Dorn" w:date="2025-09-25T17:27:00Z" w16du:dateUtc="2025-09-25T21:27:00Z">
        <w:r w:rsidR="006448C9">
          <w:rPr>
            <w:rFonts w:ascii="Times New Roman" w:eastAsia="Times New Roman" w:hAnsi="Times New Roman" w:cs="Times New Roman"/>
            <w:sz w:val="24"/>
            <w:szCs w:val="24"/>
          </w:rPr>
          <w:t xml:space="preserve">whether </w:t>
        </w:r>
      </w:ins>
      <w:del w:id="149" w:author="Nathan Dorn" w:date="2025-09-25T17:27:00Z" w16du:dateUtc="2025-09-25T21:27:00Z">
        <w:r w:rsidR="00F73244" w:rsidDel="006448C9">
          <w:rPr>
            <w:rFonts w:ascii="Times New Roman" w:eastAsia="Times New Roman" w:hAnsi="Times New Roman" w:cs="Times New Roman"/>
            <w:sz w:val="24"/>
            <w:szCs w:val="24"/>
          </w:rPr>
          <w:delText xml:space="preserve">if </w:delText>
        </w:r>
      </w:del>
      <w:r w:rsidR="00F73244">
        <w:rPr>
          <w:rFonts w:ascii="Times New Roman" w:eastAsia="Times New Roman" w:hAnsi="Times New Roman" w:cs="Times New Roman"/>
          <w:sz w:val="24"/>
          <w:szCs w:val="24"/>
        </w:rPr>
        <w:t>the bust was sustained</w:t>
      </w:r>
      <w:commentRangeStart w:id="150"/>
      <w:r w:rsidR="00F73244">
        <w:rPr>
          <w:rFonts w:ascii="Times New Roman" w:eastAsia="Times New Roman" w:hAnsi="Times New Roman" w:cs="Times New Roman"/>
          <w:sz w:val="24"/>
          <w:szCs w:val="24"/>
        </w:rPr>
        <w:t xml:space="preserve">.  </w:t>
      </w:r>
      <w:r w:rsidR="009270AD">
        <w:rPr>
          <w:rFonts w:ascii="Times New Roman" w:eastAsia="Times New Roman" w:hAnsi="Times New Roman" w:cs="Times New Roman"/>
          <w:sz w:val="24"/>
          <w:szCs w:val="24"/>
        </w:rPr>
        <w:t>Some time series began during the high abundance</w:t>
      </w:r>
      <w:r w:rsidR="007A355C">
        <w:rPr>
          <w:rFonts w:ascii="Times New Roman" w:eastAsia="Times New Roman" w:hAnsi="Times New Roman" w:cs="Times New Roman"/>
          <w:sz w:val="24"/>
          <w:szCs w:val="24"/>
        </w:rPr>
        <w:t xml:space="preserve"> </w:t>
      </w:r>
      <w:r w:rsidR="009270AD">
        <w:rPr>
          <w:rFonts w:ascii="Times New Roman" w:eastAsia="Times New Roman" w:hAnsi="Times New Roman" w:cs="Times New Roman"/>
          <w:sz w:val="24"/>
          <w:szCs w:val="24"/>
        </w:rPr>
        <w:t>phase and documented the decline to the low decline phase</w:t>
      </w:r>
      <w:r w:rsidR="00084DFE">
        <w:rPr>
          <w:rFonts w:ascii="Times New Roman" w:eastAsia="Times New Roman" w:hAnsi="Times New Roman" w:cs="Times New Roman"/>
          <w:sz w:val="24"/>
          <w:szCs w:val="24"/>
        </w:rPr>
        <w:t xml:space="preserve"> which met the criteria for a bust (i.e., fast λ ≤ </w:t>
      </w:r>
      <w:r w:rsidR="00254828">
        <w:rPr>
          <w:rFonts w:ascii="Times New Roman" w:eastAsia="Times New Roman" w:hAnsi="Times New Roman" w:cs="Times New Roman"/>
          <w:sz w:val="24"/>
          <w:szCs w:val="24"/>
        </w:rPr>
        <w:t>0.5</w:t>
      </w:r>
      <w:r w:rsidR="00084DFE">
        <w:rPr>
          <w:rFonts w:ascii="Times New Roman" w:eastAsia="Times New Roman" w:hAnsi="Times New Roman" w:cs="Times New Roman"/>
          <w:sz w:val="24"/>
          <w:szCs w:val="24"/>
        </w:rPr>
        <w:t xml:space="preserve">, ≥ 90% decline and sustained for at least 3 years), </w:t>
      </w:r>
      <w:del w:id="151" w:author="Nathan Dorn" w:date="2025-09-25T17:27:00Z" w16du:dateUtc="2025-09-25T21:27:00Z">
        <w:r w:rsidR="00084DFE" w:rsidDel="006448C9">
          <w:rPr>
            <w:rFonts w:ascii="Times New Roman" w:eastAsia="Times New Roman" w:hAnsi="Times New Roman" w:cs="Times New Roman"/>
            <w:sz w:val="24"/>
            <w:szCs w:val="24"/>
          </w:rPr>
          <w:delText xml:space="preserve">so </w:delText>
        </w:r>
      </w:del>
      <w:ins w:id="152" w:author="Nathan Dorn" w:date="2025-09-25T17:27:00Z" w16du:dateUtc="2025-09-25T21:27:00Z">
        <w:r w:rsidR="006448C9">
          <w:rPr>
            <w:rFonts w:ascii="Times New Roman" w:eastAsia="Times New Roman" w:hAnsi="Times New Roman" w:cs="Times New Roman"/>
            <w:sz w:val="24"/>
            <w:szCs w:val="24"/>
          </w:rPr>
          <w:t xml:space="preserve">but the fit to criterion 1 was </w:t>
        </w:r>
      </w:ins>
      <w:del w:id="153" w:author="Nathan Dorn" w:date="2025-09-25T17:27:00Z" w16du:dateUtc="2025-09-25T21:27:00Z">
        <w:r w:rsidR="00084DFE" w:rsidDel="006448C9">
          <w:rPr>
            <w:rFonts w:ascii="Times New Roman" w:eastAsia="Times New Roman" w:hAnsi="Times New Roman" w:cs="Times New Roman"/>
            <w:sz w:val="24"/>
            <w:szCs w:val="24"/>
          </w:rPr>
          <w:delText>the rate of population increase was</w:delText>
        </w:r>
      </w:del>
      <w:r w:rsidR="00084DFE">
        <w:rPr>
          <w:rFonts w:ascii="Times New Roman" w:eastAsia="Times New Roman" w:hAnsi="Times New Roman" w:cs="Times New Roman"/>
          <w:sz w:val="24"/>
          <w:szCs w:val="24"/>
        </w:rPr>
        <w:t xml:space="preserve"> unknown</w:t>
      </w:r>
      <w:r w:rsidR="00612AFA">
        <w:rPr>
          <w:rFonts w:ascii="Times New Roman" w:eastAsia="Times New Roman" w:hAnsi="Times New Roman" w:cs="Times New Roman"/>
          <w:sz w:val="24"/>
          <w:szCs w:val="24"/>
        </w:rPr>
        <w:t>. For th</w:t>
      </w:r>
      <w:ins w:id="154" w:author="Nathan Dorn" w:date="2025-09-25T17:27:00Z" w16du:dateUtc="2025-09-25T21:27:00Z">
        <w:r w:rsidR="006448C9">
          <w:rPr>
            <w:rFonts w:ascii="Times New Roman" w:eastAsia="Times New Roman" w:hAnsi="Times New Roman" w:cs="Times New Roman"/>
            <w:sz w:val="24"/>
            <w:szCs w:val="24"/>
          </w:rPr>
          <w:t>o</w:t>
        </w:r>
      </w:ins>
      <w:del w:id="155" w:author="Nathan Dorn" w:date="2025-09-25T17:27:00Z" w16du:dateUtc="2025-09-25T21:27:00Z">
        <w:r w:rsidR="00612AFA" w:rsidDel="006448C9">
          <w:rPr>
            <w:rFonts w:ascii="Times New Roman" w:eastAsia="Times New Roman" w:hAnsi="Times New Roman" w:cs="Times New Roman"/>
            <w:sz w:val="24"/>
            <w:szCs w:val="24"/>
          </w:rPr>
          <w:delText>e</w:delText>
        </w:r>
      </w:del>
      <w:r w:rsidR="00612AFA">
        <w:rPr>
          <w:rFonts w:ascii="Times New Roman" w:eastAsia="Times New Roman" w:hAnsi="Times New Roman" w:cs="Times New Roman"/>
          <w:sz w:val="24"/>
          <w:szCs w:val="24"/>
        </w:rPr>
        <w:t>se time series, we had strong confidence that a bust</w:t>
      </w:r>
      <w:ins w:id="156" w:author="Nathan Dorn" w:date="2025-09-25T17:28:00Z" w16du:dateUtc="2025-09-25T21:28:00Z">
        <w:r w:rsidR="006448C9">
          <w:rPr>
            <w:rFonts w:ascii="Times New Roman" w:eastAsia="Times New Roman" w:hAnsi="Times New Roman" w:cs="Times New Roman"/>
            <w:sz w:val="24"/>
            <w:szCs w:val="24"/>
          </w:rPr>
          <w:t>/collapse</w:t>
        </w:r>
      </w:ins>
      <w:del w:id="157" w:author="Nathan Dorn" w:date="2025-09-25T17:28:00Z" w16du:dateUtc="2025-09-25T21:28:00Z">
        <w:r w:rsidR="00612AFA" w:rsidDel="006448C9">
          <w:rPr>
            <w:rFonts w:ascii="Times New Roman" w:eastAsia="Times New Roman" w:hAnsi="Times New Roman" w:cs="Times New Roman"/>
            <w:sz w:val="24"/>
            <w:szCs w:val="24"/>
          </w:rPr>
          <w:delText xml:space="preserve"> </w:delText>
        </w:r>
      </w:del>
      <w:del w:id="158" w:author="Nathan Dorn" w:date="2025-09-25T17:27:00Z" w16du:dateUtc="2025-09-25T21:27:00Z">
        <w:r w:rsidR="00612AFA" w:rsidDel="006448C9">
          <w:rPr>
            <w:rFonts w:ascii="Times New Roman" w:eastAsia="Times New Roman" w:hAnsi="Times New Roman" w:cs="Times New Roman"/>
            <w:sz w:val="24"/>
            <w:szCs w:val="24"/>
          </w:rPr>
          <w:delText xml:space="preserve">did </w:delText>
        </w:r>
        <w:r w:rsidR="00D75A24" w:rsidDel="006448C9">
          <w:rPr>
            <w:rFonts w:ascii="Times New Roman" w:eastAsia="Times New Roman" w:hAnsi="Times New Roman" w:cs="Times New Roman"/>
            <w:sz w:val="24"/>
            <w:szCs w:val="24"/>
          </w:rPr>
          <w:delText>occur</w:delText>
        </w:r>
      </w:del>
      <w:ins w:id="159" w:author="Nathan Dorn" w:date="2025-09-25T17:27:00Z" w16du:dateUtc="2025-09-25T21:27:00Z">
        <w:r w:rsidR="006448C9">
          <w:rPr>
            <w:rFonts w:ascii="Times New Roman" w:eastAsia="Times New Roman" w:hAnsi="Times New Roman" w:cs="Times New Roman"/>
            <w:sz w:val="24"/>
            <w:szCs w:val="24"/>
          </w:rPr>
          <w:t>occurred</w:t>
        </w:r>
      </w:ins>
      <w:r w:rsidR="00D75A24">
        <w:rPr>
          <w:rFonts w:ascii="Times New Roman" w:eastAsia="Times New Roman" w:hAnsi="Times New Roman" w:cs="Times New Roman"/>
          <w:sz w:val="24"/>
          <w:szCs w:val="24"/>
        </w:rPr>
        <w:t>,</w:t>
      </w:r>
      <w:r w:rsidR="00612AFA">
        <w:rPr>
          <w:rFonts w:ascii="Times New Roman" w:eastAsia="Times New Roman" w:hAnsi="Times New Roman" w:cs="Times New Roman"/>
          <w:sz w:val="24"/>
          <w:szCs w:val="24"/>
        </w:rPr>
        <w:t xml:space="preserve"> but we were uncertain if the rate was fast enough to be considered a bust, so we classified these time series as “</w:t>
      </w:r>
      <w:r w:rsidR="005538C5">
        <w:rPr>
          <w:rFonts w:ascii="Times New Roman" w:eastAsia="Times New Roman" w:hAnsi="Times New Roman" w:cs="Times New Roman"/>
          <w:sz w:val="24"/>
          <w:szCs w:val="24"/>
        </w:rPr>
        <w:t>Boom unknown-bust”</w:t>
      </w:r>
      <w:commentRangeEnd w:id="150"/>
      <w:r w:rsidR="00637EB6">
        <w:rPr>
          <w:rStyle w:val="CommentReference"/>
        </w:rPr>
        <w:commentReference w:id="150"/>
      </w:r>
      <w:r w:rsidR="005538C5">
        <w:rPr>
          <w:rFonts w:ascii="Times New Roman" w:eastAsia="Times New Roman" w:hAnsi="Times New Roman" w:cs="Times New Roman"/>
          <w:sz w:val="24"/>
          <w:szCs w:val="24"/>
        </w:rPr>
        <w:t>.</w:t>
      </w:r>
      <w:r w:rsidR="00704AB5">
        <w:rPr>
          <w:rFonts w:ascii="Times New Roman" w:eastAsia="Times New Roman" w:hAnsi="Times New Roman" w:cs="Times New Roman"/>
          <w:sz w:val="24"/>
          <w:szCs w:val="24"/>
        </w:rPr>
        <w:t xml:space="preserve"> </w:t>
      </w:r>
      <w:commentRangeStart w:id="160"/>
      <w:r w:rsidR="00704AB5">
        <w:rPr>
          <w:rFonts w:ascii="Times New Roman" w:eastAsia="Times New Roman" w:hAnsi="Times New Roman" w:cs="Times New Roman"/>
          <w:sz w:val="24"/>
          <w:szCs w:val="24"/>
        </w:rPr>
        <w:t>In a similar case to “boom unknown-bust”</w:t>
      </w:r>
      <w:r w:rsidR="008C3B10">
        <w:rPr>
          <w:rFonts w:ascii="Times New Roman" w:eastAsia="Times New Roman" w:hAnsi="Times New Roman" w:cs="Times New Roman"/>
          <w:sz w:val="24"/>
          <w:szCs w:val="24"/>
        </w:rPr>
        <w:t xml:space="preserve"> but records ceased after the first record of ≥ 90% decline, we classified these as “boom unknown-bust sustained unknown.”</w:t>
      </w:r>
      <w:r w:rsidR="00EA6E03">
        <w:rPr>
          <w:rFonts w:ascii="Times New Roman" w:eastAsia="Times New Roman" w:hAnsi="Times New Roman" w:cs="Times New Roman"/>
          <w:sz w:val="24"/>
          <w:szCs w:val="24"/>
        </w:rPr>
        <w:t xml:space="preserve"> </w:t>
      </w:r>
      <w:commentRangeEnd w:id="160"/>
      <w:r w:rsidR="00637EB6">
        <w:rPr>
          <w:rStyle w:val="CommentReference"/>
        </w:rPr>
        <w:commentReference w:id="160"/>
      </w:r>
      <w:r w:rsidR="00EA6E03">
        <w:rPr>
          <w:rFonts w:ascii="Times New Roman" w:eastAsia="Times New Roman" w:hAnsi="Times New Roman" w:cs="Times New Roman"/>
          <w:sz w:val="24"/>
          <w:szCs w:val="24"/>
        </w:rPr>
        <w:t>For time series</w:t>
      </w:r>
      <w:r w:rsidR="00052263">
        <w:rPr>
          <w:rFonts w:ascii="Times New Roman" w:eastAsia="Times New Roman" w:hAnsi="Times New Roman" w:cs="Times New Roman"/>
          <w:sz w:val="24"/>
          <w:szCs w:val="24"/>
        </w:rPr>
        <w:t xml:space="preserve"> that had sufficient magnitudes of population decline that were sustained</w:t>
      </w:r>
      <w:ins w:id="161" w:author="Nathan Dorn" w:date="2025-09-25T17:30:00Z" w16du:dateUtc="2025-09-25T21:30:00Z">
        <w:r w:rsidR="00637EB6">
          <w:rPr>
            <w:rFonts w:ascii="Times New Roman" w:eastAsia="Times New Roman" w:hAnsi="Times New Roman" w:cs="Times New Roman"/>
            <w:sz w:val="24"/>
            <w:szCs w:val="24"/>
          </w:rPr>
          <w:t>,</w:t>
        </w:r>
      </w:ins>
      <w:r w:rsidR="00502C36">
        <w:rPr>
          <w:rFonts w:ascii="Times New Roman" w:eastAsia="Times New Roman" w:hAnsi="Times New Roman" w:cs="Times New Roman"/>
          <w:sz w:val="24"/>
          <w:szCs w:val="24"/>
        </w:rPr>
        <w:t xml:space="preserve"> but the rate of population change was too slow, we classified these as “slow </w:t>
      </w:r>
      <w:del w:id="162" w:author="Nathan Dorn" w:date="2025-09-25T17:30:00Z" w16du:dateUtc="2025-09-25T21:30:00Z">
        <w:r w:rsidR="00502C36" w:rsidDel="00637EB6">
          <w:rPr>
            <w:rFonts w:ascii="Times New Roman" w:eastAsia="Times New Roman" w:hAnsi="Times New Roman" w:cs="Times New Roman"/>
            <w:sz w:val="24"/>
            <w:szCs w:val="24"/>
          </w:rPr>
          <w:delText>rate</w:delText>
        </w:r>
      </w:del>
      <w:ins w:id="163" w:author="Nathan Dorn" w:date="2025-09-25T17:30:00Z" w16du:dateUtc="2025-09-25T21:30:00Z">
        <w:r w:rsidR="00637EB6">
          <w:rPr>
            <w:rFonts w:ascii="Times New Roman" w:eastAsia="Times New Roman" w:hAnsi="Times New Roman" w:cs="Times New Roman"/>
            <w:sz w:val="24"/>
            <w:szCs w:val="24"/>
          </w:rPr>
          <w:t>decline</w:t>
        </w:r>
      </w:ins>
      <w:r w:rsidR="00502C36">
        <w:rPr>
          <w:rFonts w:ascii="Times New Roman" w:eastAsia="Times New Roman" w:hAnsi="Times New Roman" w:cs="Times New Roman"/>
          <w:sz w:val="24"/>
          <w:szCs w:val="24"/>
        </w:rPr>
        <w:t>.”</w:t>
      </w:r>
      <w:r w:rsidR="008C3B10">
        <w:rPr>
          <w:rFonts w:ascii="Times New Roman" w:eastAsia="Times New Roman" w:hAnsi="Times New Roman" w:cs="Times New Roman"/>
          <w:sz w:val="24"/>
          <w:szCs w:val="24"/>
        </w:rPr>
        <w:t xml:space="preserve"> </w:t>
      </w:r>
      <w:r w:rsidR="0055615D">
        <w:rPr>
          <w:rFonts w:ascii="Times New Roman" w:eastAsia="Times New Roman" w:hAnsi="Times New Roman" w:cs="Times New Roman"/>
          <w:sz w:val="24"/>
          <w:szCs w:val="24"/>
        </w:rPr>
        <w:t>For time</w:t>
      </w:r>
      <w:r w:rsidR="00F56DE4">
        <w:rPr>
          <w:rFonts w:ascii="Times New Roman" w:eastAsia="Times New Roman" w:hAnsi="Times New Roman" w:cs="Times New Roman"/>
          <w:sz w:val="24"/>
          <w:szCs w:val="24"/>
        </w:rPr>
        <w:t xml:space="preserve"> series that documented regime </w:t>
      </w:r>
      <w:r w:rsidR="00D421F1">
        <w:rPr>
          <w:rFonts w:ascii="Times New Roman" w:eastAsia="Times New Roman" w:hAnsi="Times New Roman" w:cs="Times New Roman"/>
          <w:sz w:val="24"/>
          <w:szCs w:val="24"/>
        </w:rPr>
        <w:t>shifts,</w:t>
      </w:r>
      <w:r w:rsidR="00F56DE4">
        <w:rPr>
          <w:rFonts w:ascii="Times New Roman" w:eastAsia="Times New Roman" w:hAnsi="Times New Roman" w:cs="Times New Roman"/>
          <w:sz w:val="24"/>
          <w:szCs w:val="24"/>
        </w:rPr>
        <w:t xml:space="preserve"> but the decline phase </w:t>
      </w:r>
      <w:r w:rsidR="00922070">
        <w:rPr>
          <w:rFonts w:ascii="Times New Roman" w:eastAsia="Times New Roman" w:hAnsi="Times New Roman" w:cs="Times New Roman"/>
          <w:sz w:val="24"/>
          <w:szCs w:val="24"/>
        </w:rPr>
        <w:t>was &lt; 90%</w:t>
      </w:r>
      <w:r w:rsidR="0055615D">
        <w:rPr>
          <w:rFonts w:ascii="Times New Roman" w:eastAsia="Times New Roman" w:hAnsi="Times New Roman" w:cs="Times New Roman"/>
          <w:sz w:val="24"/>
          <w:szCs w:val="24"/>
        </w:rPr>
        <w:t>, we classified them</w:t>
      </w:r>
      <w:r w:rsidR="00922070">
        <w:rPr>
          <w:rFonts w:ascii="Times New Roman" w:eastAsia="Times New Roman" w:hAnsi="Times New Roman" w:cs="Times New Roman"/>
          <w:sz w:val="24"/>
          <w:szCs w:val="24"/>
        </w:rPr>
        <w:t xml:space="preserve"> </w:t>
      </w:r>
      <w:commentRangeStart w:id="164"/>
      <w:r w:rsidR="00922070">
        <w:rPr>
          <w:rFonts w:ascii="Times New Roman" w:eastAsia="Times New Roman" w:hAnsi="Times New Roman" w:cs="Times New Roman"/>
          <w:sz w:val="24"/>
          <w:szCs w:val="24"/>
        </w:rPr>
        <w:t>as “oversho</w:t>
      </w:r>
      <w:del w:id="165" w:author="Nathan Dorn" w:date="2025-09-25T17:30:00Z" w16du:dateUtc="2025-09-25T21:30:00Z">
        <w:r w:rsidR="00922070" w:rsidDel="000E327C">
          <w:rPr>
            <w:rFonts w:ascii="Times New Roman" w:eastAsia="Times New Roman" w:hAnsi="Times New Roman" w:cs="Times New Roman"/>
            <w:sz w:val="24"/>
            <w:szCs w:val="24"/>
          </w:rPr>
          <w:delText>o</w:delText>
        </w:r>
      </w:del>
      <w:r w:rsidR="00922070">
        <w:rPr>
          <w:rFonts w:ascii="Times New Roman" w:eastAsia="Times New Roman" w:hAnsi="Times New Roman" w:cs="Times New Roman"/>
          <w:sz w:val="24"/>
          <w:szCs w:val="24"/>
        </w:rPr>
        <w:t>t</w:t>
      </w:r>
      <w:ins w:id="166" w:author="Nathan Dorn" w:date="2025-09-25T17:30:00Z" w16du:dateUtc="2025-09-25T21:30:00Z">
        <w:r w:rsidR="000E327C">
          <w:rPr>
            <w:rFonts w:ascii="Times New Roman" w:eastAsia="Times New Roman" w:hAnsi="Times New Roman" w:cs="Times New Roman"/>
            <w:sz w:val="24"/>
            <w:szCs w:val="24"/>
          </w:rPr>
          <w:t xml:space="preserve"> </w:t>
        </w:r>
        <w:r w:rsidR="000E327C">
          <w:rPr>
            <w:rFonts w:ascii="Times New Roman" w:eastAsia="Times New Roman" w:hAnsi="Times New Roman" w:cs="Times New Roman"/>
            <w:sz w:val="24"/>
            <w:szCs w:val="24"/>
          </w:rPr>
          <w:lastRenderedPageBreak/>
          <w:t>K</w:t>
        </w:r>
      </w:ins>
      <w:r w:rsidR="00BD1178">
        <w:rPr>
          <w:rFonts w:ascii="Times New Roman" w:eastAsia="Times New Roman" w:hAnsi="Times New Roman" w:cs="Times New Roman"/>
          <w:sz w:val="24"/>
          <w:szCs w:val="24"/>
        </w:rPr>
        <w:t>.</w:t>
      </w:r>
      <w:r w:rsidR="00922070">
        <w:rPr>
          <w:rFonts w:ascii="Times New Roman" w:eastAsia="Times New Roman" w:hAnsi="Times New Roman" w:cs="Times New Roman"/>
          <w:sz w:val="24"/>
          <w:szCs w:val="24"/>
        </w:rPr>
        <w:t xml:space="preserve">” </w:t>
      </w:r>
      <w:r w:rsidR="00BD1178">
        <w:rPr>
          <w:rFonts w:ascii="Times New Roman" w:eastAsia="Times New Roman" w:hAnsi="Times New Roman" w:cs="Times New Roman"/>
          <w:sz w:val="24"/>
          <w:szCs w:val="24"/>
        </w:rPr>
        <w:t xml:space="preserve"> </w:t>
      </w:r>
      <w:commentRangeEnd w:id="164"/>
      <w:r w:rsidR="000E327C">
        <w:rPr>
          <w:rStyle w:val="CommentReference"/>
        </w:rPr>
        <w:commentReference w:id="164"/>
      </w:r>
      <w:commentRangeStart w:id="167"/>
      <w:r w:rsidR="00BD1178">
        <w:rPr>
          <w:rFonts w:ascii="Times New Roman" w:eastAsia="Times New Roman" w:hAnsi="Times New Roman" w:cs="Times New Roman"/>
          <w:sz w:val="24"/>
          <w:szCs w:val="24"/>
        </w:rPr>
        <w:t>Finally, w</w:t>
      </w:r>
      <w:r w:rsidR="00922070">
        <w:rPr>
          <w:rFonts w:ascii="Times New Roman" w:eastAsia="Times New Roman" w:hAnsi="Times New Roman" w:cs="Times New Roman"/>
          <w:sz w:val="24"/>
          <w:szCs w:val="24"/>
        </w:rPr>
        <w:t xml:space="preserve">e classified time series that documented </w:t>
      </w:r>
      <w:commentRangeStart w:id="168"/>
      <w:r w:rsidR="00922070">
        <w:rPr>
          <w:rFonts w:ascii="Times New Roman" w:eastAsia="Times New Roman" w:hAnsi="Times New Roman" w:cs="Times New Roman"/>
          <w:sz w:val="24"/>
          <w:szCs w:val="24"/>
        </w:rPr>
        <w:t xml:space="preserve">the lag/growth </w:t>
      </w:r>
      <w:r w:rsidR="00BD1178">
        <w:rPr>
          <w:rFonts w:ascii="Times New Roman" w:eastAsia="Times New Roman" w:hAnsi="Times New Roman" w:cs="Times New Roman"/>
          <w:sz w:val="24"/>
          <w:szCs w:val="24"/>
        </w:rPr>
        <w:t xml:space="preserve">to </w:t>
      </w:r>
      <w:commentRangeEnd w:id="168"/>
      <w:r w:rsidR="008B55F5">
        <w:rPr>
          <w:rStyle w:val="CommentReference"/>
        </w:rPr>
        <w:commentReference w:id="168"/>
      </w:r>
      <w:r w:rsidR="00BD1178">
        <w:rPr>
          <w:rFonts w:ascii="Times New Roman" w:eastAsia="Times New Roman" w:hAnsi="Times New Roman" w:cs="Times New Roman"/>
          <w:sz w:val="24"/>
          <w:szCs w:val="24"/>
        </w:rPr>
        <w:t>the high abundance phase but that did not find regime shifts documenting the</w:t>
      </w:r>
      <w:r w:rsidR="00556FB7">
        <w:rPr>
          <w:rFonts w:ascii="Times New Roman" w:eastAsia="Times New Roman" w:hAnsi="Times New Roman" w:cs="Times New Roman"/>
          <w:sz w:val="24"/>
          <w:szCs w:val="24"/>
        </w:rPr>
        <w:t xml:space="preserve"> d</w:t>
      </w:r>
      <w:r w:rsidR="00BD1178">
        <w:rPr>
          <w:rFonts w:ascii="Times New Roman" w:eastAsia="Times New Roman" w:hAnsi="Times New Roman" w:cs="Times New Roman"/>
          <w:sz w:val="24"/>
          <w:szCs w:val="24"/>
        </w:rPr>
        <w:t xml:space="preserve">ecline phase as </w:t>
      </w:r>
      <w:r w:rsidR="00E1371F">
        <w:rPr>
          <w:rFonts w:ascii="Times New Roman" w:eastAsia="Times New Roman" w:hAnsi="Times New Roman" w:cs="Times New Roman"/>
          <w:sz w:val="24"/>
          <w:szCs w:val="24"/>
        </w:rPr>
        <w:t>“established” populations</w:t>
      </w:r>
      <w:r w:rsidR="002F46C4">
        <w:rPr>
          <w:rFonts w:ascii="Times New Roman" w:eastAsia="Times New Roman" w:hAnsi="Times New Roman" w:cs="Times New Roman"/>
          <w:sz w:val="24"/>
          <w:szCs w:val="24"/>
        </w:rPr>
        <w:t xml:space="preserve"> (Fig.1)</w:t>
      </w:r>
      <w:r w:rsidR="003B0332">
        <w:rPr>
          <w:rFonts w:ascii="Times New Roman" w:eastAsia="Times New Roman" w:hAnsi="Times New Roman" w:cs="Times New Roman"/>
          <w:sz w:val="24"/>
          <w:szCs w:val="24"/>
        </w:rPr>
        <w:t xml:space="preserve">. </w:t>
      </w:r>
      <w:r w:rsidR="00B242B3">
        <w:rPr>
          <w:rFonts w:ascii="Times New Roman" w:eastAsia="Times New Roman" w:hAnsi="Times New Roman" w:cs="Times New Roman"/>
          <w:sz w:val="24"/>
          <w:szCs w:val="24"/>
        </w:rPr>
        <w:t xml:space="preserve"> </w:t>
      </w:r>
      <w:commentRangeEnd w:id="167"/>
      <w:r w:rsidR="000914AF">
        <w:rPr>
          <w:rStyle w:val="CommentReference"/>
        </w:rPr>
        <w:commentReference w:id="167"/>
      </w:r>
      <w:r w:rsidR="007329F3">
        <w:rPr>
          <w:rFonts w:ascii="Times New Roman" w:eastAsia="Times New Roman" w:hAnsi="Times New Roman" w:cs="Times New Roman"/>
          <w:sz w:val="24"/>
          <w:szCs w:val="24"/>
        </w:rPr>
        <w:t>Using these categori</w:t>
      </w:r>
      <w:ins w:id="169" w:author="Nathan Dorn" w:date="2025-09-25T17:33:00Z" w16du:dateUtc="2025-09-25T21:33:00Z">
        <w:r w:rsidR="000914AF">
          <w:rPr>
            <w:rFonts w:ascii="Times New Roman" w:eastAsia="Times New Roman" w:hAnsi="Times New Roman" w:cs="Times New Roman"/>
            <w:sz w:val="24"/>
            <w:szCs w:val="24"/>
          </w:rPr>
          <w:t>zations</w:t>
        </w:r>
      </w:ins>
      <w:del w:id="170" w:author="Nathan Dorn" w:date="2025-09-25T17:33:00Z" w16du:dateUtc="2025-09-25T21:33:00Z">
        <w:r w:rsidR="007329F3" w:rsidDel="000914AF">
          <w:rPr>
            <w:rFonts w:ascii="Times New Roman" w:eastAsia="Times New Roman" w:hAnsi="Times New Roman" w:cs="Times New Roman"/>
            <w:sz w:val="24"/>
            <w:szCs w:val="24"/>
          </w:rPr>
          <w:delText>es,</w:delText>
        </w:r>
      </w:del>
      <w:r w:rsidR="007329F3">
        <w:rPr>
          <w:rFonts w:ascii="Times New Roman" w:eastAsia="Times New Roman" w:hAnsi="Times New Roman" w:cs="Times New Roman"/>
          <w:sz w:val="24"/>
          <w:szCs w:val="24"/>
        </w:rPr>
        <w:t xml:space="preserve"> we summarized the data using the different taxonomic and geographic attributes</w:t>
      </w:r>
      <w:r w:rsidR="00785A9A">
        <w:rPr>
          <w:rFonts w:ascii="Times New Roman" w:eastAsia="Times New Roman" w:hAnsi="Times New Roman" w:cs="Times New Roman"/>
          <w:sz w:val="24"/>
          <w:szCs w:val="24"/>
        </w:rPr>
        <w:t xml:space="preserve"> </w:t>
      </w:r>
      <w:commentRangeStart w:id="171"/>
      <w:r w:rsidR="00785A9A">
        <w:rPr>
          <w:rFonts w:ascii="Times New Roman" w:eastAsia="Times New Roman" w:hAnsi="Times New Roman" w:cs="Times New Roman"/>
          <w:sz w:val="24"/>
          <w:szCs w:val="24"/>
        </w:rPr>
        <w:t>of the time series to look for interesting patterns</w:t>
      </w:r>
      <w:r w:rsidR="00B961BA">
        <w:rPr>
          <w:rFonts w:ascii="Times New Roman" w:eastAsia="Times New Roman" w:hAnsi="Times New Roman" w:cs="Times New Roman"/>
          <w:sz w:val="24"/>
          <w:szCs w:val="24"/>
        </w:rPr>
        <w:t>.</w:t>
      </w:r>
      <w:commentRangeEnd w:id="171"/>
      <w:r w:rsidR="000914AF">
        <w:rPr>
          <w:rStyle w:val="CommentReference"/>
        </w:rPr>
        <w:commentReference w:id="171"/>
      </w:r>
    </w:p>
    <w:p w14:paraId="48698E79" w14:textId="124BF2B1" w:rsidR="001F551F" w:rsidRDefault="001F551F" w:rsidP="001F551F">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Mechanisms of Boom-Busts</w:t>
      </w:r>
    </w:p>
    <w:p w14:paraId="5F65C49B" w14:textId="13A2E371" w:rsidR="00B961BA" w:rsidRPr="00FF426C" w:rsidRDefault="001F551F" w:rsidP="001F551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8652D">
        <w:rPr>
          <w:rFonts w:ascii="Times New Roman" w:eastAsia="Times New Roman" w:hAnsi="Times New Roman" w:cs="Times New Roman"/>
          <w:sz w:val="24"/>
          <w:szCs w:val="24"/>
        </w:rPr>
        <w:t>To understand the mechanisms that can lead to</w:t>
      </w:r>
      <w:r w:rsidR="00BC72E3">
        <w:rPr>
          <w:rFonts w:ascii="Times New Roman" w:eastAsia="Times New Roman" w:hAnsi="Times New Roman" w:cs="Times New Roman"/>
          <w:sz w:val="24"/>
          <w:szCs w:val="24"/>
        </w:rPr>
        <w:t xml:space="preserve"> a</w:t>
      </w:r>
      <w:r w:rsidR="0048652D">
        <w:rPr>
          <w:rFonts w:ascii="Times New Roman" w:eastAsia="Times New Roman" w:hAnsi="Times New Roman" w:cs="Times New Roman"/>
          <w:sz w:val="24"/>
          <w:szCs w:val="24"/>
        </w:rPr>
        <w:t xml:space="preserve"> boom-bust, we conducted a more </w:t>
      </w:r>
      <w:r w:rsidR="00223D20">
        <w:rPr>
          <w:rFonts w:ascii="Times New Roman" w:eastAsia="Times New Roman" w:hAnsi="Times New Roman" w:cs="Times New Roman"/>
          <w:sz w:val="24"/>
          <w:szCs w:val="24"/>
        </w:rPr>
        <w:t>thorough</w:t>
      </w:r>
      <w:r w:rsidR="0048652D">
        <w:rPr>
          <w:rFonts w:ascii="Times New Roman" w:eastAsia="Times New Roman" w:hAnsi="Times New Roman" w:cs="Times New Roman"/>
          <w:sz w:val="24"/>
          <w:szCs w:val="24"/>
        </w:rPr>
        <w:t xml:space="preserve"> review of the papers that </w:t>
      </w:r>
      <w:r w:rsidR="00223D20">
        <w:rPr>
          <w:rFonts w:ascii="Times New Roman" w:eastAsia="Times New Roman" w:hAnsi="Times New Roman" w:cs="Times New Roman"/>
          <w:sz w:val="24"/>
          <w:szCs w:val="24"/>
        </w:rPr>
        <w:t xml:space="preserve">contained time-series </w:t>
      </w:r>
      <w:r w:rsidR="00521299">
        <w:rPr>
          <w:rFonts w:ascii="Times New Roman" w:eastAsia="Times New Roman" w:hAnsi="Times New Roman" w:cs="Times New Roman"/>
          <w:sz w:val="24"/>
          <w:szCs w:val="24"/>
        </w:rPr>
        <w:t>that</w:t>
      </w:r>
      <w:r w:rsidR="00233AED">
        <w:rPr>
          <w:rFonts w:ascii="Times New Roman" w:eastAsia="Times New Roman" w:hAnsi="Times New Roman" w:cs="Times New Roman"/>
          <w:sz w:val="24"/>
          <w:szCs w:val="24"/>
        </w:rPr>
        <w:t xml:space="preserve"> met all </w:t>
      </w:r>
      <w:ins w:id="172" w:author="Nathan Dorn" w:date="2025-09-25T17:34:00Z" w16du:dateUtc="2025-09-25T21:34:00Z">
        <w:r w:rsidR="000914AF">
          <w:rPr>
            <w:rFonts w:ascii="Times New Roman" w:eastAsia="Times New Roman" w:hAnsi="Times New Roman" w:cs="Times New Roman"/>
            <w:sz w:val="24"/>
            <w:szCs w:val="24"/>
          </w:rPr>
          <w:t>4</w:t>
        </w:r>
      </w:ins>
      <w:del w:id="173" w:author="Nathan Dorn" w:date="2025-09-25T17:34:00Z" w16du:dateUtc="2025-09-25T21:34:00Z">
        <w:r w:rsidR="00233AED" w:rsidDel="000914AF">
          <w:rPr>
            <w:rFonts w:ascii="Times New Roman" w:eastAsia="Times New Roman" w:hAnsi="Times New Roman" w:cs="Times New Roman"/>
            <w:sz w:val="24"/>
            <w:szCs w:val="24"/>
          </w:rPr>
          <w:delText xml:space="preserve">our </w:delText>
        </w:r>
      </w:del>
      <w:r w:rsidR="00233AED">
        <w:rPr>
          <w:rFonts w:ascii="Times New Roman" w:eastAsia="Times New Roman" w:hAnsi="Times New Roman" w:cs="Times New Roman"/>
          <w:sz w:val="24"/>
          <w:szCs w:val="24"/>
        </w:rPr>
        <w:t>criteria for</w:t>
      </w:r>
      <w:ins w:id="174" w:author="Nathan Dorn" w:date="2025-09-25T17:34:00Z" w16du:dateUtc="2025-09-25T21:34:00Z">
        <w:r w:rsidR="000914AF">
          <w:rPr>
            <w:rFonts w:ascii="Times New Roman" w:eastAsia="Times New Roman" w:hAnsi="Times New Roman" w:cs="Times New Roman"/>
            <w:sz w:val="24"/>
            <w:szCs w:val="24"/>
          </w:rPr>
          <w:t xml:space="preserve"> </w:t>
        </w:r>
      </w:ins>
      <w:r w:rsidR="00521299">
        <w:rPr>
          <w:rFonts w:ascii="Times New Roman" w:eastAsia="Times New Roman" w:hAnsi="Times New Roman" w:cs="Times New Roman"/>
          <w:sz w:val="24"/>
          <w:szCs w:val="24"/>
        </w:rPr>
        <w:t>a boom</w:t>
      </w:r>
      <w:r w:rsidR="005D2004">
        <w:rPr>
          <w:rFonts w:ascii="Times New Roman" w:eastAsia="Times New Roman" w:hAnsi="Times New Roman" w:cs="Times New Roman"/>
          <w:sz w:val="24"/>
          <w:szCs w:val="24"/>
        </w:rPr>
        <w:t>-</w:t>
      </w:r>
      <w:r w:rsidR="00521299">
        <w:rPr>
          <w:rFonts w:ascii="Times New Roman" w:eastAsia="Times New Roman" w:hAnsi="Times New Roman" w:cs="Times New Roman"/>
          <w:sz w:val="24"/>
          <w:szCs w:val="24"/>
        </w:rPr>
        <w:t xml:space="preserve">bust.  </w:t>
      </w:r>
      <w:r w:rsidR="000B6DA8">
        <w:rPr>
          <w:rFonts w:ascii="Times New Roman" w:eastAsia="Times New Roman" w:hAnsi="Times New Roman" w:cs="Times New Roman"/>
          <w:sz w:val="24"/>
          <w:szCs w:val="24"/>
        </w:rPr>
        <w:t>Using the results and discussion of the papers</w:t>
      </w:r>
      <w:r w:rsidR="00162666">
        <w:rPr>
          <w:rFonts w:ascii="Times New Roman" w:eastAsia="Times New Roman" w:hAnsi="Times New Roman" w:cs="Times New Roman"/>
          <w:sz w:val="24"/>
          <w:szCs w:val="24"/>
        </w:rPr>
        <w:t xml:space="preserve">, </w:t>
      </w:r>
      <w:r w:rsidR="00465060">
        <w:rPr>
          <w:rFonts w:ascii="Times New Roman" w:eastAsia="Times New Roman" w:hAnsi="Times New Roman" w:cs="Times New Roman"/>
          <w:sz w:val="24"/>
          <w:szCs w:val="24"/>
        </w:rPr>
        <w:t xml:space="preserve">the </w:t>
      </w:r>
      <w:ins w:id="175" w:author="Nathan Dorn" w:date="2025-09-25T17:34:00Z" w16du:dateUtc="2025-09-25T21:34:00Z">
        <w:r w:rsidR="000914AF">
          <w:rPr>
            <w:rFonts w:ascii="Times New Roman" w:eastAsia="Times New Roman" w:hAnsi="Times New Roman" w:cs="Times New Roman"/>
            <w:sz w:val="24"/>
            <w:szCs w:val="24"/>
          </w:rPr>
          <w:t xml:space="preserve">hypothesized </w:t>
        </w:r>
      </w:ins>
      <w:r w:rsidR="00465060">
        <w:rPr>
          <w:rFonts w:ascii="Times New Roman" w:eastAsia="Times New Roman" w:hAnsi="Times New Roman" w:cs="Times New Roman"/>
          <w:sz w:val="24"/>
          <w:szCs w:val="24"/>
        </w:rPr>
        <w:t>mechanisms</w:t>
      </w:r>
      <w:r w:rsidR="006A756E">
        <w:rPr>
          <w:rFonts w:ascii="Times New Roman" w:eastAsia="Times New Roman" w:hAnsi="Times New Roman" w:cs="Times New Roman"/>
          <w:sz w:val="24"/>
          <w:szCs w:val="24"/>
        </w:rPr>
        <w:t xml:space="preserve"> and the</w:t>
      </w:r>
      <w:r w:rsidR="005064E1">
        <w:rPr>
          <w:rFonts w:ascii="Times New Roman" w:eastAsia="Times New Roman" w:hAnsi="Times New Roman" w:cs="Times New Roman"/>
          <w:sz w:val="24"/>
          <w:szCs w:val="24"/>
        </w:rPr>
        <w:t xml:space="preserve"> major lines of evidence </w:t>
      </w:r>
      <w:r w:rsidR="006A756E">
        <w:rPr>
          <w:rFonts w:ascii="Times New Roman" w:eastAsia="Times New Roman" w:hAnsi="Times New Roman" w:cs="Times New Roman"/>
          <w:sz w:val="24"/>
          <w:szCs w:val="24"/>
        </w:rPr>
        <w:t xml:space="preserve">in support of </w:t>
      </w:r>
      <w:ins w:id="176" w:author="Nathan Dorn" w:date="2025-09-25T17:35:00Z" w16du:dateUtc="2025-09-25T21:35:00Z">
        <w:r w:rsidR="000914AF">
          <w:rPr>
            <w:rFonts w:ascii="Times New Roman" w:eastAsia="Times New Roman" w:hAnsi="Times New Roman" w:cs="Times New Roman"/>
            <w:sz w:val="24"/>
            <w:szCs w:val="24"/>
          </w:rPr>
          <w:t>different</w:t>
        </w:r>
      </w:ins>
      <w:del w:id="177" w:author="Nathan Dorn" w:date="2025-09-25T17:35:00Z" w16du:dateUtc="2025-09-25T21:35:00Z">
        <w:r w:rsidR="006A756E" w:rsidDel="000914AF">
          <w:rPr>
            <w:rFonts w:ascii="Times New Roman" w:eastAsia="Times New Roman" w:hAnsi="Times New Roman" w:cs="Times New Roman"/>
            <w:sz w:val="24"/>
            <w:szCs w:val="24"/>
          </w:rPr>
          <w:delText>the</w:delText>
        </w:r>
      </w:del>
      <w:r w:rsidR="006A756E">
        <w:rPr>
          <w:rFonts w:ascii="Times New Roman" w:eastAsia="Times New Roman" w:hAnsi="Times New Roman" w:cs="Times New Roman"/>
          <w:sz w:val="24"/>
          <w:szCs w:val="24"/>
        </w:rPr>
        <w:t xml:space="preserve"> mechanism</w:t>
      </w:r>
      <w:ins w:id="178" w:author="Nathan Dorn" w:date="2025-09-25T17:35:00Z" w16du:dateUtc="2025-09-25T21:35:00Z">
        <w:r w:rsidR="000914AF">
          <w:rPr>
            <w:rFonts w:ascii="Times New Roman" w:eastAsia="Times New Roman" w:hAnsi="Times New Roman" w:cs="Times New Roman"/>
            <w:sz w:val="24"/>
            <w:szCs w:val="24"/>
          </w:rPr>
          <w:t>s</w:t>
        </w:r>
      </w:ins>
      <w:r w:rsidR="006A756E">
        <w:rPr>
          <w:rFonts w:ascii="Times New Roman" w:eastAsia="Times New Roman" w:hAnsi="Times New Roman" w:cs="Times New Roman"/>
          <w:sz w:val="24"/>
          <w:szCs w:val="24"/>
        </w:rPr>
        <w:t xml:space="preserve"> were identified and recorded</w:t>
      </w:r>
      <w:commentRangeStart w:id="179"/>
      <w:r w:rsidR="006A756E">
        <w:rPr>
          <w:rFonts w:ascii="Times New Roman" w:eastAsia="Times New Roman" w:hAnsi="Times New Roman" w:cs="Times New Roman"/>
          <w:sz w:val="24"/>
          <w:szCs w:val="24"/>
        </w:rPr>
        <w:t xml:space="preserve">. Then, using the lines of evidence as presented in the </w:t>
      </w:r>
      <w:r w:rsidR="001B2994">
        <w:rPr>
          <w:rFonts w:ascii="Times New Roman" w:eastAsia="Times New Roman" w:hAnsi="Times New Roman" w:cs="Times New Roman"/>
          <w:sz w:val="24"/>
          <w:szCs w:val="24"/>
        </w:rPr>
        <w:t>paper,</w:t>
      </w:r>
      <w:r w:rsidR="006A756E">
        <w:rPr>
          <w:rFonts w:ascii="Times New Roman" w:eastAsia="Times New Roman" w:hAnsi="Times New Roman" w:cs="Times New Roman"/>
          <w:sz w:val="24"/>
          <w:szCs w:val="24"/>
        </w:rPr>
        <w:t xml:space="preserve"> </w:t>
      </w:r>
      <w:r w:rsidR="003574F7">
        <w:rPr>
          <w:rFonts w:ascii="Times New Roman" w:eastAsia="Times New Roman" w:hAnsi="Times New Roman" w:cs="Times New Roman"/>
          <w:sz w:val="24"/>
          <w:szCs w:val="24"/>
        </w:rPr>
        <w:t>a score was given describing the evidence strength</w:t>
      </w:r>
      <w:r w:rsidR="006F221F">
        <w:rPr>
          <w:rFonts w:ascii="Times New Roman" w:eastAsia="Times New Roman" w:hAnsi="Times New Roman" w:cs="Times New Roman"/>
          <w:sz w:val="24"/>
          <w:szCs w:val="24"/>
        </w:rPr>
        <w:t xml:space="preserve">.  The scores were </w:t>
      </w:r>
      <w:r w:rsidR="001C3920">
        <w:rPr>
          <w:rFonts w:ascii="Times New Roman" w:eastAsia="Times New Roman" w:hAnsi="Times New Roman" w:cs="Times New Roman"/>
          <w:sz w:val="24"/>
          <w:szCs w:val="24"/>
        </w:rPr>
        <w:t xml:space="preserve">weak, poor, intermediate </w:t>
      </w:r>
      <w:r w:rsidR="001B2994">
        <w:rPr>
          <w:rFonts w:ascii="Times New Roman" w:eastAsia="Times New Roman" w:hAnsi="Times New Roman" w:cs="Times New Roman"/>
          <w:sz w:val="24"/>
          <w:szCs w:val="24"/>
        </w:rPr>
        <w:t>and</w:t>
      </w:r>
      <w:r w:rsidR="001C3920">
        <w:rPr>
          <w:rFonts w:ascii="Times New Roman" w:eastAsia="Times New Roman" w:hAnsi="Times New Roman" w:cs="Times New Roman"/>
          <w:sz w:val="24"/>
          <w:szCs w:val="24"/>
        </w:rPr>
        <w:t xml:space="preserve"> strong</w:t>
      </w:r>
      <w:r w:rsidR="00E879B3">
        <w:rPr>
          <w:rFonts w:ascii="Times New Roman" w:eastAsia="Times New Roman" w:hAnsi="Times New Roman" w:cs="Times New Roman"/>
          <w:sz w:val="24"/>
          <w:szCs w:val="24"/>
        </w:rPr>
        <w:t xml:space="preserve"> </w:t>
      </w:r>
      <w:r w:rsidR="001B2994">
        <w:rPr>
          <w:rFonts w:ascii="Times New Roman" w:eastAsia="Times New Roman" w:hAnsi="Times New Roman" w:cs="Times New Roman"/>
          <w:sz w:val="24"/>
          <w:szCs w:val="24"/>
        </w:rPr>
        <w:t>and were</w:t>
      </w:r>
      <w:r w:rsidR="006702AF">
        <w:rPr>
          <w:rFonts w:ascii="Times New Roman" w:eastAsia="Times New Roman" w:hAnsi="Times New Roman" w:cs="Times New Roman"/>
          <w:sz w:val="24"/>
          <w:szCs w:val="24"/>
        </w:rPr>
        <w:t xml:space="preserve"> scored</w:t>
      </w:r>
      <w:r w:rsidR="001B2994">
        <w:rPr>
          <w:rFonts w:ascii="Times New Roman" w:eastAsia="Times New Roman" w:hAnsi="Times New Roman" w:cs="Times New Roman"/>
          <w:sz w:val="24"/>
          <w:szCs w:val="24"/>
        </w:rPr>
        <w:t xml:space="preserve"> </w:t>
      </w:r>
      <w:r w:rsidR="00E879B3">
        <w:rPr>
          <w:rFonts w:ascii="Times New Roman" w:eastAsia="Times New Roman" w:hAnsi="Times New Roman" w:cs="Times New Roman"/>
          <w:sz w:val="24"/>
          <w:szCs w:val="24"/>
        </w:rPr>
        <w:t xml:space="preserve">based off a rubric </w:t>
      </w:r>
      <w:r w:rsidR="001B2994">
        <w:rPr>
          <w:rFonts w:ascii="Times New Roman" w:eastAsia="Times New Roman" w:hAnsi="Times New Roman" w:cs="Times New Roman"/>
          <w:sz w:val="24"/>
          <w:szCs w:val="24"/>
        </w:rPr>
        <w:t xml:space="preserve">that is </w:t>
      </w:r>
      <w:r w:rsidR="00FB54CA">
        <w:rPr>
          <w:rFonts w:ascii="Times New Roman" w:eastAsia="Times New Roman" w:hAnsi="Times New Roman" w:cs="Times New Roman"/>
          <w:sz w:val="24"/>
          <w:szCs w:val="24"/>
        </w:rPr>
        <w:t xml:space="preserve">described in more detail in </w:t>
      </w:r>
      <w:commentRangeStart w:id="180"/>
      <w:r w:rsidR="00FB54CA">
        <w:rPr>
          <w:rFonts w:ascii="Times New Roman" w:eastAsia="Times New Roman" w:hAnsi="Times New Roman" w:cs="Times New Roman"/>
          <w:sz w:val="24"/>
          <w:szCs w:val="24"/>
        </w:rPr>
        <w:t>appendix X</w:t>
      </w:r>
      <w:commentRangeEnd w:id="180"/>
      <w:r w:rsidR="00CF0474">
        <w:rPr>
          <w:rStyle w:val="CommentReference"/>
        </w:rPr>
        <w:commentReference w:id="180"/>
      </w:r>
      <w:r w:rsidR="00FB54CA">
        <w:rPr>
          <w:rFonts w:ascii="Times New Roman" w:eastAsia="Times New Roman" w:hAnsi="Times New Roman" w:cs="Times New Roman"/>
          <w:sz w:val="24"/>
          <w:szCs w:val="24"/>
        </w:rPr>
        <w:t>.</w:t>
      </w:r>
      <w:r w:rsidR="00F14673">
        <w:rPr>
          <w:rFonts w:ascii="Times New Roman" w:eastAsia="Times New Roman" w:hAnsi="Times New Roman" w:cs="Times New Roman"/>
          <w:sz w:val="24"/>
          <w:szCs w:val="24"/>
        </w:rPr>
        <w:t xml:space="preserve">  </w:t>
      </w:r>
      <w:commentRangeEnd w:id="179"/>
      <w:r w:rsidR="00B9631D">
        <w:rPr>
          <w:rStyle w:val="CommentReference"/>
        </w:rPr>
        <w:commentReference w:id="179"/>
      </w:r>
      <w:r w:rsidR="004306B6">
        <w:rPr>
          <w:rFonts w:ascii="Times New Roman" w:eastAsia="Times New Roman" w:hAnsi="Times New Roman" w:cs="Times New Roman"/>
          <w:sz w:val="24"/>
          <w:szCs w:val="24"/>
        </w:rPr>
        <w:t>We summarized the c</w:t>
      </w:r>
      <w:r w:rsidR="00F14673">
        <w:rPr>
          <w:rFonts w:ascii="Times New Roman" w:eastAsia="Times New Roman" w:hAnsi="Times New Roman" w:cs="Times New Roman"/>
          <w:sz w:val="24"/>
          <w:szCs w:val="24"/>
        </w:rPr>
        <w:t>ommon mechanism</w:t>
      </w:r>
      <w:r w:rsidR="004306B6">
        <w:rPr>
          <w:rFonts w:ascii="Times New Roman" w:eastAsia="Times New Roman" w:hAnsi="Times New Roman" w:cs="Times New Roman"/>
          <w:sz w:val="24"/>
          <w:szCs w:val="24"/>
        </w:rPr>
        <w:t>s</w:t>
      </w:r>
      <w:r w:rsidR="00E23DEF">
        <w:rPr>
          <w:rFonts w:ascii="Times New Roman" w:eastAsia="Times New Roman" w:hAnsi="Times New Roman" w:cs="Times New Roman"/>
          <w:sz w:val="24"/>
          <w:szCs w:val="24"/>
        </w:rPr>
        <w:t xml:space="preserve"> </w:t>
      </w:r>
      <w:r w:rsidR="00750072">
        <w:rPr>
          <w:rFonts w:ascii="Times New Roman" w:eastAsia="Times New Roman" w:hAnsi="Times New Roman" w:cs="Times New Roman"/>
          <w:sz w:val="24"/>
          <w:szCs w:val="24"/>
        </w:rPr>
        <w:t xml:space="preserve">using our compiled taxonomic and geographic characteristics </w:t>
      </w:r>
      <w:r w:rsidR="00E23DEF">
        <w:rPr>
          <w:rFonts w:ascii="Times New Roman" w:eastAsia="Times New Roman" w:hAnsi="Times New Roman" w:cs="Times New Roman"/>
          <w:sz w:val="24"/>
          <w:szCs w:val="24"/>
        </w:rPr>
        <w:t xml:space="preserve">to identify any interesting patterns or </w:t>
      </w:r>
      <w:r w:rsidR="00D9578A">
        <w:rPr>
          <w:rFonts w:ascii="Times New Roman" w:eastAsia="Times New Roman" w:hAnsi="Times New Roman" w:cs="Times New Roman"/>
          <w:sz w:val="24"/>
          <w:szCs w:val="24"/>
        </w:rPr>
        <w:t>commonalities</w:t>
      </w:r>
      <w:r w:rsidR="00E23DEF">
        <w:rPr>
          <w:rFonts w:ascii="Times New Roman" w:eastAsia="Times New Roman" w:hAnsi="Times New Roman" w:cs="Times New Roman"/>
          <w:sz w:val="24"/>
          <w:szCs w:val="24"/>
        </w:rPr>
        <w:t>.</w:t>
      </w:r>
    </w:p>
    <w:p w14:paraId="508DCED1" w14:textId="157DDDA8" w:rsidR="001805BA" w:rsidRDefault="001805B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7279E9A5" w14:textId="6EAAA589" w:rsidR="00FE56CF" w:rsidRPr="00605F58" w:rsidRDefault="00760511" w:rsidP="00605F58">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Time Series Classification</w:t>
      </w:r>
    </w:p>
    <w:p w14:paraId="7279E9A8" w14:textId="7E2B1B36" w:rsidR="00FE56CF" w:rsidRDefault="00C44750"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figures and appendices of </w:t>
      </w:r>
      <w:r w:rsidR="00030804">
        <w:rPr>
          <w:rFonts w:ascii="Times New Roman" w:eastAsia="Times New Roman" w:hAnsi="Times New Roman" w:cs="Times New Roman"/>
          <w:sz w:val="24"/>
          <w:szCs w:val="24"/>
        </w:rPr>
        <w:t xml:space="preserve">72 relevant studies </w:t>
      </w:r>
      <w:del w:id="181" w:author="Nathan Dorn" w:date="2025-09-25T17:42:00Z" w16du:dateUtc="2025-09-25T21:42:00Z">
        <w:r w:rsidDel="00B97A24">
          <w:rPr>
            <w:rFonts w:ascii="Times New Roman" w:eastAsia="Times New Roman" w:hAnsi="Times New Roman" w:cs="Times New Roman"/>
            <w:sz w:val="24"/>
            <w:szCs w:val="24"/>
          </w:rPr>
          <w:delText>that we found</w:delText>
        </w:r>
        <w:r w:rsidR="00030804" w:rsidDel="00B97A24">
          <w:rPr>
            <w:rFonts w:ascii="Times New Roman" w:eastAsia="Times New Roman" w:hAnsi="Times New Roman" w:cs="Times New Roman"/>
            <w:sz w:val="24"/>
            <w:szCs w:val="24"/>
          </w:rPr>
          <w:delText xml:space="preserve">, </w:delText>
        </w:r>
      </w:del>
      <w:r w:rsidR="004A0A57">
        <w:rPr>
          <w:rFonts w:ascii="Times New Roman" w:eastAsia="Times New Roman" w:hAnsi="Times New Roman" w:cs="Times New Roman"/>
          <w:sz w:val="24"/>
          <w:szCs w:val="24"/>
        </w:rPr>
        <w:t>we compiled a set of</w:t>
      </w:r>
      <w:r w:rsidR="00030804">
        <w:rPr>
          <w:rFonts w:ascii="Times New Roman" w:eastAsia="Times New Roman" w:hAnsi="Times New Roman" w:cs="Times New Roman"/>
          <w:sz w:val="24"/>
          <w:szCs w:val="24"/>
        </w:rPr>
        <w:t xml:space="preserve"> </w:t>
      </w:r>
      <w:r w:rsidR="003F4466">
        <w:rPr>
          <w:rFonts w:ascii="Times New Roman" w:eastAsia="Times New Roman" w:hAnsi="Times New Roman" w:cs="Times New Roman"/>
          <w:sz w:val="24"/>
          <w:szCs w:val="24"/>
        </w:rPr>
        <w:t xml:space="preserve">452 </w:t>
      </w:r>
      <w:r w:rsidR="004A0A57">
        <w:rPr>
          <w:rFonts w:ascii="Times New Roman" w:eastAsia="Times New Roman" w:hAnsi="Times New Roman" w:cs="Times New Roman"/>
          <w:sz w:val="24"/>
          <w:szCs w:val="24"/>
        </w:rPr>
        <w:t xml:space="preserve">time series </w:t>
      </w:r>
      <w:r w:rsidR="00760511">
        <w:rPr>
          <w:rFonts w:ascii="Times New Roman" w:eastAsia="Times New Roman" w:hAnsi="Times New Roman" w:cs="Times New Roman"/>
          <w:sz w:val="24"/>
          <w:szCs w:val="24"/>
        </w:rPr>
        <w:t>(Fig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8F64FB">
        <w:rPr>
          <w:rFonts w:ascii="Times New Roman" w:eastAsia="Times New Roman" w:hAnsi="Times New Roman" w:cs="Times New Roman"/>
          <w:sz w:val="24"/>
          <w:szCs w:val="24"/>
        </w:rPr>
        <w:t>. A</w:t>
      </w:r>
      <w:r w:rsidR="00030804">
        <w:rPr>
          <w:rFonts w:ascii="Times New Roman" w:eastAsia="Times New Roman" w:hAnsi="Times New Roman" w:cs="Times New Roman"/>
          <w:sz w:val="24"/>
          <w:szCs w:val="24"/>
        </w:rPr>
        <w:t xml:space="preserve"> full list of these studies and </w:t>
      </w:r>
      <w:r w:rsidR="004A24DE">
        <w:rPr>
          <w:rFonts w:ascii="Times New Roman" w:eastAsia="Times New Roman" w:hAnsi="Times New Roman" w:cs="Times New Roman"/>
          <w:sz w:val="24"/>
          <w:szCs w:val="24"/>
        </w:rPr>
        <w:t>plots for the</w:t>
      </w:r>
      <w:r w:rsidR="00030804">
        <w:rPr>
          <w:rFonts w:ascii="Times New Roman" w:eastAsia="Times New Roman" w:hAnsi="Times New Roman" w:cs="Times New Roman"/>
          <w:sz w:val="24"/>
          <w:szCs w:val="24"/>
        </w:rPr>
        <w:t xml:space="preserve"> time series </w:t>
      </w:r>
      <w:del w:id="182" w:author="Nathan Dorn" w:date="2025-09-25T17:42:00Z" w16du:dateUtc="2025-09-25T21:42:00Z">
        <w:r w:rsidR="00030804" w:rsidDel="00B97A24">
          <w:rPr>
            <w:rFonts w:ascii="Times New Roman" w:eastAsia="Times New Roman" w:hAnsi="Times New Roman" w:cs="Times New Roman"/>
            <w:sz w:val="24"/>
            <w:szCs w:val="24"/>
          </w:rPr>
          <w:delText xml:space="preserve">are </w:delText>
        </w:r>
      </w:del>
      <w:ins w:id="183" w:author="Nathan Dorn" w:date="2025-09-25T17:42:00Z" w16du:dateUtc="2025-09-25T21:42:00Z">
        <w:r w:rsidR="00B97A24">
          <w:rPr>
            <w:rFonts w:ascii="Times New Roman" w:eastAsia="Times New Roman" w:hAnsi="Times New Roman" w:cs="Times New Roman"/>
            <w:sz w:val="24"/>
            <w:szCs w:val="24"/>
          </w:rPr>
          <w:t xml:space="preserve">were </w:t>
        </w:r>
      </w:ins>
      <w:r w:rsidR="00030804">
        <w:rPr>
          <w:rFonts w:ascii="Times New Roman" w:eastAsia="Times New Roman" w:hAnsi="Times New Roman" w:cs="Times New Roman"/>
          <w:sz w:val="24"/>
          <w:szCs w:val="24"/>
        </w:rPr>
        <w:t xml:space="preserve">included in the </w:t>
      </w:r>
      <w:commentRangeStart w:id="184"/>
      <w:r w:rsidR="00030804">
        <w:rPr>
          <w:rFonts w:ascii="Times New Roman" w:eastAsia="Times New Roman" w:hAnsi="Times New Roman" w:cs="Times New Roman"/>
          <w:sz w:val="24"/>
          <w:szCs w:val="24"/>
        </w:rPr>
        <w:t>Appendix XXX</w:t>
      </w:r>
      <w:commentRangeEnd w:id="184"/>
      <w:r w:rsidR="00030804">
        <w:rPr>
          <w:rStyle w:val="CommentReference"/>
        </w:rPr>
        <w:commentReference w:id="184"/>
      </w:r>
      <w:r w:rsidR="00030804">
        <w:rPr>
          <w:rFonts w:ascii="Times New Roman" w:eastAsia="Times New Roman" w:hAnsi="Times New Roman" w:cs="Times New Roman"/>
          <w:sz w:val="24"/>
          <w:szCs w:val="24"/>
        </w:rPr>
        <w:t xml:space="preserve">.  </w:t>
      </w:r>
      <w:r w:rsidR="005B054C">
        <w:rPr>
          <w:rFonts w:ascii="Times New Roman" w:eastAsia="Times New Roman" w:hAnsi="Times New Roman" w:cs="Times New Roman"/>
          <w:sz w:val="24"/>
          <w:szCs w:val="24"/>
        </w:rPr>
        <w:t>25</w:t>
      </w:r>
      <w:r w:rsidR="001D5BD3">
        <w:rPr>
          <w:rFonts w:ascii="Times New Roman" w:eastAsia="Times New Roman" w:hAnsi="Times New Roman" w:cs="Times New Roman"/>
          <w:sz w:val="24"/>
          <w:szCs w:val="24"/>
        </w:rPr>
        <w:t>7</w:t>
      </w:r>
      <w:r w:rsidR="005B054C">
        <w:rPr>
          <w:rFonts w:ascii="Times New Roman" w:eastAsia="Times New Roman" w:hAnsi="Times New Roman" w:cs="Times New Roman"/>
          <w:sz w:val="24"/>
          <w:szCs w:val="24"/>
        </w:rPr>
        <w:t xml:space="preserve"> of these 4</w:t>
      </w:r>
      <w:r w:rsidR="008E4363">
        <w:rPr>
          <w:rFonts w:ascii="Times New Roman" w:eastAsia="Times New Roman" w:hAnsi="Times New Roman" w:cs="Times New Roman"/>
          <w:sz w:val="24"/>
          <w:szCs w:val="24"/>
        </w:rPr>
        <w:t>52</w:t>
      </w:r>
      <w:r w:rsidR="005B054C">
        <w:rPr>
          <w:rFonts w:ascii="Times New Roman" w:eastAsia="Times New Roman" w:hAnsi="Times New Roman" w:cs="Times New Roman"/>
          <w:sz w:val="24"/>
          <w:szCs w:val="24"/>
        </w:rPr>
        <w:t xml:space="preserve"> timeseries were excluded because they were too short, </w:t>
      </w:r>
      <w:ins w:id="185" w:author="Nathan Dorn" w:date="2025-09-25T17:42:00Z" w16du:dateUtc="2025-09-25T21:42:00Z">
        <w:r w:rsidR="00B97A24">
          <w:rPr>
            <w:rFonts w:ascii="Times New Roman" w:eastAsia="Times New Roman" w:hAnsi="Times New Roman" w:cs="Times New Roman"/>
            <w:sz w:val="24"/>
            <w:szCs w:val="24"/>
          </w:rPr>
          <w:t>too</w:t>
        </w:r>
      </w:ins>
      <w:del w:id="186" w:author="Nathan Dorn" w:date="2025-09-25T17:42:00Z" w16du:dateUtc="2025-09-25T21:42:00Z">
        <w:r w:rsidR="005B054C" w:rsidDel="00B97A24">
          <w:rPr>
            <w:rFonts w:ascii="Times New Roman" w:eastAsia="Times New Roman" w:hAnsi="Times New Roman" w:cs="Times New Roman"/>
            <w:sz w:val="24"/>
            <w:szCs w:val="24"/>
          </w:rPr>
          <w:delText>were</w:delText>
        </w:r>
      </w:del>
      <w:r w:rsidR="005B054C">
        <w:rPr>
          <w:rFonts w:ascii="Times New Roman" w:eastAsia="Times New Roman" w:hAnsi="Times New Roman" w:cs="Times New Roman"/>
          <w:sz w:val="24"/>
          <w:szCs w:val="24"/>
        </w:rPr>
        <w:t xml:space="preserve"> incomplete, or data</w:t>
      </w:r>
      <w:r w:rsidR="00C45B94">
        <w:rPr>
          <w:rFonts w:ascii="Times New Roman" w:eastAsia="Times New Roman" w:hAnsi="Times New Roman" w:cs="Times New Roman"/>
          <w:sz w:val="24"/>
          <w:szCs w:val="24"/>
        </w:rPr>
        <w:t xml:space="preserve"> were</w:t>
      </w:r>
      <w:r w:rsidR="005B054C">
        <w:rPr>
          <w:rFonts w:ascii="Times New Roman" w:eastAsia="Times New Roman" w:hAnsi="Times New Roman" w:cs="Times New Roman"/>
          <w:sz w:val="24"/>
          <w:szCs w:val="24"/>
        </w:rPr>
        <w:t xml:space="preserve"> obtained </w:t>
      </w:r>
      <w:commentRangeStart w:id="187"/>
      <w:r w:rsidR="005B054C">
        <w:rPr>
          <w:rFonts w:ascii="Times New Roman" w:eastAsia="Times New Roman" w:hAnsi="Times New Roman" w:cs="Times New Roman"/>
          <w:sz w:val="24"/>
          <w:szCs w:val="24"/>
        </w:rPr>
        <w:t>through harvest</w:t>
      </w:r>
      <w:r w:rsidR="00760511">
        <w:rPr>
          <w:rFonts w:ascii="Times New Roman" w:eastAsia="Times New Roman" w:hAnsi="Times New Roman" w:cs="Times New Roman"/>
          <w:sz w:val="24"/>
          <w:szCs w:val="24"/>
        </w:rPr>
        <w:t xml:space="preserve">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Of</w:t>
      </w:r>
      <w:r w:rsidR="005B054C">
        <w:rPr>
          <w:rFonts w:ascii="Times New Roman" w:eastAsia="Times New Roman" w:hAnsi="Times New Roman" w:cs="Times New Roman"/>
          <w:sz w:val="24"/>
          <w:szCs w:val="24"/>
        </w:rPr>
        <w:t xml:space="preserve"> the</w:t>
      </w:r>
      <w:ins w:id="188" w:author="Nathan Dorn" w:date="2025-09-25T17:43:00Z" w16du:dateUtc="2025-09-25T21:43:00Z">
        <w:r w:rsidR="009D0358">
          <w:rPr>
            <w:rFonts w:ascii="Times New Roman" w:eastAsia="Times New Roman" w:hAnsi="Times New Roman" w:cs="Times New Roman"/>
            <w:sz w:val="24"/>
            <w:szCs w:val="24"/>
          </w:rPr>
          <w:t xml:space="preserve"> remaining</w:t>
        </w:r>
      </w:ins>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19</w:t>
      </w:r>
      <w:r w:rsidR="001D5BD3">
        <w:rPr>
          <w:rFonts w:ascii="Times New Roman" w:eastAsia="Times New Roman" w:hAnsi="Times New Roman" w:cs="Times New Roman"/>
          <w:sz w:val="24"/>
          <w:szCs w:val="24"/>
        </w:rPr>
        <w:t>5</w:t>
      </w:r>
      <w:r w:rsidR="00760511">
        <w:rPr>
          <w:rFonts w:ascii="Times New Roman" w:eastAsia="Times New Roman" w:hAnsi="Times New Roman" w:cs="Times New Roman"/>
          <w:sz w:val="24"/>
          <w:szCs w:val="24"/>
        </w:rPr>
        <w:t>-time</w:t>
      </w:r>
      <w:r w:rsidR="005B054C">
        <w:rPr>
          <w:rFonts w:ascii="Times New Roman" w:eastAsia="Times New Roman" w:hAnsi="Times New Roman" w:cs="Times New Roman"/>
          <w:sz w:val="24"/>
          <w:szCs w:val="24"/>
        </w:rPr>
        <w:t xml:space="preserve"> series</w:t>
      </w:r>
      <w:del w:id="189" w:author="Nathan Dorn" w:date="2025-09-25T17:43:00Z" w16du:dateUtc="2025-09-25T21:43:00Z">
        <w:r w:rsidR="005B054C" w:rsidDel="009D0358">
          <w:rPr>
            <w:rFonts w:ascii="Times New Roman" w:eastAsia="Times New Roman" w:hAnsi="Times New Roman" w:cs="Times New Roman"/>
            <w:sz w:val="24"/>
            <w:szCs w:val="24"/>
          </w:rPr>
          <w:delText xml:space="preserve"> that met the </w:delText>
        </w:r>
        <w:r w:rsidR="00760511" w:rsidDel="009D0358">
          <w:rPr>
            <w:rFonts w:ascii="Times New Roman" w:eastAsia="Times New Roman" w:hAnsi="Times New Roman" w:cs="Times New Roman"/>
            <w:sz w:val="24"/>
            <w:szCs w:val="24"/>
          </w:rPr>
          <w:delText>inclusion criteria,</w:delText>
        </w:r>
      </w:del>
      <w:r w:rsidR="00760511">
        <w:rPr>
          <w:rFonts w:ascii="Times New Roman" w:eastAsia="Times New Roman" w:hAnsi="Times New Roman" w:cs="Times New Roman"/>
          <w:sz w:val="24"/>
          <w:szCs w:val="24"/>
        </w:rPr>
        <w:t xml:space="preserve"> regime shifts were</w:t>
      </w:r>
      <w:del w:id="190" w:author="Nathan Dorn" w:date="2025-09-25T17:43:00Z" w16du:dateUtc="2025-09-25T21:43:00Z">
        <w:r w:rsidR="00760511" w:rsidDel="009D0358">
          <w:rPr>
            <w:rFonts w:ascii="Times New Roman" w:eastAsia="Times New Roman" w:hAnsi="Times New Roman" w:cs="Times New Roman"/>
            <w:sz w:val="24"/>
            <w:szCs w:val="24"/>
          </w:rPr>
          <w:delText xml:space="preserve"> not </w:delText>
        </w:r>
      </w:del>
      <w:ins w:id="191" w:author="Nathan Dorn" w:date="2025-09-25T17:43:00Z" w16du:dateUtc="2025-09-25T21:43:00Z">
        <w:r w:rsidR="009D0358">
          <w:rPr>
            <w:rFonts w:ascii="Times New Roman" w:eastAsia="Times New Roman" w:hAnsi="Times New Roman" w:cs="Times New Roman"/>
            <w:sz w:val="24"/>
            <w:szCs w:val="24"/>
          </w:rPr>
          <w:t xml:space="preserve"> </w:t>
        </w:r>
      </w:ins>
      <w:r w:rsidR="00760511">
        <w:rPr>
          <w:rFonts w:ascii="Times New Roman" w:eastAsia="Times New Roman" w:hAnsi="Times New Roman" w:cs="Times New Roman"/>
          <w:sz w:val="24"/>
          <w:szCs w:val="24"/>
        </w:rPr>
        <w:t xml:space="preserve">detected in </w:t>
      </w:r>
      <w:ins w:id="192" w:author="Nathan Dorn" w:date="2025-09-25T17:43:00Z" w16du:dateUtc="2025-09-25T21:43:00Z">
        <w:r w:rsidR="009D0358">
          <w:rPr>
            <w:rFonts w:ascii="Times New Roman" w:eastAsia="Times New Roman" w:hAnsi="Times New Roman" w:cs="Times New Roman"/>
            <w:sz w:val="24"/>
            <w:szCs w:val="24"/>
          </w:rPr>
          <w:t>165</w:t>
        </w:r>
      </w:ins>
      <w:del w:id="193" w:author="Nathan Dorn" w:date="2025-09-25T17:43:00Z" w16du:dateUtc="2025-09-25T21:43:00Z">
        <w:r w:rsidR="00760511" w:rsidDel="009D0358">
          <w:rPr>
            <w:rFonts w:ascii="Times New Roman" w:eastAsia="Times New Roman" w:hAnsi="Times New Roman" w:cs="Times New Roman"/>
            <w:sz w:val="24"/>
            <w:szCs w:val="24"/>
          </w:rPr>
          <w:delText>30</w:delText>
        </w:r>
      </w:del>
      <w:r w:rsidR="00760511">
        <w:rPr>
          <w:rFonts w:ascii="Times New Roman" w:eastAsia="Times New Roman" w:hAnsi="Times New Roman" w:cs="Times New Roman"/>
          <w:sz w:val="24"/>
          <w:szCs w:val="24"/>
        </w:rPr>
        <w:t xml:space="preserve"> </w:t>
      </w:r>
      <w:del w:id="194" w:author="Nathan Dorn" w:date="2025-09-25T17:43:00Z" w16du:dateUtc="2025-09-25T21:43:00Z">
        <w:r w:rsidR="00760511" w:rsidDel="009D0358">
          <w:rPr>
            <w:rFonts w:ascii="Times New Roman" w:eastAsia="Times New Roman" w:hAnsi="Times New Roman" w:cs="Times New Roman"/>
            <w:sz w:val="24"/>
            <w:szCs w:val="24"/>
          </w:rPr>
          <w:delText xml:space="preserve">of the time series </w:delText>
        </w:r>
      </w:del>
      <w:r w:rsidR="00760511">
        <w:rPr>
          <w:rFonts w:ascii="Times New Roman" w:eastAsia="Times New Roman" w:hAnsi="Times New Roman" w:cs="Times New Roman"/>
          <w:sz w:val="24"/>
          <w:szCs w:val="24"/>
        </w:rPr>
        <w:t>(Fig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 </w:t>
      </w:r>
      <w:del w:id="195" w:author="Nathan Dorn" w:date="2025-09-25T17:43:00Z" w16du:dateUtc="2025-09-25T21:43:00Z">
        <w:r w:rsidR="00FF497F" w:rsidDel="009D0358">
          <w:rPr>
            <w:rFonts w:ascii="Times New Roman" w:eastAsia="Times New Roman" w:hAnsi="Times New Roman" w:cs="Times New Roman"/>
            <w:sz w:val="24"/>
            <w:szCs w:val="24"/>
          </w:rPr>
          <w:delText>From the 16</w:delText>
        </w:r>
        <w:r w:rsidR="001D5BD3" w:rsidDel="009D0358">
          <w:rPr>
            <w:rFonts w:ascii="Times New Roman" w:eastAsia="Times New Roman" w:hAnsi="Times New Roman" w:cs="Times New Roman"/>
            <w:sz w:val="24"/>
            <w:szCs w:val="24"/>
          </w:rPr>
          <w:delText>5</w:delText>
        </w:r>
        <w:r w:rsidR="00FF497F" w:rsidDel="009D0358">
          <w:rPr>
            <w:rFonts w:ascii="Times New Roman" w:eastAsia="Times New Roman" w:hAnsi="Times New Roman" w:cs="Times New Roman"/>
            <w:sz w:val="24"/>
            <w:szCs w:val="24"/>
          </w:rPr>
          <w:delText xml:space="preserve"> regime shifts that remained,</w:delText>
        </w:r>
      </w:del>
      <w:ins w:id="196" w:author="Nathan Dorn" w:date="2025-09-25T17:43:00Z" w16du:dateUtc="2025-09-25T21:43:00Z">
        <w:r w:rsidR="009D0358">
          <w:rPr>
            <w:rFonts w:ascii="Times New Roman" w:eastAsia="Times New Roman" w:hAnsi="Times New Roman" w:cs="Times New Roman"/>
            <w:sz w:val="24"/>
            <w:szCs w:val="24"/>
          </w:rPr>
          <w:t>Eighty-seven (</w:t>
        </w:r>
      </w:ins>
      <w:del w:id="197" w:author="Nathan Dorn" w:date="2025-09-25T17:43:00Z" w16du:dateUtc="2025-09-25T21:43:00Z">
        <w:r w:rsidR="00FF497F" w:rsidDel="009D0358">
          <w:rPr>
            <w:rFonts w:ascii="Times New Roman" w:eastAsia="Times New Roman" w:hAnsi="Times New Roman" w:cs="Times New Roman"/>
            <w:sz w:val="24"/>
            <w:szCs w:val="24"/>
          </w:rPr>
          <w:delText xml:space="preserve"> </w:delText>
        </w:r>
      </w:del>
      <w:r w:rsidR="00082D43">
        <w:rPr>
          <w:rFonts w:ascii="Times New Roman" w:eastAsia="Times New Roman" w:hAnsi="Times New Roman" w:cs="Times New Roman"/>
          <w:sz w:val="24"/>
          <w:szCs w:val="24"/>
        </w:rPr>
        <w:t>87</w:t>
      </w:r>
      <w:ins w:id="198" w:author="Nathan Dorn" w:date="2025-09-25T17:43:00Z" w16du:dateUtc="2025-09-25T21:43:00Z">
        <w:r w:rsidR="009D0358">
          <w:rPr>
            <w:rFonts w:ascii="Times New Roman" w:eastAsia="Times New Roman" w:hAnsi="Times New Roman" w:cs="Times New Roman"/>
            <w:sz w:val="24"/>
            <w:szCs w:val="24"/>
          </w:rPr>
          <w:t>)</w:t>
        </w:r>
      </w:ins>
      <w:r w:rsidR="00FF497F">
        <w:rPr>
          <w:rFonts w:ascii="Times New Roman" w:eastAsia="Times New Roman" w:hAnsi="Times New Roman" w:cs="Times New Roman"/>
          <w:sz w:val="24"/>
          <w:szCs w:val="24"/>
        </w:rPr>
        <w:t xml:space="preserve"> ha</w:t>
      </w:r>
      <w:r w:rsidR="00F703CB">
        <w:rPr>
          <w:rFonts w:ascii="Times New Roman" w:eastAsia="Times New Roman" w:hAnsi="Times New Roman" w:cs="Times New Roman"/>
          <w:sz w:val="24"/>
          <w:szCs w:val="24"/>
        </w:rPr>
        <w:t>d</w:t>
      </w:r>
      <w:r w:rsidR="00FF497F">
        <w:rPr>
          <w:rFonts w:ascii="Times New Roman" w:eastAsia="Times New Roman" w:hAnsi="Times New Roman" w:cs="Times New Roman"/>
          <w:sz w:val="24"/>
          <w:szCs w:val="24"/>
        </w:rPr>
        <w:t xml:space="preserve"> </w:t>
      </w:r>
      <w:commentRangeStart w:id="199"/>
      <w:r w:rsidR="00A70856">
        <w:rPr>
          <w:rFonts w:ascii="Times New Roman" w:eastAsia="Times New Roman" w:hAnsi="Times New Roman" w:cs="Times New Roman"/>
          <w:sz w:val="24"/>
          <w:szCs w:val="24"/>
        </w:rPr>
        <w:t xml:space="preserve">sustained </w:t>
      </w:r>
      <w:commentRangeEnd w:id="199"/>
      <w:r w:rsidR="000B2204">
        <w:rPr>
          <w:rStyle w:val="CommentReference"/>
        </w:rPr>
        <w:commentReference w:id="199"/>
      </w:r>
      <w:r w:rsidR="00A70856">
        <w:rPr>
          <w:rFonts w:ascii="Times New Roman" w:eastAsia="Times New Roman" w:hAnsi="Times New Roman" w:cs="Times New Roman"/>
          <w:sz w:val="24"/>
          <w:szCs w:val="24"/>
        </w:rPr>
        <w:t>declines ≥ 90% from the max</w:t>
      </w:r>
      <w:ins w:id="200" w:author="Nathan Dorn" w:date="2025-09-25T17:45:00Z" w16du:dateUtc="2025-09-25T21:45:00Z">
        <w:r w:rsidR="000B2204">
          <w:rPr>
            <w:rFonts w:ascii="Times New Roman" w:eastAsia="Times New Roman" w:hAnsi="Times New Roman" w:cs="Times New Roman"/>
            <w:sz w:val="24"/>
            <w:szCs w:val="24"/>
          </w:rPr>
          <w:t xml:space="preserve"> abundance (criteri</w:t>
        </w:r>
      </w:ins>
      <w:ins w:id="201" w:author="Nathan Dorn" w:date="2025-09-25T17:49:00Z" w16du:dateUtc="2025-09-25T21:49:00Z">
        <w:r w:rsidR="00BE249F">
          <w:rPr>
            <w:rFonts w:ascii="Times New Roman" w:eastAsia="Times New Roman" w:hAnsi="Times New Roman" w:cs="Times New Roman"/>
            <w:sz w:val="24"/>
            <w:szCs w:val="24"/>
          </w:rPr>
          <w:t>on</w:t>
        </w:r>
      </w:ins>
      <w:ins w:id="202" w:author="Nathan Dorn" w:date="2025-09-25T17:45:00Z" w16du:dateUtc="2025-09-25T21:45:00Z">
        <w:r w:rsidR="000B2204">
          <w:rPr>
            <w:rFonts w:ascii="Times New Roman" w:eastAsia="Times New Roman" w:hAnsi="Times New Roman" w:cs="Times New Roman"/>
            <w:sz w:val="24"/>
            <w:szCs w:val="24"/>
          </w:rPr>
          <w:t xml:space="preserve"> 3)</w:t>
        </w:r>
      </w:ins>
      <w:r w:rsidR="00FF497F">
        <w:rPr>
          <w:rFonts w:ascii="Times New Roman" w:eastAsia="Times New Roman" w:hAnsi="Times New Roman" w:cs="Times New Roman"/>
          <w:sz w:val="24"/>
          <w:szCs w:val="24"/>
        </w:rPr>
        <w:t xml:space="preserve">, </w:t>
      </w:r>
      <w:r w:rsidR="00082D43">
        <w:rPr>
          <w:rFonts w:ascii="Times New Roman" w:eastAsia="Times New Roman" w:hAnsi="Times New Roman" w:cs="Times New Roman"/>
          <w:sz w:val="24"/>
          <w:szCs w:val="24"/>
        </w:rPr>
        <w:t>52</w:t>
      </w:r>
      <w:r w:rsidR="00FF497F">
        <w:rPr>
          <w:rFonts w:ascii="Times New Roman" w:eastAsia="Times New Roman" w:hAnsi="Times New Roman" w:cs="Times New Roman"/>
          <w:sz w:val="24"/>
          <w:szCs w:val="24"/>
        </w:rPr>
        <w:t xml:space="preserve"> were classified as overshoot dynamics</w:t>
      </w:r>
      <w:ins w:id="203" w:author="Nathan Dorn" w:date="2025-09-25T17:46:00Z" w16du:dateUtc="2025-09-25T21:46:00Z">
        <w:r w:rsidR="00F16604">
          <w:rPr>
            <w:rFonts w:ascii="Times New Roman" w:eastAsia="Times New Roman" w:hAnsi="Times New Roman" w:cs="Times New Roman"/>
            <w:sz w:val="24"/>
            <w:szCs w:val="24"/>
          </w:rPr>
          <w:t xml:space="preserve"> </w:t>
        </w:r>
        <w:r w:rsidR="00F16604">
          <w:rPr>
            <w:rFonts w:ascii="Times New Roman" w:eastAsia="Times New Roman" w:hAnsi="Times New Roman" w:cs="Times New Roman"/>
            <w:sz w:val="24"/>
            <w:szCs w:val="24"/>
          </w:rPr>
          <w:lastRenderedPageBreak/>
          <w:t>(did not meet criteri</w:t>
        </w:r>
      </w:ins>
      <w:ins w:id="204" w:author="Nathan Dorn" w:date="2025-09-25T17:49:00Z" w16du:dateUtc="2025-09-25T21:49:00Z">
        <w:r w:rsidR="00BE249F">
          <w:rPr>
            <w:rFonts w:ascii="Times New Roman" w:eastAsia="Times New Roman" w:hAnsi="Times New Roman" w:cs="Times New Roman"/>
            <w:sz w:val="24"/>
            <w:szCs w:val="24"/>
          </w:rPr>
          <w:t>on</w:t>
        </w:r>
      </w:ins>
      <w:ins w:id="205" w:author="Nathan Dorn" w:date="2025-09-25T17:46:00Z" w16du:dateUtc="2025-09-25T21:46:00Z">
        <w:r w:rsidR="00F16604">
          <w:rPr>
            <w:rFonts w:ascii="Times New Roman" w:eastAsia="Times New Roman" w:hAnsi="Times New Roman" w:cs="Times New Roman"/>
            <w:sz w:val="24"/>
            <w:szCs w:val="24"/>
          </w:rPr>
          <w:t xml:space="preserve"> 3)</w:t>
        </w:r>
      </w:ins>
      <w:r w:rsidR="00FF497F">
        <w:rPr>
          <w:rFonts w:ascii="Times New Roman" w:eastAsia="Times New Roman" w:hAnsi="Times New Roman" w:cs="Times New Roman"/>
          <w:sz w:val="24"/>
          <w:szCs w:val="24"/>
        </w:rPr>
        <w:t xml:space="preserve">, and </w:t>
      </w:r>
      <w:r w:rsidR="00082D43">
        <w:rPr>
          <w:rFonts w:ascii="Times New Roman" w:eastAsia="Times New Roman" w:hAnsi="Times New Roman" w:cs="Times New Roman"/>
          <w:sz w:val="24"/>
          <w:szCs w:val="24"/>
        </w:rPr>
        <w:t>26</w:t>
      </w:r>
      <w:r w:rsidR="00FF497F">
        <w:rPr>
          <w:rFonts w:ascii="Times New Roman" w:eastAsia="Times New Roman" w:hAnsi="Times New Roman" w:cs="Times New Roman"/>
          <w:sz w:val="24"/>
          <w:szCs w:val="24"/>
        </w:rPr>
        <w:t xml:space="preserve"> of the time series were </w:t>
      </w:r>
      <w:r w:rsidR="00D4040D">
        <w:rPr>
          <w:rFonts w:ascii="Times New Roman" w:eastAsia="Times New Roman" w:hAnsi="Times New Roman" w:cs="Times New Roman"/>
          <w:sz w:val="24"/>
          <w:szCs w:val="24"/>
        </w:rPr>
        <w:t xml:space="preserve">considered </w:t>
      </w:r>
      <w:del w:id="206" w:author="Nathan Dorn" w:date="2025-09-25T17:46:00Z" w16du:dateUtc="2025-09-25T21:46:00Z">
        <w:r w:rsidR="00D4040D" w:rsidDel="00F16604">
          <w:rPr>
            <w:rFonts w:ascii="Times New Roman" w:eastAsia="Times New Roman" w:hAnsi="Times New Roman" w:cs="Times New Roman"/>
            <w:sz w:val="24"/>
            <w:szCs w:val="24"/>
          </w:rPr>
          <w:delText xml:space="preserve">established </w:delText>
        </w:r>
      </w:del>
      <w:ins w:id="207" w:author="Nathan Dorn" w:date="2025-09-25T17:46:00Z" w16du:dateUtc="2025-09-25T21:46:00Z">
        <w:r w:rsidR="00F16604">
          <w:rPr>
            <w:rFonts w:ascii="Times New Roman" w:eastAsia="Times New Roman" w:hAnsi="Times New Roman" w:cs="Times New Roman"/>
            <w:sz w:val="24"/>
            <w:szCs w:val="24"/>
          </w:rPr>
          <w:t xml:space="preserve">stable </w:t>
        </w:r>
      </w:ins>
      <w:r w:rsidR="00D4040D">
        <w:rPr>
          <w:rFonts w:ascii="Times New Roman" w:eastAsia="Times New Roman" w:hAnsi="Times New Roman" w:cs="Times New Roman"/>
          <w:sz w:val="24"/>
          <w:szCs w:val="24"/>
        </w:rPr>
        <w:t>populations</w:t>
      </w:r>
      <w:r w:rsidR="002829BC">
        <w:rPr>
          <w:rFonts w:ascii="Times New Roman" w:eastAsia="Times New Roman" w:hAnsi="Times New Roman" w:cs="Times New Roman"/>
          <w:sz w:val="24"/>
          <w:szCs w:val="24"/>
        </w:rPr>
        <w:t xml:space="preserve"> (Fig.</w:t>
      </w:r>
      <w:r w:rsidR="00B77248">
        <w:rPr>
          <w:rFonts w:ascii="Times New Roman" w:eastAsia="Times New Roman" w:hAnsi="Times New Roman" w:cs="Times New Roman"/>
          <w:sz w:val="24"/>
          <w:szCs w:val="24"/>
        </w:rPr>
        <w:t xml:space="preserve"> </w:t>
      </w:r>
      <w:r w:rsidR="002829BC">
        <w:rPr>
          <w:rFonts w:ascii="Times New Roman" w:eastAsia="Times New Roman" w:hAnsi="Times New Roman" w:cs="Times New Roman"/>
          <w:sz w:val="24"/>
          <w:szCs w:val="24"/>
        </w:rPr>
        <w:t>2)</w:t>
      </w:r>
      <w:r w:rsidR="00FF497F">
        <w:rPr>
          <w:rFonts w:ascii="Times New Roman" w:eastAsia="Times New Roman" w:hAnsi="Times New Roman" w:cs="Times New Roman"/>
          <w:sz w:val="24"/>
          <w:szCs w:val="24"/>
        </w:rPr>
        <w:t xml:space="preserve">.  </w:t>
      </w:r>
      <w:r w:rsidR="00BE37A1">
        <w:rPr>
          <w:rFonts w:ascii="Times New Roman" w:eastAsia="Times New Roman" w:hAnsi="Times New Roman" w:cs="Times New Roman"/>
          <w:sz w:val="24"/>
          <w:szCs w:val="24"/>
        </w:rPr>
        <w:t xml:space="preserve">Of the </w:t>
      </w:r>
      <w:r w:rsidR="00082D43">
        <w:rPr>
          <w:rFonts w:ascii="Times New Roman" w:eastAsia="Times New Roman" w:hAnsi="Times New Roman" w:cs="Times New Roman"/>
          <w:sz w:val="24"/>
          <w:szCs w:val="24"/>
        </w:rPr>
        <w:t>87</w:t>
      </w:r>
      <w:r w:rsidR="00BE37A1">
        <w:rPr>
          <w:rFonts w:ascii="Times New Roman" w:eastAsia="Times New Roman" w:hAnsi="Times New Roman" w:cs="Times New Roman"/>
          <w:sz w:val="24"/>
          <w:szCs w:val="24"/>
        </w:rPr>
        <w:t>-time series</w:t>
      </w:r>
      <w:ins w:id="208" w:author="Nathan Dorn" w:date="2025-09-25T17:46:00Z" w16du:dateUtc="2025-09-25T21:46:00Z">
        <w:r w:rsidR="00F16604">
          <w:rPr>
            <w:rFonts w:ascii="Times New Roman" w:eastAsia="Times New Roman" w:hAnsi="Times New Roman" w:cs="Times New Roman"/>
            <w:sz w:val="24"/>
            <w:szCs w:val="24"/>
          </w:rPr>
          <w:t xml:space="preserve"> that met criteri</w:t>
        </w:r>
      </w:ins>
      <w:ins w:id="209" w:author="Nathan Dorn" w:date="2025-09-25T17:49:00Z" w16du:dateUtc="2025-09-25T21:49:00Z">
        <w:r w:rsidR="00BE249F">
          <w:rPr>
            <w:rFonts w:ascii="Times New Roman" w:eastAsia="Times New Roman" w:hAnsi="Times New Roman" w:cs="Times New Roman"/>
            <w:sz w:val="24"/>
            <w:szCs w:val="24"/>
          </w:rPr>
          <w:t>on</w:t>
        </w:r>
      </w:ins>
      <w:ins w:id="210" w:author="Nathan Dorn" w:date="2025-09-25T17:46:00Z" w16du:dateUtc="2025-09-25T21:46:00Z">
        <w:r w:rsidR="00F16604">
          <w:rPr>
            <w:rFonts w:ascii="Times New Roman" w:eastAsia="Times New Roman" w:hAnsi="Times New Roman" w:cs="Times New Roman"/>
            <w:sz w:val="24"/>
            <w:szCs w:val="24"/>
          </w:rPr>
          <w:t xml:space="preserve"> 3</w:t>
        </w:r>
      </w:ins>
      <w:del w:id="211" w:author="Nathan Dorn" w:date="2025-09-25T17:46:00Z" w16du:dateUtc="2025-09-25T21:46:00Z">
        <w:r w:rsidR="00BE37A1" w:rsidDel="00F16604">
          <w:rPr>
            <w:rFonts w:ascii="Times New Roman" w:eastAsia="Times New Roman" w:hAnsi="Times New Roman" w:cs="Times New Roman"/>
            <w:sz w:val="24"/>
            <w:szCs w:val="24"/>
          </w:rPr>
          <w:delText xml:space="preserve"> that </w:delText>
        </w:r>
        <w:r w:rsidR="00A70856" w:rsidDel="00F16604">
          <w:rPr>
            <w:rFonts w:ascii="Times New Roman" w:eastAsia="Times New Roman" w:hAnsi="Times New Roman" w:cs="Times New Roman"/>
            <w:sz w:val="24"/>
            <w:szCs w:val="24"/>
          </w:rPr>
          <w:delText>had sustained declines ≥ 90% from the max</w:delText>
        </w:r>
        <w:r w:rsidR="00BE37A1" w:rsidDel="00F16604">
          <w:rPr>
            <w:rFonts w:ascii="Times New Roman" w:eastAsia="Times New Roman" w:hAnsi="Times New Roman" w:cs="Times New Roman"/>
            <w:sz w:val="24"/>
            <w:szCs w:val="24"/>
          </w:rPr>
          <w:delText xml:space="preserve">, </w:delText>
        </w:r>
        <w:r w:rsidR="00AE58F6" w:rsidDel="00F16604">
          <w:rPr>
            <w:rFonts w:ascii="Times New Roman" w:eastAsia="Times New Roman" w:hAnsi="Times New Roman" w:cs="Times New Roman"/>
            <w:sz w:val="24"/>
            <w:szCs w:val="24"/>
          </w:rPr>
          <w:delText>8</w:delText>
        </w:r>
      </w:del>
      <w:ins w:id="212" w:author="Nathan Dorn" w:date="2025-09-25T17:46:00Z" w16du:dateUtc="2025-09-25T21:46:00Z">
        <w:r w:rsidR="00F16604">
          <w:rPr>
            <w:rFonts w:ascii="Times New Roman" w:eastAsia="Times New Roman" w:hAnsi="Times New Roman" w:cs="Times New Roman"/>
            <w:sz w:val="24"/>
            <w:szCs w:val="24"/>
          </w:rPr>
          <w:t>8</w:t>
        </w:r>
      </w:ins>
      <w:r w:rsidR="00AE58F6">
        <w:rPr>
          <w:rFonts w:ascii="Times New Roman" w:eastAsia="Times New Roman" w:hAnsi="Times New Roman" w:cs="Times New Roman"/>
          <w:sz w:val="24"/>
          <w:szCs w:val="24"/>
        </w:rPr>
        <w:t xml:space="preserve">1 </w:t>
      </w:r>
      <w:ins w:id="213" w:author="Nathan Dorn" w:date="2025-09-25T17:47:00Z" w16du:dateUtc="2025-09-25T21:47:00Z">
        <w:r w:rsidR="00F16604">
          <w:rPr>
            <w:rFonts w:ascii="Times New Roman" w:eastAsia="Times New Roman" w:hAnsi="Times New Roman" w:cs="Times New Roman"/>
            <w:sz w:val="24"/>
            <w:szCs w:val="24"/>
          </w:rPr>
          <w:t xml:space="preserve">met </w:t>
        </w:r>
        <w:r w:rsidR="001A19F5">
          <w:rPr>
            <w:rFonts w:ascii="Times New Roman" w:eastAsia="Times New Roman" w:hAnsi="Times New Roman" w:cs="Times New Roman"/>
            <w:sz w:val="24"/>
            <w:szCs w:val="24"/>
          </w:rPr>
          <w:t>criteri</w:t>
        </w:r>
      </w:ins>
      <w:ins w:id="214" w:author="Nathan Dorn" w:date="2025-09-25T17:48:00Z" w16du:dateUtc="2025-09-25T21:48:00Z">
        <w:r w:rsidR="00BE249F">
          <w:rPr>
            <w:rFonts w:ascii="Times New Roman" w:eastAsia="Times New Roman" w:hAnsi="Times New Roman" w:cs="Times New Roman"/>
            <w:sz w:val="24"/>
            <w:szCs w:val="24"/>
          </w:rPr>
          <w:t>on</w:t>
        </w:r>
      </w:ins>
      <w:ins w:id="215" w:author="Nathan Dorn" w:date="2025-09-25T17:47:00Z" w16du:dateUtc="2025-09-25T21:47:00Z">
        <w:r w:rsidR="001A19F5">
          <w:rPr>
            <w:rFonts w:ascii="Times New Roman" w:eastAsia="Times New Roman" w:hAnsi="Times New Roman" w:cs="Times New Roman"/>
            <w:sz w:val="24"/>
            <w:szCs w:val="24"/>
          </w:rPr>
          <w:t xml:space="preserve"> 1 (</w:t>
        </w:r>
      </w:ins>
      <w:del w:id="216" w:author="Nathan Dorn" w:date="2025-09-25T17:47:00Z" w16du:dateUtc="2025-09-25T21:47:00Z">
        <w:r w:rsidR="00AE58F6" w:rsidDel="001A19F5">
          <w:rPr>
            <w:rFonts w:ascii="Times New Roman" w:eastAsia="Times New Roman" w:hAnsi="Times New Roman" w:cs="Times New Roman"/>
            <w:sz w:val="24"/>
            <w:szCs w:val="24"/>
          </w:rPr>
          <w:delText>had</w:delText>
        </w:r>
      </w:del>
      <w:r w:rsidR="00AE58F6">
        <w:rPr>
          <w:rFonts w:ascii="Times New Roman" w:eastAsia="Times New Roman" w:hAnsi="Times New Roman" w:cs="Times New Roman"/>
          <w:sz w:val="24"/>
          <w:szCs w:val="24"/>
        </w:rPr>
        <w:t xml:space="preserve"> </w:t>
      </w:r>
      <w:ins w:id="217" w:author="Nathan Dorn" w:date="2025-09-25T17:47:00Z" w16du:dateUtc="2025-09-25T21:47:00Z">
        <w:r w:rsidR="00F16604">
          <w:rPr>
            <w:rFonts w:ascii="Times New Roman" w:eastAsia="Times New Roman" w:hAnsi="Times New Roman" w:cs="Times New Roman"/>
            <w:sz w:val="24"/>
            <w:szCs w:val="24"/>
          </w:rPr>
          <w:t>rapid</w:t>
        </w:r>
      </w:ins>
      <w:del w:id="218" w:author="Nathan Dorn" w:date="2025-09-25T17:47:00Z" w16du:dateUtc="2025-09-25T21:47:00Z">
        <w:r w:rsidR="00AE58F6" w:rsidDel="00F16604">
          <w:rPr>
            <w:rFonts w:ascii="Times New Roman" w:eastAsia="Times New Roman" w:hAnsi="Times New Roman" w:cs="Times New Roman"/>
            <w:sz w:val="24"/>
            <w:szCs w:val="24"/>
          </w:rPr>
          <w:delText>fast</w:delText>
        </w:r>
      </w:del>
      <w:r w:rsidR="00AE58F6">
        <w:rPr>
          <w:rFonts w:ascii="Times New Roman" w:eastAsia="Times New Roman" w:hAnsi="Times New Roman" w:cs="Times New Roman"/>
          <w:sz w:val="24"/>
          <w:szCs w:val="24"/>
        </w:rPr>
        <w:t xml:space="preserve"> rates of population </w:t>
      </w:r>
      <w:r w:rsidR="00204C60">
        <w:rPr>
          <w:rFonts w:ascii="Times New Roman" w:eastAsia="Times New Roman" w:hAnsi="Times New Roman" w:cs="Times New Roman"/>
          <w:sz w:val="24"/>
          <w:szCs w:val="24"/>
        </w:rPr>
        <w:t>growth</w:t>
      </w:r>
      <w:ins w:id="219" w:author="Nathan Dorn" w:date="2025-09-25T17:47:00Z" w16du:dateUtc="2025-09-25T21:47:00Z">
        <w:r w:rsidR="001A19F5">
          <w:rPr>
            <w:rFonts w:ascii="Times New Roman" w:eastAsia="Times New Roman" w:hAnsi="Times New Roman" w:cs="Times New Roman"/>
            <w:sz w:val="24"/>
            <w:szCs w:val="24"/>
          </w:rPr>
          <w:t>;</w:t>
        </w:r>
      </w:ins>
      <w:del w:id="220" w:author="Nathan Dorn" w:date="2025-09-25T17:47:00Z" w16du:dateUtc="2025-09-25T21:47:00Z">
        <w:r w:rsidR="00AE58F6" w:rsidDel="001A19F5">
          <w:rPr>
            <w:rFonts w:ascii="Times New Roman" w:eastAsia="Times New Roman" w:hAnsi="Times New Roman" w:cs="Times New Roman"/>
            <w:sz w:val="24"/>
            <w:szCs w:val="24"/>
          </w:rPr>
          <w:delText xml:space="preserve"> (</w:delText>
        </w:r>
      </w:del>
      <w:r w:rsidR="00AE58F6">
        <w:rPr>
          <w:rFonts w:ascii="Times New Roman" w:eastAsia="Times New Roman" w:hAnsi="Times New Roman" w:cs="Times New Roman"/>
          <w:sz w:val="24"/>
          <w:szCs w:val="24"/>
        </w:rPr>
        <w:t xml:space="preserve">λ ≥ 2) and/or </w:t>
      </w:r>
      <w:ins w:id="221" w:author="Nathan Dorn" w:date="2025-09-25T17:47:00Z" w16du:dateUtc="2025-09-25T21:47:00Z">
        <w:r w:rsidR="001A19F5">
          <w:rPr>
            <w:rFonts w:ascii="Times New Roman" w:eastAsia="Times New Roman" w:hAnsi="Times New Roman" w:cs="Times New Roman"/>
            <w:sz w:val="24"/>
            <w:szCs w:val="24"/>
          </w:rPr>
          <w:t>criteria 2 (</w:t>
        </w:r>
      </w:ins>
      <w:r w:rsidR="00AE58F6">
        <w:rPr>
          <w:rFonts w:ascii="Times New Roman" w:eastAsia="Times New Roman" w:hAnsi="Times New Roman" w:cs="Times New Roman"/>
          <w:sz w:val="24"/>
          <w:szCs w:val="24"/>
        </w:rPr>
        <w:t xml:space="preserve">decline </w:t>
      </w:r>
      <w:del w:id="222" w:author="Nathan Dorn" w:date="2025-09-25T17:47:00Z" w16du:dateUtc="2025-09-25T21:47:00Z">
        <w:r w:rsidR="00AE58F6" w:rsidDel="001A19F5">
          <w:rPr>
            <w:rFonts w:ascii="Times New Roman" w:eastAsia="Times New Roman" w:hAnsi="Times New Roman" w:cs="Times New Roman"/>
            <w:sz w:val="24"/>
            <w:szCs w:val="24"/>
          </w:rPr>
          <w:delText>(</w:delText>
        </w:r>
      </w:del>
      <w:r w:rsidR="00AE58F6">
        <w:rPr>
          <w:rFonts w:ascii="Times New Roman" w:eastAsia="Times New Roman" w:hAnsi="Times New Roman" w:cs="Times New Roman"/>
          <w:sz w:val="24"/>
          <w:szCs w:val="24"/>
        </w:rPr>
        <w:t>λ ≤ 0.5)</w:t>
      </w:r>
      <w:r w:rsidR="00204C60">
        <w:rPr>
          <w:rFonts w:ascii="Times New Roman" w:eastAsia="Times New Roman" w:hAnsi="Times New Roman" w:cs="Times New Roman"/>
          <w:sz w:val="24"/>
          <w:szCs w:val="24"/>
        </w:rPr>
        <w:t xml:space="preserve"> and </w:t>
      </w:r>
      <w:ins w:id="223" w:author="Nathan Dorn" w:date="2025-09-25T17:48:00Z" w16du:dateUtc="2025-09-25T21:48:00Z">
        <w:r w:rsidR="00DA3BC7">
          <w:rPr>
            <w:rFonts w:ascii="Times New Roman" w:eastAsia="Times New Roman" w:hAnsi="Times New Roman" w:cs="Times New Roman"/>
            <w:sz w:val="24"/>
            <w:szCs w:val="24"/>
          </w:rPr>
          <w:t>six (6)</w:t>
        </w:r>
      </w:ins>
      <w:del w:id="224" w:author="Nathan Dorn" w:date="2025-09-25T17:48:00Z" w16du:dateUtc="2025-09-25T21:48:00Z">
        <w:r w:rsidR="00204C60" w:rsidDel="00DA3BC7">
          <w:rPr>
            <w:rFonts w:ascii="Times New Roman" w:eastAsia="Times New Roman" w:hAnsi="Times New Roman" w:cs="Times New Roman"/>
            <w:sz w:val="24"/>
            <w:szCs w:val="24"/>
          </w:rPr>
          <w:delText>6</w:delText>
        </w:r>
      </w:del>
      <w:r w:rsidR="00204C60">
        <w:rPr>
          <w:rFonts w:ascii="Times New Roman" w:eastAsia="Times New Roman" w:hAnsi="Times New Roman" w:cs="Times New Roman"/>
          <w:sz w:val="24"/>
          <w:szCs w:val="24"/>
        </w:rPr>
        <w:t xml:space="preserve"> </w:t>
      </w:r>
      <w:ins w:id="225" w:author="Nathan Dorn" w:date="2025-09-25T17:48:00Z" w16du:dateUtc="2025-09-25T21:48:00Z">
        <w:r w:rsidR="00DA3BC7">
          <w:rPr>
            <w:rFonts w:ascii="Times New Roman" w:eastAsia="Times New Roman" w:hAnsi="Times New Roman" w:cs="Times New Roman"/>
            <w:sz w:val="24"/>
            <w:szCs w:val="24"/>
          </w:rPr>
          <w:t xml:space="preserve">did not meet either criteria because </w:t>
        </w:r>
      </w:ins>
      <w:commentRangeEnd w:id="187"/>
      <w:ins w:id="226" w:author="Nathan Dorn" w:date="2025-09-25T17:50:00Z" w16du:dateUtc="2025-09-25T21:50:00Z">
        <w:r w:rsidR="00DF0C1D">
          <w:rPr>
            <w:rStyle w:val="CommentReference"/>
          </w:rPr>
          <w:commentReference w:id="187"/>
        </w:r>
      </w:ins>
      <w:ins w:id="227" w:author="Nathan Dorn" w:date="2025-09-25T17:48:00Z" w16du:dateUtc="2025-09-25T21:48:00Z">
        <w:r w:rsidR="00DA3BC7">
          <w:rPr>
            <w:rFonts w:ascii="Times New Roman" w:eastAsia="Times New Roman" w:hAnsi="Times New Roman" w:cs="Times New Roman"/>
            <w:sz w:val="24"/>
            <w:szCs w:val="24"/>
          </w:rPr>
          <w:t xml:space="preserve">they had </w:t>
        </w:r>
      </w:ins>
      <w:del w:id="228" w:author="Nathan Dorn" w:date="2025-09-25T17:48:00Z" w16du:dateUtc="2025-09-25T21:48:00Z">
        <w:r w:rsidR="00204C60" w:rsidDel="00DA3BC7">
          <w:rPr>
            <w:rFonts w:ascii="Times New Roman" w:eastAsia="Times New Roman" w:hAnsi="Times New Roman" w:cs="Times New Roman"/>
            <w:sz w:val="24"/>
            <w:szCs w:val="24"/>
          </w:rPr>
          <w:delText xml:space="preserve">had </w:delText>
        </w:r>
      </w:del>
      <w:r w:rsidR="00204C60">
        <w:rPr>
          <w:rFonts w:ascii="Times New Roman" w:eastAsia="Times New Roman" w:hAnsi="Times New Roman" w:cs="Times New Roman"/>
          <w:sz w:val="24"/>
          <w:szCs w:val="24"/>
        </w:rPr>
        <w:t>slow</w:t>
      </w:r>
      <w:del w:id="229" w:author="Nathan Dorn" w:date="2025-09-25T17:48:00Z" w16du:dateUtc="2025-09-25T21:48:00Z">
        <w:r w:rsidR="00204C60" w:rsidDel="00DA3BC7">
          <w:rPr>
            <w:rFonts w:ascii="Times New Roman" w:eastAsia="Times New Roman" w:hAnsi="Times New Roman" w:cs="Times New Roman"/>
            <w:sz w:val="24"/>
            <w:szCs w:val="24"/>
          </w:rPr>
          <w:delText>er</w:delText>
        </w:r>
      </w:del>
      <w:r w:rsidR="00204C60">
        <w:rPr>
          <w:rFonts w:ascii="Times New Roman" w:eastAsia="Times New Roman" w:hAnsi="Times New Roman" w:cs="Times New Roman"/>
          <w:sz w:val="24"/>
          <w:szCs w:val="24"/>
        </w:rPr>
        <w:t xml:space="preserve"> rates of population change</w:t>
      </w:r>
      <w:r w:rsidR="002829BC">
        <w:rPr>
          <w:rFonts w:ascii="Times New Roman" w:eastAsia="Times New Roman" w:hAnsi="Times New Roman" w:cs="Times New Roman"/>
          <w:sz w:val="24"/>
          <w:szCs w:val="24"/>
        </w:rPr>
        <w:t xml:space="preserve"> (Fig</w:t>
      </w:r>
      <w:r w:rsidR="00B77248">
        <w:rPr>
          <w:rFonts w:ascii="Times New Roman" w:eastAsia="Times New Roman" w:hAnsi="Times New Roman" w:cs="Times New Roman"/>
          <w:sz w:val="24"/>
          <w:szCs w:val="24"/>
        </w:rPr>
        <w:t>.</w:t>
      </w:r>
      <w:r w:rsidR="002829BC">
        <w:rPr>
          <w:rFonts w:ascii="Times New Roman" w:eastAsia="Times New Roman" w:hAnsi="Times New Roman" w:cs="Times New Roman"/>
          <w:sz w:val="24"/>
          <w:szCs w:val="24"/>
        </w:rPr>
        <w:t xml:space="preserve"> 2)</w:t>
      </w:r>
      <w:r w:rsidR="00204C60">
        <w:rPr>
          <w:rFonts w:ascii="Times New Roman" w:eastAsia="Times New Roman" w:hAnsi="Times New Roman" w:cs="Times New Roman"/>
          <w:sz w:val="24"/>
          <w:szCs w:val="24"/>
        </w:rPr>
        <w:t>. Of the 81 studies with fast rates of population change</w:t>
      </w:r>
      <w:r w:rsidR="00BE37A1">
        <w:rPr>
          <w:rFonts w:ascii="Times New Roman" w:eastAsia="Times New Roman" w:hAnsi="Times New Roman" w:cs="Times New Roman"/>
          <w:sz w:val="24"/>
          <w:szCs w:val="24"/>
        </w:rPr>
        <w:t xml:space="preserve"> </w:t>
      </w:r>
      <w:r w:rsidR="000C468B">
        <w:rPr>
          <w:rFonts w:ascii="Times New Roman" w:eastAsia="Times New Roman" w:hAnsi="Times New Roman" w:cs="Times New Roman"/>
          <w:sz w:val="24"/>
          <w:szCs w:val="24"/>
        </w:rPr>
        <w:t xml:space="preserve">33 </w:t>
      </w:r>
      <w:r w:rsidR="00BE37A1">
        <w:rPr>
          <w:rFonts w:ascii="Times New Roman" w:eastAsia="Times New Roman" w:hAnsi="Times New Roman" w:cs="Times New Roman"/>
          <w:sz w:val="24"/>
          <w:szCs w:val="24"/>
        </w:rPr>
        <w:t xml:space="preserve">met </w:t>
      </w:r>
      <w:ins w:id="230" w:author="Nathan Dorn" w:date="2025-09-25T17:48:00Z" w16du:dateUtc="2025-09-25T21:48:00Z">
        <w:r w:rsidR="00DA3BC7">
          <w:rPr>
            <w:rFonts w:ascii="Times New Roman" w:eastAsia="Times New Roman" w:hAnsi="Times New Roman" w:cs="Times New Roman"/>
            <w:sz w:val="24"/>
            <w:szCs w:val="24"/>
          </w:rPr>
          <w:t>all fo</w:t>
        </w:r>
      </w:ins>
      <w:ins w:id="231" w:author="Nathan Dorn" w:date="2025-09-25T17:50:00Z" w16du:dateUtc="2025-09-25T21:50:00Z">
        <w:r w:rsidR="00A66494">
          <w:rPr>
            <w:rFonts w:ascii="Times New Roman" w:eastAsia="Times New Roman" w:hAnsi="Times New Roman" w:cs="Times New Roman"/>
            <w:sz w:val="24"/>
            <w:szCs w:val="24"/>
          </w:rPr>
          <w:t>ur</w:t>
        </w:r>
      </w:ins>
      <w:ins w:id="232" w:author="Nathan Dorn" w:date="2025-09-25T17:48:00Z" w16du:dateUtc="2025-09-25T21:48:00Z">
        <w:r w:rsidR="00DA3BC7">
          <w:rPr>
            <w:rFonts w:ascii="Times New Roman" w:eastAsia="Times New Roman" w:hAnsi="Times New Roman" w:cs="Times New Roman"/>
            <w:sz w:val="24"/>
            <w:szCs w:val="24"/>
          </w:rPr>
          <w:t xml:space="preserve"> criteri</w:t>
        </w:r>
        <w:r w:rsidR="00BE249F">
          <w:rPr>
            <w:rFonts w:ascii="Times New Roman" w:eastAsia="Times New Roman" w:hAnsi="Times New Roman" w:cs="Times New Roman"/>
            <w:sz w:val="24"/>
            <w:szCs w:val="24"/>
          </w:rPr>
          <w:t xml:space="preserve">a </w:t>
        </w:r>
      </w:ins>
      <w:del w:id="233" w:author="Nathan Dorn" w:date="2025-09-25T17:50:00Z" w16du:dateUtc="2025-09-25T21:50:00Z">
        <w:r w:rsidR="00BE37A1" w:rsidDel="00A66494">
          <w:rPr>
            <w:rFonts w:ascii="Times New Roman" w:eastAsia="Times New Roman" w:hAnsi="Times New Roman" w:cs="Times New Roman"/>
            <w:sz w:val="24"/>
            <w:szCs w:val="24"/>
          </w:rPr>
          <w:delText>the full definition</w:delText>
        </w:r>
      </w:del>
      <w:ins w:id="234" w:author="Nathan Dorn" w:date="2025-09-25T17:50:00Z" w16du:dateUtc="2025-09-25T21:50:00Z">
        <w:r w:rsidR="00A66494">
          <w:rPr>
            <w:rFonts w:ascii="Times New Roman" w:eastAsia="Times New Roman" w:hAnsi="Times New Roman" w:cs="Times New Roman"/>
            <w:sz w:val="24"/>
            <w:szCs w:val="24"/>
          </w:rPr>
          <w:t>providing strong evidence for</w:t>
        </w:r>
      </w:ins>
      <w:del w:id="235" w:author="Nathan Dorn" w:date="2025-09-25T17:50:00Z" w16du:dateUtc="2025-09-25T21:50:00Z">
        <w:r w:rsidR="00BE37A1" w:rsidDel="00A66494">
          <w:rPr>
            <w:rFonts w:ascii="Times New Roman" w:eastAsia="Times New Roman" w:hAnsi="Times New Roman" w:cs="Times New Roman"/>
            <w:sz w:val="24"/>
            <w:szCs w:val="24"/>
          </w:rPr>
          <w:delText xml:space="preserve"> of</w:delText>
        </w:r>
      </w:del>
      <w:r w:rsidR="00BE37A1">
        <w:rPr>
          <w:rFonts w:ascii="Times New Roman" w:eastAsia="Times New Roman" w:hAnsi="Times New Roman" w:cs="Times New Roman"/>
          <w:sz w:val="24"/>
          <w:szCs w:val="24"/>
        </w:rPr>
        <w:t xml:space="preserve"> a boom-bust</w:t>
      </w:r>
      <w:r w:rsidR="00A454F8">
        <w:rPr>
          <w:rFonts w:ascii="Times New Roman" w:eastAsia="Times New Roman" w:hAnsi="Times New Roman" w:cs="Times New Roman"/>
          <w:sz w:val="24"/>
          <w:szCs w:val="24"/>
        </w:rPr>
        <w:t xml:space="preserve"> </w:t>
      </w:r>
      <w:ins w:id="236" w:author="Nathan Dorn" w:date="2025-09-25T17:50:00Z" w16du:dateUtc="2025-09-25T21:50:00Z">
        <w:r w:rsidR="00A66494">
          <w:rPr>
            <w:rFonts w:ascii="Times New Roman" w:eastAsia="Times New Roman" w:hAnsi="Times New Roman" w:cs="Times New Roman"/>
            <w:sz w:val="24"/>
            <w:szCs w:val="24"/>
          </w:rPr>
          <w:t xml:space="preserve">dynamic </w:t>
        </w:r>
      </w:ins>
      <w:r w:rsidR="00A454F8">
        <w:rPr>
          <w:rFonts w:ascii="Times New Roman" w:eastAsia="Times New Roman" w:hAnsi="Times New Roman" w:cs="Times New Roman"/>
          <w:sz w:val="24"/>
          <w:szCs w:val="24"/>
        </w:rPr>
        <w:t xml:space="preserve">(i.e., the best evidence), </w:t>
      </w:r>
      <w:commentRangeStart w:id="237"/>
      <w:r w:rsidR="00A044C9">
        <w:rPr>
          <w:rFonts w:ascii="Times New Roman" w:eastAsia="Times New Roman" w:hAnsi="Times New Roman" w:cs="Times New Roman"/>
          <w:sz w:val="24"/>
          <w:szCs w:val="24"/>
        </w:rPr>
        <w:t>15</w:t>
      </w:r>
      <w:r w:rsidR="00A454F8">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met the full definition but did</w:t>
      </w:r>
      <w:r w:rsidR="009618CF">
        <w:rPr>
          <w:rFonts w:ascii="Times New Roman" w:eastAsia="Times New Roman" w:hAnsi="Times New Roman" w:cs="Times New Roman"/>
          <w:sz w:val="24"/>
          <w:szCs w:val="24"/>
        </w:rPr>
        <w:t xml:space="preserve"> not</w:t>
      </w:r>
      <w:r w:rsidR="008614BC">
        <w:rPr>
          <w:rFonts w:ascii="Times New Roman" w:eastAsia="Times New Roman" w:hAnsi="Times New Roman" w:cs="Times New Roman"/>
          <w:sz w:val="24"/>
          <w:szCs w:val="24"/>
        </w:rPr>
        <w:t xml:space="preserve"> include enough survey</w:t>
      </w:r>
      <w:r w:rsidR="002907D2">
        <w:rPr>
          <w:rFonts w:ascii="Times New Roman" w:eastAsia="Times New Roman" w:hAnsi="Times New Roman" w:cs="Times New Roman"/>
          <w:sz w:val="24"/>
          <w:szCs w:val="24"/>
        </w:rPr>
        <w:t>s</w:t>
      </w:r>
      <w:r w:rsidR="008614BC">
        <w:rPr>
          <w:rFonts w:ascii="Times New Roman" w:eastAsia="Times New Roman" w:hAnsi="Times New Roman" w:cs="Times New Roman"/>
          <w:sz w:val="24"/>
          <w:szCs w:val="24"/>
        </w:rPr>
        <w:t xml:space="preserve"> to determine if declines were sustained for ≥ 3 </w:t>
      </w:r>
      <w:commentRangeEnd w:id="237"/>
      <w:r w:rsidR="000B2204">
        <w:rPr>
          <w:rStyle w:val="CommentReference"/>
        </w:rPr>
        <w:commentReference w:id="237"/>
      </w:r>
      <w:r w:rsidR="008614BC">
        <w:rPr>
          <w:rFonts w:ascii="Times New Roman" w:eastAsia="Times New Roman" w:hAnsi="Times New Roman" w:cs="Times New Roman"/>
          <w:sz w:val="24"/>
          <w:szCs w:val="24"/>
        </w:rPr>
        <w:t>years</w:t>
      </w:r>
      <w:ins w:id="238" w:author="Nathan Dorn" w:date="2025-09-25T17:50:00Z" w16du:dateUtc="2025-09-25T21:50:00Z">
        <w:r w:rsidR="00A66494">
          <w:rPr>
            <w:rFonts w:ascii="Times New Roman" w:eastAsia="Times New Roman" w:hAnsi="Times New Roman" w:cs="Times New Roman"/>
            <w:sz w:val="24"/>
            <w:szCs w:val="24"/>
          </w:rPr>
          <w:t xml:space="preserve"> (criterion 4)</w:t>
        </w:r>
      </w:ins>
      <w:r w:rsidR="008614BC">
        <w:rPr>
          <w:rFonts w:ascii="Times New Roman" w:eastAsia="Times New Roman" w:hAnsi="Times New Roman" w:cs="Times New Roman"/>
          <w:sz w:val="24"/>
          <w:szCs w:val="24"/>
        </w:rPr>
        <w:t xml:space="preserve">, </w:t>
      </w:r>
      <w:r w:rsidR="00A044C9">
        <w:rPr>
          <w:rFonts w:ascii="Times New Roman" w:eastAsia="Times New Roman" w:hAnsi="Times New Roman" w:cs="Times New Roman"/>
          <w:sz w:val="24"/>
          <w:szCs w:val="24"/>
        </w:rPr>
        <w:t>33</w:t>
      </w:r>
      <w:r w:rsidR="008614BC">
        <w:rPr>
          <w:rFonts w:ascii="Times New Roman" w:eastAsia="Times New Roman" w:hAnsi="Times New Roman" w:cs="Times New Roman"/>
          <w:sz w:val="24"/>
          <w:szCs w:val="24"/>
        </w:rPr>
        <w:t xml:space="preserve"> met the definition of</w:t>
      </w:r>
      <w:r w:rsidR="00A454F8">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 xml:space="preserve">bust </w:t>
      </w:r>
      <w:ins w:id="239" w:author="Nathan Dorn" w:date="2025-09-25T17:51:00Z" w16du:dateUtc="2025-09-25T21:51:00Z">
        <w:r w:rsidR="00A66494">
          <w:rPr>
            <w:rFonts w:ascii="Times New Roman" w:eastAsia="Times New Roman" w:hAnsi="Times New Roman" w:cs="Times New Roman"/>
            <w:sz w:val="24"/>
            <w:szCs w:val="24"/>
          </w:rPr>
          <w:t xml:space="preserve"> (criteria 2, 3, and 4) </w:t>
        </w:r>
      </w:ins>
      <w:r w:rsidR="008614BC">
        <w:rPr>
          <w:rFonts w:ascii="Times New Roman" w:eastAsia="Times New Roman" w:hAnsi="Times New Roman" w:cs="Times New Roman"/>
          <w:sz w:val="24"/>
          <w:szCs w:val="24"/>
        </w:rPr>
        <w:t xml:space="preserve">but did not present data </w:t>
      </w:r>
      <w:ins w:id="240" w:author="Nathan Dorn" w:date="2025-09-25T17:52:00Z" w16du:dateUtc="2025-09-25T21:52:00Z">
        <w:r w:rsidR="00A66494">
          <w:rPr>
            <w:rFonts w:ascii="Times New Roman" w:eastAsia="Times New Roman" w:hAnsi="Times New Roman" w:cs="Times New Roman"/>
            <w:sz w:val="24"/>
            <w:szCs w:val="24"/>
          </w:rPr>
          <w:t>to address criterion 1 (boom phase)</w:t>
        </w:r>
      </w:ins>
      <w:del w:id="241" w:author="Nathan Dorn" w:date="2025-09-25T17:52:00Z" w16du:dateUtc="2025-09-25T21:52:00Z">
        <w:r w:rsidR="008614BC" w:rsidDel="00A66494">
          <w:rPr>
            <w:rFonts w:ascii="Times New Roman" w:eastAsia="Times New Roman" w:hAnsi="Times New Roman" w:cs="Times New Roman"/>
            <w:sz w:val="24"/>
            <w:szCs w:val="24"/>
          </w:rPr>
          <w:delText xml:space="preserve">documenting the rate of population </w:delText>
        </w:r>
        <w:r w:rsidR="00A044C9" w:rsidDel="00A66494">
          <w:rPr>
            <w:rFonts w:ascii="Times New Roman" w:eastAsia="Times New Roman" w:hAnsi="Times New Roman" w:cs="Times New Roman"/>
            <w:sz w:val="24"/>
            <w:szCs w:val="24"/>
          </w:rPr>
          <w:delText>growth</w:delText>
        </w:r>
      </w:del>
      <w:r w:rsidR="008614BC">
        <w:rPr>
          <w:rFonts w:ascii="Times New Roman" w:eastAsia="Times New Roman" w:hAnsi="Times New Roman" w:cs="Times New Roman"/>
          <w:sz w:val="24"/>
          <w:szCs w:val="24"/>
        </w:rPr>
        <w:t xml:space="preserve"> (Fig</w:t>
      </w:r>
      <w:r w:rsidR="00147DB7">
        <w:rPr>
          <w:rFonts w:ascii="Times New Roman" w:eastAsia="Times New Roman" w:hAnsi="Times New Roman" w:cs="Times New Roman"/>
          <w:sz w:val="24"/>
          <w:szCs w:val="24"/>
        </w:rPr>
        <w:t>.</w:t>
      </w:r>
      <w:r w:rsidR="008614BC">
        <w:rPr>
          <w:rFonts w:ascii="Times New Roman" w:eastAsia="Times New Roman" w:hAnsi="Times New Roman" w:cs="Times New Roman"/>
          <w:sz w:val="24"/>
          <w:szCs w:val="24"/>
        </w:rPr>
        <w:t xml:space="preserve"> 2).</w:t>
      </w:r>
    </w:p>
    <w:p w14:paraId="3B9A043C" w14:textId="4B0E9E28" w:rsidR="00EA7F5D" w:rsidRPr="00311695" w:rsidRDefault="00311695" w:rsidP="00311695">
      <w:pPr>
        <w:spacing w:line="480" w:lineRule="auto"/>
        <w:rPr>
          <w:rFonts w:ascii="Times New Roman" w:eastAsia="Times New Roman" w:hAnsi="Times New Roman" w:cs="Times New Roman"/>
          <w:i/>
          <w:iCs/>
          <w:sz w:val="24"/>
          <w:szCs w:val="24"/>
        </w:rPr>
      </w:pPr>
      <w:commentRangeStart w:id="242"/>
      <w:r>
        <w:rPr>
          <w:rFonts w:ascii="Times New Roman" w:eastAsia="Times New Roman" w:hAnsi="Times New Roman" w:cs="Times New Roman"/>
          <w:i/>
          <w:iCs/>
          <w:sz w:val="24"/>
          <w:szCs w:val="24"/>
        </w:rPr>
        <w:t>Geographic and Taxonomic</w:t>
      </w:r>
      <w:r w:rsidR="00A56DD6">
        <w:rPr>
          <w:rFonts w:ascii="Times New Roman" w:eastAsia="Times New Roman" w:hAnsi="Times New Roman" w:cs="Times New Roman"/>
          <w:i/>
          <w:iCs/>
          <w:sz w:val="24"/>
          <w:szCs w:val="24"/>
        </w:rPr>
        <w:t xml:space="preserve"> Characteristics of Boom-Bust</w:t>
      </w:r>
      <w:r w:rsidR="004A5856">
        <w:rPr>
          <w:rFonts w:ascii="Times New Roman" w:eastAsia="Times New Roman" w:hAnsi="Times New Roman" w:cs="Times New Roman"/>
          <w:i/>
          <w:iCs/>
          <w:sz w:val="24"/>
          <w:szCs w:val="24"/>
        </w:rPr>
        <w:t>s</w:t>
      </w:r>
      <w:commentRangeEnd w:id="242"/>
      <w:r w:rsidR="001326EB">
        <w:rPr>
          <w:rStyle w:val="CommentReference"/>
        </w:rPr>
        <w:commentReference w:id="242"/>
      </w:r>
    </w:p>
    <w:p w14:paraId="09B25440" w14:textId="5CEC4F0E" w:rsidR="008614BC" w:rsidRDefault="008D37AF" w:rsidP="00030804">
      <w:pPr>
        <w:spacing w:line="480" w:lineRule="auto"/>
        <w:ind w:firstLine="720"/>
        <w:rPr>
          <w:rFonts w:ascii="Times New Roman" w:eastAsia="Times New Roman" w:hAnsi="Times New Roman" w:cs="Times New Roman"/>
          <w:sz w:val="24"/>
          <w:szCs w:val="24"/>
        </w:rPr>
      </w:pPr>
      <w:del w:id="243" w:author="Nathan Dorn" w:date="2025-09-25T17:56:00Z" w16du:dateUtc="2025-09-25T21:56:00Z">
        <w:r w:rsidDel="0008493E">
          <w:rPr>
            <w:rFonts w:ascii="Times New Roman" w:eastAsia="Times New Roman" w:hAnsi="Times New Roman" w:cs="Times New Roman"/>
            <w:sz w:val="24"/>
            <w:szCs w:val="24"/>
          </w:rPr>
          <w:delText xml:space="preserve">The </w:delText>
        </w:r>
      </w:del>
      <w:ins w:id="244" w:author="Nathan Dorn" w:date="2025-09-25T17:56:00Z" w16du:dateUtc="2025-09-25T21:56:00Z">
        <w:r w:rsidR="0008493E">
          <w:rPr>
            <w:rFonts w:ascii="Times New Roman" w:eastAsia="Times New Roman" w:hAnsi="Times New Roman" w:cs="Times New Roman"/>
            <w:sz w:val="24"/>
            <w:szCs w:val="24"/>
          </w:rPr>
          <w:t>Considering the full</w:t>
        </w:r>
        <w:r w:rsidR="000F6BFD">
          <w:rPr>
            <w:rFonts w:ascii="Times New Roman" w:eastAsia="Times New Roman" w:hAnsi="Times New Roman" w:cs="Times New Roman"/>
            <w:sz w:val="24"/>
            <w:szCs w:val="24"/>
          </w:rPr>
          <w:t xml:space="preserve"> set</w:t>
        </w:r>
      </w:ins>
      <w:del w:id="245" w:author="Nathan Dorn" w:date="2025-09-25T17:56:00Z" w16du:dateUtc="2025-09-25T21:56:00Z">
        <w:r w:rsidDel="000F6BFD">
          <w:rPr>
            <w:rFonts w:ascii="Times New Roman" w:eastAsia="Times New Roman" w:hAnsi="Times New Roman" w:cs="Times New Roman"/>
            <w:sz w:val="24"/>
            <w:szCs w:val="24"/>
          </w:rPr>
          <w:delText>number of</w:delText>
        </w:r>
      </w:del>
      <w:ins w:id="246" w:author="Nathan Dorn" w:date="2025-09-25T17:56:00Z" w16du:dateUtc="2025-09-25T21:56:00Z">
        <w:r w:rsidR="000F6BFD">
          <w:rPr>
            <w:rFonts w:ascii="Times New Roman" w:eastAsia="Times New Roman" w:hAnsi="Times New Roman" w:cs="Times New Roman"/>
            <w:sz w:val="24"/>
            <w:szCs w:val="24"/>
          </w:rPr>
          <w:t xml:space="preserve"> of </w:t>
        </w:r>
      </w:ins>
      <w:r>
        <w:rPr>
          <w:rFonts w:ascii="Times New Roman" w:eastAsia="Times New Roman" w:hAnsi="Times New Roman" w:cs="Times New Roman"/>
          <w:sz w:val="24"/>
          <w:szCs w:val="24"/>
        </w:rPr>
        <w:t xml:space="preserve"> </w:t>
      </w:r>
      <w:commentRangeStart w:id="247"/>
      <w:r>
        <w:rPr>
          <w:rFonts w:ascii="Times New Roman" w:eastAsia="Times New Roman" w:hAnsi="Times New Roman" w:cs="Times New Roman"/>
          <w:sz w:val="24"/>
          <w:szCs w:val="24"/>
        </w:rPr>
        <w:t xml:space="preserve">times series with some evidence </w:t>
      </w:r>
      <w:ins w:id="248" w:author="Nathan Dorn" w:date="2025-09-25T17:56:00Z" w16du:dateUtc="2025-09-25T21:56:00Z">
        <w:r w:rsidR="0008493E">
          <w:rPr>
            <w:rFonts w:ascii="Times New Roman" w:eastAsia="Times New Roman" w:hAnsi="Times New Roman" w:cs="Times New Roman"/>
            <w:sz w:val="24"/>
            <w:szCs w:val="24"/>
          </w:rPr>
          <w:t>for boom-</w:t>
        </w:r>
      </w:ins>
      <w:del w:id="249" w:author="Nathan Dorn" w:date="2025-09-25T17:54:00Z" w16du:dateUtc="2025-09-25T21:54:00Z">
        <w:r w:rsidDel="00EA0A2A">
          <w:rPr>
            <w:rFonts w:ascii="Times New Roman" w:eastAsia="Times New Roman" w:hAnsi="Times New Roman" w:cs="Times New Roman"/>
            <w:sz w:val="24"/>
            <w:szCs w:val="24"/>
          </w:rPr>
          <w:delText xml:space="preserve">of </w:delText>
        </w:r>
        <w:r w:rsidR="00B87F74" w:rsidDel="00EA0A2A">
          <w:rPr>
            <w:rFonts w:ascii="Times New Roman" w:eastAsia="Times New Roman" w:hAnsi="Times New Roman" w:cs="Times New Roman"/>
            <w:sz w:val="24"/>
            <w:szCs w:val="24"/>
          </w:rPr>
          <w:delText>boom</w:delText>
        </w:r>
        <w:commentRangeEnd w:id="247"/>
        <w:r w:rsidR="00094484" w:rsidDel="00EA0A2A">
          <w:rPr>
            <w:rStyle w:val="CommentReference"/>
          </w:rPr>
          <w:commentReference w:id="247"/>
        </w:r>
        <w:r w:rsidR="00B87F74" w:rsidDel="00EA0A2A">
          <w:rPr>
            <w:rFonts w:ascii="Times New Roman" w:eastAsia="Times New Roman" w:hAnsi="Times New Roman" w:cs="Times New Roman"/>
            <w:sz w:val="24"/>
            <w:szCs w:val="24"/>
          </w:rPr>
          <w:delText>-</w:delText>
        </w:r>
      </w:del>
      <w:r w:rsidR="00B87F74">
        <w:rPr>
          <w:rFonts w:ascii="Times New Roman" w:eastAsia="Times New Roman" w:hAnsi="Times New Roman" w:cs="Times New Roman"/>
          <w:sz w:val="24"/>
          <w:szCs w:val="24"/>
        </w:rPr>
        <w:t>b</w:t>
      </w:r>
      <w:r>
        <w:rPr>
          <w:rFonts w:ascii="Times New Roman" w:eastAsia="Times New Roman" w:hAnsi="Times New Roman" w:cs="Times New Roman"/>
          <w:sz w:val="24"/>
          <w:szCs w:val="24"/>
        </w:rPr>
        <w:t>ust</w:t>
      </w:r>
      <w:r w:rsidR="00B87F74">
        <w:rPr>
          <w:rFonts w:ascii="Times New Roman" w:eastAsia="Times New Roman" w:hAnsi="Times New Roman" w:cs="Times New Roman"/>
          <w:sz w:val="24"/>
          <w:szCs w:val="24"/>
        </w:rPr>
        <w:t xml:space="preserve">s </w:t>
      </w:r>
      <w:ins w:id="250" w:author="Nathan Dorn" w:date="2025-09-25T17:53:00Z" w16du:dateUtc="2025-09-25T21:53:00Z">
        <w:r w:rsidR="00004E96">
          <w:rPr>
            <w:rFonts w:ascii="Times New Roman" w:eastAsia="Times New Roman" w:hAnsi="Times New Roman" w:cs="Times New Roman"/>
            <w:sz w:val="24"/>
            <w:szCs w:val="24"/>
          </w:rPr>
          <w:t>(</w:t>
        </w:r>
      </w:ins>
      <w:ins w:id="251" w:author="Nathan Dorn" w:date="2025-09-25T17:56:00Z" w16du:dateUtc="2025-09-25T21:56:00Z">
        <w:r w:rsidR="0008493E">
          <w:rPr>
            <w:rFonts w:ascii="Times New Roman" w:eastAsia="Times New Roman" w:hAnsi="Times New Roman" w:cs="Times New Roman"/>
            <w:sz w:val="24"/>
            <w:szCs w:val="24"/>
          </w:rPr>
          <w:t xml:space="preserve">i.e., all </w:t>
        </w:r>
      </w:ins>
      <w:ins w:id="252" w:author="Nathan Dorn" w:date="2025-09-25T17:54:00Z" w16du:dateUtc="2025-09-25T21:54:00Z">
        <w:r w:rsidR="00EA0A2A">
          <w:rPr>
            <w:rFonts w:ascii="Times New Roman" w:eastAsia="Times New Roman" w:hAnsi="Times New Roman" w:cs="Times New Roman"/>
            <w:sz w:val="24"/>
            <w:szCs w:val="24"/>
          </w:rPr>
          <w:t xml:space="preserve">meeting at least </w:t>
        </w:r>
      </w:ins>
      <w:ins w:id="253" w:author="Nathan Dorn" w:date="2025-09-25T17:55:00Z" w16du:dateUtc="2025-09-25T21:55:00Z">
        <w:r w:rsidR="00EA0A2A">
          <w:rPr>
            <w:rFonts w:ascii="Times New Roman" w:eastAsia="Times New Roman" w:hAnsi="Times New Roman" w:cs="Times New Roman"/>
            <w:sz w:val="24"/>
            <w:szCs w:val="24"/>
          </w:rPr>
          <w:t xml:space="preserve">criteria 3 and 4; </w:t>
        </w:r>
      </w:ins>
      <w:ins w:id="254" w:author="Nathan Dorn" w:date="2025-09-25T17:53:00Z" w16du:dateUtc="2025-09-25T21:53:00Z">
        <w:r w:rsidR="00004E96">
          <w:rPr>
            <w:rFonts w:ascii="Times New Roman" w:eastAsia="Times New Roman" w:hAnsi="Times New Roman" w:cs="Times New Roman"/>
            <w:sz w:val="24"/>
            <w:szCs w:val="24"/>
          </w:rPr>
          <w:t>8</w:t>
        </w:r>
      </w:ins>
      <w:ins w:id="255" w:author="Nathan Dorn" w:date="2025-09-25T17:54:00Z" w16du:dateUtc="2025-09-25T21:54:00Z">
        <w:r w:rsidR="00EA0A2A">
          <w:rPr>
            <w:rFonts w:ascii="Times New Roman" w:eastAsia="Times New Roman" w:hAnsi="Times New Roman" w:cs="Times New Roman"/>
            <w:sz w:val="24"/>
            <w:szCs w:val="24"/>
          </w:rPr>
          <w:t>7</w:t>
        </w:r>
      </w:ins>
      <w:ins w:id="256" w:author="Nathan Dorn" w:date="2025-09-25T17:55:00Z" w16du:dateUtc="2025-09-25T21:55:00Z">
        <w:r w:rsidR="00EA0A2A">
          <w:rPr>
            <w:rFonts w:ascii="Times New Roman" w:eastAsia="Times New Roman" w:hAnsi="Times New Roman" w:cs="Times New Roman"/>
            <w:sz w:val="24"/>
            <w:szCs w:val="24"/>
          </w:rPr>
          <w:t xml:space="preserve"> </w:t>
        </w:r>
        <w:r w:rsidR="0008493E">
          <w:rPr>
            <w:rFonts w:ascii="Times New Roman" w:eastAsia="Times New Roman" w:hAnsi="Times New Roman" w:cs="Times New Roman"/>
            <w:sz w:val="24"/>
            <w:szCs w:val="24"/>
          </w:rPr>
          <w:t>time series</w:t>
        </w:r>
      </w:ins>
      <w:ins w:id="257" w:author="Nathan Dorn" w:date="2025-09-25T17:53:00Z" w16du:dateUtc="2025-09-25T21:53:00Z">
        <w:r w:rsidR="00004E96">
          <w:rPr>
            <w:rFonts w:ascii="Times New Roman" w:eastAsia="Times New Roman" w:hAnsi="Times New Roman" w:cs="Times New Roman"/>
            <w:sz w:val="24"/>
            <w:szCs w:val="24"/>
          </w:rPr>
          <w:t xml:space="preserve">) </w:t>
        </w:r>
      </w:ins>
      <w:r w:rsidR="00B87F74">
        <w:rPr>
          <w:rFonts w:ascii="Times New Roman" w:eastAsia="Times New Roman" w:hAnsi="Times New Roman" w:cs="Times New Roman"/>
          <w:sz w:val="24"/>
          <w:szCs w:val="24"/>
        </w:rPr>
        <w:t>varied across continents</w:t>
      </w:r>
      <w:r w:rsidR="000B3854">
        <w:rPr>
          <w:rFonts w:ascii="Times New Roman" w:eastAsia="Times New Roman" w:hAnsi="Times New Roman" w:cs="Times New Roman"/>
          <w:sz w:val="24"/>
          <w:szCs w:val="24"/>
        </w:rPr>
        <w:t>, taxonomic groups</w:t>
      </w:r>
      <w:r w:rsidR="008A7EB4">
        <w:rPr>
          <w:rFonts w:ascii="Times New Roman" w:eastAsia="Times New Roman" w:hAnsi="Times New Roman" w:cs="Times New Roman"/>
          <w:sz w:val="24"/>
          <w:szCs w:val="24"/>
        </w:rPr>
        <w:t xml:space="preserve">, </w:t>
      </w:r>
      <w:r w:rsidR="000B3854">
        <w:rPr>
          <w:rFonts w:ascii="Times New Roman" w:eastAsia="Times New Roman" w:hAnsi="Times New Roman" w:cs="Times New Roman"/>
          <w:sz w:val="24"/>
          <w:szCs w:val="24"/>
        </w:rPr>
        <w:t>systems</w:t>
      </w:r>
      <w:r w:rsidR="008A7EB4">
        <w:rPr>
          <w:rFonts w:ascii="Times New Roman" w:eastAsia="Times New Roman" w:hAnsi="Times New Roman" w:cs="Times New Roman"/>
          <w:sz w:val="24"/>
          <w:szCs w:val="24"/>
        </w:rPr>
        <w:t xml:space="preserve"> and longevity</w:t>
      </w:r>
      <w:commentRangeStart w:id="258"/>
      <w:r w:rsidR="00B87F74">
        <w:rPr>
          <w:rFonts w:ascii="Times New Roman" w:eastAsia="Times New Roman" w:hAnsi="Times New Roman" w:cs="Times New Roman"/>
          <w:sz w:val="24"/>
          <w:szCs w:val="24"/>
        </w:rPr>
        <w:t xml:space="preserve">. </w:t>
      </w:r>
      <w:r w:rsidR="000E070D">
        <w:rPr>
          <w:rFonts w:ascii="Times New Roman" w:eastAsia="Times New Roman" w:hAnsi="Times New Roman" w:cs="Times New Roman"/>
          <w:sz w:val="24"/>
          <w:szCs w:val="24"/>
        </w:rPr>
        <w:t xml:space="preserve">Europe and North America </w:t>
      </w:r>
      <w:del w:id="259" w:author="Nathan Dorn" w:date="2025-09-25T17:55:00Z" w16du:dateUtc="2025-09-25T21:55:00Z">
        <w:r w:rsidR="000E070D" w:rsidDel="0008493E">
          <w:rPr>
            <w:rFonts w:ascii="Times New Roman" w:eastAsia="Times New Roman" w:hAnsi="Times New Roman" w:cs="Times New Roman"/>
            <w:sz w:val="24"/>
            <w:szCs w:val="24"/>
          </w:rPr>
          <w:delText>tied for the</w:delText>
        </w:r>
      </w:del>
      <w:ins w:id="260" w:author="Nathan Dorn" w:date="2025-09-25T17:55:00Z" w16du:dateUtc="2025-09-25T21:55:00Z">
        <w:r w:rsidR="0008493E">
          <w:rPr>
            <w:rFonts w:ascii="Times New Roman" w:eastAsia="Times New Roman" w:hAnsi="Times New Roman" w:cs="Times New Roman"/>
            <w:sz w:val="24"/>
            <w:szCs w:val="24"/>
          </w:rPr>
          <w:t xml:space="preserve">had similar high numbers of </w:t>
        </w:r>
      </w:ins>
      <w:ins w:id="261" w:author="Nathan Dorn" w:date="2025-09-25T17:57:00Z" w16du:dateUtc="2025-09-25T21:57:00Z">
        <w:r w:rsidR="006F34F2">
          <w:rPr>
            <w:rFonts w:ascii="Times New Roman" w:eastAsia="Times New Roman" w:hAnsi="Times New Roman" w:cs="Times New Roman"/>
            <w:sz w:val="24"/>
            <w:szCs w:val="24"/>
          </w:rPr>
          <w:t>examples</w:t>
        </w:r>
      </w:ins>
      <w:del w:id="262" w:author="Nathan Dorn" w:date="2025-09-25T17:55:00Z" w16du:dateUtc="2025-09-25T21:55:00Z">
        <w:r w:rsidR="000E070D" w:rsidDel="0008493E">
          <w:rPr>
            <w:rFonts w:ascii="Times New Roman" w:eastAsia="Times New Roman" w:hAnsi="Times New Roman" w:cs="Times New Roman"/>
            <w:sz w:val="24"/>
            <w:szCs w:val="24"/>
          </w:rPr>
          <w:delText xml:space="preserve"> most </w:delText>
        </w:r>
      </w:del>
      <w:del w:id="263" w:author="Nathan Dorn" w:date="2025-09-25T17:57:00Z" w16du:dateUtc="2025-09-25T21:57:00Z">
        <w:r w:rsidR="00364F4E" w:rsidDel="006F34F2">
          <w:rPr>
            <w:rFonts w:ascii="Times New Roman" w:eastAsia="Times New Roman" w:hAnsi="Times New Roman" w:cs="Times New Roman"/>
            <w:sz w:val="24"/>
            <w:szCs w:val="24"/>
          </w:rPr>
          <w:delText>time series</w:delText>
        </w:r>
      </w:del>
      <w:r w:rsidR="00B87F74">
        <w:rPr>
          <w:rFonts w:ascii="Times New Roman" w:eastAsia="Times New Roman" w:hAnsi="Times New Roman" w:cs="Times New Roman"/>
          <w:sz w:val="24"/>
          <w:szCs w:val="24"/>
        </w:rPr>
        <w:t xml:space="preserve"> documenting </w:t>
      </w:r>
      <w:commentRangeStart w:id="264"/>
      <w:r w:rsidR="00B87F74">
        <w:rPr>
          <w:rFonts w:ascii="Times New Roman" w:eastAsia="Times New Roman" w:hAnsi="Times New Roman" w:cs="Times New Roman"/>
          <w:sz w:val="24"/>
          <w:szCs w:val="24"/>
        </w:rPr>
        <w:t>boom-</w:t>
      </w:r>
      <w:commentRangeEnd w:id="264"/>
      <w:r w:rsidR="0008493E">
        <w:rPr>
          <w:rStyle w:val="CommentReference"/>
        </w:rPr>
        <w:commentReference w:id="264"/>
      </w:r>
      <w:r w:rsidR="00B87F74">
        <w:rPr>
          <w:rFonts w:ascii="Times New Roman" w:eastAsia="Times New Roman" w:hAnsi="Times New Roman" w:cs="Times New Roman"/>
          <w:sz w:val="24"/>
          <w:szCs w:val="24"/>
        </w:rPr>
        <w:t>busts</w:t>
      </w:r>
      <w:r w:rsidR="00083377">
        <w:rPr>
          <w:rFonts w:ascii="Times New Roman" w:eastAsia="Times New Roman" w:hAnsi="Times New Roman" w:cs="Times New Roman"/>
          <w:sz w:val="24"/>
          <w:szCs w:val="24"/>
        </w:rPr>
        <w:t>, i</w:t>
      </w:r>
      <w:r w:rsidR="00B87F74">
        <w:rPr>
          <w:rFonts w:ascii="Times New Roman" w:eastAsia="Times New Roman" w:hAnsi="Times New Roman" w:cs="Times New Roman"/>
          <w:sz w:val="24"/>
          <w:szCs w:val="24"/>
        </w:rPr>
        <w:t xml:space="preserve">slands (i.e., Oceania) </w:t>
      </w:r>
      <w:r w:rsidR="008411C0">
        <w:rPr>
          <w:rFonts w:ascii="Times New Roman" w:eastAsia="Times New Roman" w:hAnsi="Times New Roman" w:cs="Times New Roman"/>
          <w:sz w:val="24"/>
          <w:szCs w:val="24"/>
        </w:rPr>
        <w:t>had</w:t>
      </w:r>
      <w:r w:rsidR="00B87F74">
        <w:rPr>
          <w:rFonts w:ascii="Times New Roman" w:eastAsia="Times New Roman" w:hAnsi="Times New Roman" w:cs="Times New Roman"/>
          <w:sz w:val="24"/>
          <w:szCs w:val="24"/>
        </w:rPr>
        <w:t xml:space="preserve"> intermediate</w:t>
      </w:r>
      <w:r w:rsidR="008411C0">
        <w:rPr>
          <w:rFonts w:ascii="Times New Roman" w:eastAsia="Times New Roman" w:hAnsi="Times New Roman" w:cs="Times New Roman"/>
          <w:sz w:val="24"/>
          <w:szCs w:val="24"/>
        </w:rPr>
        <w:t xml:space="preserve"> numbers of time series documenting boom-bust</w:t>
      </w:r>
      <w:r w:rsidR="00083377">
        <w:rPr>
          <w:rFonts w:ascii="Times New Roman" w:eastAsia="Times New Roman" w:hAnsi="Times New Roman" w:cs="Times New Roman"/>
          <w:sz w:val="24"/>
          <w:szCs w:val="24"/>
        </w:rPr>
        <w:t xml:space="preserve">, and Asia </w:t>
      </w:r>
      <w:r w:rsidR="004F2FBF">
        <w:rPr>
          <w:rFonts w:ascii="Times New Roman" w:eastAsia="Times New Roman" w:hAnsi="Times New Roman" w:cs="Times New Roman"/>
          <w:sz w:val="24"/>
          <w:szCs w:val="24"/>
        </w:rPr>
        <w:t>and</w:t>
      </w:r>
      <w:r w:rsidR="00083377">
        <w:rPr>
          <w:rFonts w:ascii="Times New Roman" w:eastAsia="Times New Roman" w:hAnsi="Times New Roman" w:cs="Times New Roman"/>
          <w:sz w:val="24"/>
          <w:szCs w:val="24"/>
        </w:rPr>
        <w:t xml:space="preserve"> Australia</w:t>
      </w:r>
      <w:r w:rsidR="004F2FBF">
        <w:rPr>
          <w:rFonts w:ascii="Times New Roman" w:eastAsia="Times New Roman" w:hAnsi="Times New Roman" w:cs="Times New Roman"/>
          <w:sz w:val="24"/>
          <w:szCs w:val="24"/>
        </w:rPr>
        <w:t xml:space="preserve"> tied </w:t>
      </w:r>
      <w:r w:rsidR="002F142D">
        <w:rPr>
          <w:rFonts w:ascii="Times New Roman" w:eastAsia="Times New Roman" w:hAnsi="Times New Roman" w:cs="Times New Roman"/>
          <w:sz w:val="24"/>
          <w:szCs w:val="24"/>
        </w:rPr>
        <w:t>for</w:t>
      </w:r>
      <w:r w:rsidR="00083377">
        <w:rPr>
          <w:rFonts w:ascii="Times New Roman" w:eastAsia="Times New Roman" w:hAnsi="Times New Roman" w:cs="Times New Roman"/>
          <w:sz w:val="24"/>
          <w:szCs w:val="24"/>
        </w:rPr>
        <w:t xml:space="preserve"> the fewest documented boom-bust</w:t>
      </w:r>
      <w:r w:rsidR="00FC25A7">
        <w:rPr>
          <w:rFonts w:ascii="Times New Roman" w:eastAsia="Times New Roman" w:hAnsi="Times New Roman" w:cs="Times New Roman"/>
          <w:sz w:val="24"/>
          <w:szCs w:val="24"/>
        </w:rPr>
        <w:t>s</w:t>
      </w:r>
      <w:r w:rsidR="00083377">
        <w:rPr>
          <w:rFonts w:ascii="Times New Roman" w:eastAsia="Times New Roman" w:hAnsi="Times New Roman" w:cs="Times New Roman"/>
          <w:sz w:val="24"/>
          <w:szCs w:val="24"/>
        </w:rPr>
        <w:t xml:space="preserve"> (Fig. 3A).  </w:t>
      </w:r>
      <w:commentRangeEnd w:id="258"/>
      <w:r w:rsidR="006F34F2">
        <w:rPr>
          <w:rStyle w:val="CommentReference"/>
        </w:rPr>
        <w:commentReference w:id="258"/>
      </w:r>
      <w:commentRangeStart w:id="265"/>
      <w:r w:rsidR="0034020B">
        <w:rPr>
          <w:rFonts w:ascii="Times New Roman" w:eastAsia="Times New Roman" w:hAnsi="Times New Roman" w:cs="Times New Roman"/>
          <w:sz w:val="24"/>
          <w:szCs w:val="24"/>
        </w:rPr>
        <w:t>South America, Africa, and Antarctica had no time series</w:t>
      </w:r>
      <w:r w:rsidR="00D57452">
        <w:rPr>
          <w:rFonts w:ascii="Times New Roman" w:eastAsia="Times New Roman" w:hAnsi="Times New Roman" w:cs="Times New Roman"/>
          <w:sz w:val="24"/>
          <w:szCs w:val="24"/>
        </w:rPr>
        <w:t xml:space="preserve"> that</w:t>
      </w:r>
      <w:r w:rsidR="0034020B">
        <w:rPr>
          <w:rFonts w:ascii="Times New Roman" w:eastAsia="Times New Roman" w:hAnsi="Times New Roman" w:cs="Times New Roman"/>
          <w:sz w:val="24"/>
          <w:szCs w:val="24"/>
        </w:rPr>
        <w:t xml:space="preserve"> documented boom-busts</w:t>
      </w:r>
      <w:r w:rsidR="004F2FBF">
        <w:rPr>
          <w:rFonts w:ascii="Times New Roman" w:eastAsia="Times New Roman" w:hAnsi="Times New Roman" w:cs="Times New Roman"/>
          <w:sz w:val="24"/>
          <w:szCs w:val="24"/>
        </w:rPr>
        <w:t xml:space="preserve"> (Figure 3A)</w:t>
      </w:r>
      <w:r w:rsidR="0034020B">
        <w:rPr>
          <w:rFonts w:ascii="Times New Roman" w:eastAsia="Times New Roman" w:hAnsi="Times New Roman" w:cs="Times New Roman"/>
          <w:sz w:val="24"/>
          <w:szCs w:val="24"/>
        </w:rPr>
        <w:t>.</w:t>
      </w:r>
      <w:r w:rsidR="004F2FBF">
        <w:rPr>
          <w:rFonts w:ascii="Times New Roman" w:eastAsia="Times New Roman" w:hAnsi="Times New Roman" w:cs="Times New Roman"/>
          <w:sz w:val="24"/>
          <w:szCs w:val="24"/>
        </w:rPr>
        <w:t xml:space="preserve"> </w:t>
      </w:r>
      <w:del w:id="266" w:author="Nathan Dorn" w:date="2025-09-25T17:58:00Z" w16du:dateUtc="2025-09-25T21:58:00Z">
        <w:r w:rsidR="004F2FBF" w:rsidDel="006F34F2">
          <w:rPr>
            <w:rFonts w:ascii="Times New Roman" w:eastAsia="Times New Roman" w:hAnsi="Times New Roman" w:cs="Times New Roman"/>
            <w:sz w:val="24"/>
            <w:szCs w:val="24"/>
          </w:rPr>
          <w:delText xml:space="preserve"> </w:delText>
        </w:r>
      </w:del>
      <w:commentRangeEnd w:id="265"/>
      <w:r w:rsidR="006F34F2">
        <w:rPr>
          <w:rStyle w:val="CommentReference"/>
        </w:rPr>
        <w:commentReference w:id="265"/>
      </w:r>
      <w:r w:rsidR="004F2FBF">
        <w:rPr>
          <w:rFonts w:ascii="Times New Roman" w:eastAsia="Times New Roman" w:hAnsi="Times New Roman" w:cs="Times New Roman"/>
          <w:sz w:val="24"/>
          <w:szCs w:val="24"/>
        </w:rPr>
        <w:t xml:space="preserve">The New Zealand </w:t>
      </w:r>
      <w:r w:rsidR="00E93E43">
        <w:rPr>
          <w:rFonts w:ascii="Times New Roman" w:eastAsia="Times New Roman" w:hAnsi="Times New Roman" w:cs="Times New Roman"/>
          <w:sz w:val="24"/>
          <w:szCs w:val="24"/>
        </w:rPr>
        <w:t>Mud Snail</w:t>
      </w:r>
      <w:r w:rsidR="004F2FBF">
        <w:rPr>
          <w:rFonts w:ascii="Times New Roman" w:eastAsia="Times New Roman" w:hAnsi="Times New Roman" w:cs="Times New Roman"/>
          <w:sz w:val="24"/>
          <w:szCs w:val="24"/>
        </w:rPr>
        <w:t xml:space="preserve"> (</w:t>
      </w:r>
      <w:r w:rsidR="004F2FBF" w:rsidRPr="004F2FBF">
        <w:rPr>
          <w:rFonts w:ascii="Times New Roman" w:eastAsia="Times New Roman" w:hAnsi="Times New Roman" w:cs="Times New Roman"/>
          <w:i/>
          <w:iCs/>
          <w:sz w:val="24"/>
          <w:szCs w:val="24"/>
        </w:rPr>
        <w:t>Potamopyrgus antipodarum</w:t>
      </w:r>
      <w:r w:rsidR="004F2FBF">
        <w:rPr>
          <w:rFonts w:ascii="Times New Roman" w:eastAsia="Times New Roman" w:hAnsi="Times New Roman" w:cs="Times New Roman"/>
          <w:sz w:val="24"/>
          <w:szCs w:val="24"/>
        </w:rPr>
        <w:t xml:space="preserve">) was </w:t>
      </w:r>
      <w:r w:rsidR="00E93E43">
        <w:rPr>
          <w:rFonts w:ascii="Times New Roman" w:eastAsia="Times New Roman" w:hAnsi="Times New Roman" w:cs="Times New Roman"/>
          <w:sz w:val="24"/>
          <w:szCs w:val="24"/>
        </w:rPr>
        <w:t xml:space="preserve">the </w:t>
      </w:r>
      <w:r w:rsidR="00C14DF0">
        <w:rPr>
          <w:rFonts w:ascii="Times New Roman" w:eastAsia="Times New Roman" w:hAnsi="Times New Roman" w:cs="Times New Roman"/>
          <w:sz w:val="24"/>
          <w:szCs w:val="24"/>
        </w:rPr>
        <w:t>species</w:t>
      </w:r>
      <w:r w:rsidR="00E93E43">
        <w:rPr>
          <w:rFonts w:ascii="Times New Roman" w:eastAsia="Times New Roman" w:hAnsi="Times New Roman" w:cs="Times New Roman"/>
          <w:sz w:val="24"/>
          <w:szCs w:val="24"/>
        </w:rPr>
        <w:t xml:space="preserve"> that had </w:t>
      </w:r>
      <w:commentRangeStart w:id="267"/>
      <w:r w:rsidR="00E93E43">
        <w:rPr>
          <w:rFonts w:ascii="Times New Roman" w:eastAsia="Times New Roman" w:hAnsi="Times New Roman" w:cs="Times New Roman"/>
          <w:sz w:val="24"/>
          <w:szCs w:val="24"/>
        </w:rPr>
        <w:t>the most documented boom-busts</w:t>
      </w:r>
      <w:r w:rsidR="007E4A44">
        <w:rPr>
          <w:rFonts w:ascii="Times New Roman" w:eastAsia="Times New Roman" w:hAnsi="Times New Roman" w:cs="Times New Roman"/>
          <w:sz w:val="24"/>
          <w:szCs w:val="24"/>
        </w:rPr>
        <w:t xml:space="preserve"> (</w:t>
      </w:r>
      <w:commentRangeEnd w:id="267"/>
      <w:r w:rsidR="006F34F2">
        <w:rPr>
          <w:rStyle w:val="CommentReference"/>
        </w:rPr>
        <w:commentReference w:id="267"/>
      </w:r>
      <w:r w:rsidR="007E4A44">
        <w:rPr>
          <w:rFonts w:ascii="Times New Roman" w:eastAsia="Times New Roman" w:hAnsi="Times New Roman" w:cs="Times New Roman"/>
          <w:sz w:val="24"/>
          <w:szCs w:val="24"/>
        </w:rPr>
        <w:t>Fig. 3B).</w:t>
      </w:r>
      <w:r w:rsidR="00216B5E">
        <w:rPr>
          <w:rFonts w:ascii="Times New Roman" w:eastAsia="Times New Roman" w:hAnsi="Times New Roman" w:cs="Times New Roman"/>
          <w:sz w:val="24"/>
          <w:szCs w:val="24"/>
        </w:rPr>
        <w:t xml:space="preserve"> </w:t>
      </w:r>
      <w:r w:rsidR="007E4A44">
        <w:rPr>
          <w:rFonts w:ascii="Times New Roman" w:eastAsia="Times New Roman" w:hAnsi="Times New Roman" w:cs="Times New Roman"/>
          <w:sz w:val="24"/>
          <w:szCs w:val="24"/>
        </w:rPr>
        <w:t>O</w:t>
      </w:r>
      <w:r w:rsidR="00216B5E">
        <w:rPr>
          <w:rFonts w:ascii="Times New Roman" w:eastAsia="Times New Roman" w:hAnsi="Times New Roman" w:cs="Times New Roman"/>
          <w:sz w:val="24"/>
          <w:szCs w:val="24"/>
        </w:rPr>
        <w:t xml:space="preserve">ther </w:t>
      </w:r>
      <w:del w:id="268" w:author="Nathan Dorn" w:date="2025-09-25T17:59:00Z" w16du:dateUtc="2025-09-25T21:59:00Z">
        <w:r w:rsidR="00C14DF0" w:rsidDel="006F34F2">
          <w:rPr>
            <w:rFonts w:ascii="Times New Roman" w:eastAsia="Times New Roman" w:hAnsi="Times New Roman" w:cs="Times New Roman"/>
            <w:sz w:val="24"/>
            <w:szCs w:val="24"/>
          </w:rPr>
          <w:delText>species</w:delText>
        </w:r>
      </w:del>
      <w:ins w:id="269" w:author="Nathan Dorn" w:date="2025-09-25T17:59:00Z" w16du:dateUtc="2025-09-25T21:59:00Z">
        <w:r w:rsidR="00700E98">
          <w:rPr>
            <w:rFonts w:ascii="Times New Roman" w:eastAsia="Times New Roman" w:hAnsi="Times New Roman" w:cs="Times New Roman"/>
            <w:sz w:val="24"/>
            <w:szCs w:val="24"/>
          </w:rPr>
          <w:t>invaders</w:t>
        </w:r>
      </w:ins>
      <w:del w:id="270" w:author="Nathan Dorn" w:date="2025-09-25T17:59:00Z" w16du:dateUtc="2025-09-25T21:59:00Z">
        <w:r w:rsidR="00216B5E" w:rsidDel="006F34F2">
          <w:rPr>
            <w:rFonts w:ascii="Times New Roman" w:eastAsia="Times New Roman" w:hAnsi="Times New Roman" w:cs="Times New Roman"/>
            <w:sz w:val="24"/>
            <w:szCs w:val="24"/>
          </w:rPr>
          <w:delText xml:space="preserve"> </w:delText>
        </w:r>
      </w:del>
      <w:ins w:id="271" w:author="Nathan Dorn" w:date="2025-09-25T17:59:00Z" w16du:dateUtc="2025-09-25T21:59:00Z">
        <w:r w:rsidR="006F34F2">
          <w:rPr>
            <w:rFonts w:ascii="Times New Roman" w:eastAsia="Times New Roman" w:hAnsi="Times New Roman" w:cs="Times New Roman"/>
            <w:sz w:val="24"/>
            <w:szCs w:val="24"/>
          </w:rPr>
          <w:t xml:space="preserve"> </w:t>
        </w:r>
      </w:ins>
      <w:r w:rsidR="00216B5E">
        <w:rPr>
          <w:rFonts w:ascii="Times New Roman" w:eastAsia="Times New Roman" w:hAnsi="Times New Roman" w:cs="Times New Roman"/>
          <w:sz w:val="24"/>
          <w:szCs w:val="24"/>
        </w:rPr>
        <w:t xml:space="preserve">that </w:t>
      </w:r>
      <w:r w:rsidR="009C3D9E">
        <w:rPr>
          <w:rFonts w:ascii="Times New Roman" w:eastAsia="Times New Roman" w:hAnsi="Times New Roman" w:cs="Times New Roman"/>
          <w:sz w:val="24"/>
          <w:szCs w:val="24"/>
        </w:rPr>
        <w:t xml:space="preserve">had multiple time series </w:t>
      </w:r>
      <w:r w:rsidR="00C14DF0">
        <w:rPr>
          <w:rFonts w:ascii="Times New Roman" w:eastAsia="Times New Roman" w:hAnsi="Times New Roman" w:cs="Times New Roman"/>
          <w:sz w:val="24"/>
          <w:szCs w:val="24"/>
        </w:rPr>
        <w:t xml:space="preserve">with some evidence of a </w:t>
      </w:r>
      <w:r w:rsidR="009C3D9E">
        <w:rPr>
          <w:rFonts w:ascii="Times New Roman" w:eastAsia="Times New Roman" w:hAnsi="Times New Roman" w:cs="Times New Roman"/>
          <w:sz w:val="24"/>
          <w:szCs w:val="24"/>
        </w:rPr>
        <w:t xml:space="preserve">boom-busts </w:t>
      </w:r>
      <w:r w:rsidR="0050621C">
        <w:rPr>
          <w:rFonts w:ascii="Times New Roman" w:eastAsia="Times New Roman" w:hAnsi="Times New Roman" w:cs="Times New Roman"/>
          <w:sz w:val="24"/>
          <w:szCs w:val="24"/>
        </w:rPr>
        <w:t>were</w:t>
      </w:r>
      <w:r w:rsidR="009C3D9E">
        <w:rPr>
          <w:rFonts w:ascii="Times New Roman" w:eastAsia="Times New Roman" w:hAnsi="Times New Roman" w:cs="Times New Roman"/>
          <w:sz w:val="24"/>
          <w:szCs w:val="24"/>
        </w:rPr>
        <w:t xml:space="preserve"> </w:t>
      </w:r>
      <w:r w:rsidR="000B0DDB">
        <w:rPr>
          <w:rFonts w:ascii="Times New Roman" w:eastAsia="Times New Roman" w:hAnsi="Times New Roman" w:cs="Times New Roman"/>
          <w:sz w:val="24"/>
          <w:szCs w:val="24"/>
        </w:rPr>
        <w:t xml:space="preserve">round </w:t>
      </w:r>
      <w:commentRangeStart w:id="272"/>
      <w:r w:rsidR="000B0DDB">
        <w:rPr>
          <w:rFonts w:ascii="Times New Roman" w:eastAsia="Times New Roman" w:hAnsi="Times New Roman" w:cs="Times New Roman"/>
          <w:sz w:val="24"/>
          <w:szCs w:val="24"/>
        </w:rPr>
        <w:t xml:space="preserve">goby </w:t>
      </w:r>
      <w:r w:rsidR="00940609">
        <w:rPr>
          <w:rFonts w:ascii="Times New Roman" w:eastAsia="Times New Roman" w:hAnsi="Times New Roman" w:cs="Times New Roman"/>
          <w:sz w:val="24"/>
          <w:szCs w:val="24"/>
        </w:rPr>
        <w:t>(</w:t>
      </w:r>
      <w:r w:rsidR="009C3D9E" w:rsidRPr="00940609">
        <w:rPr>
          <w:rFonts w:ascii="Times New Roman" w:eastAsia="Times New Roman" w:hAnsi="Times New Roman" w:cs="Times New Roman"/>
          <w:i/>
          <w:iCs/>
          <w:sz w:val="24"/>
          <w:szCs w:val="24"/>
        </w:rPr>
        <w:t>Neogobius melanostomus</w:t>
      </w:r>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w:t>
      </w:r>
      <w:ins w:id="273" w:author="Nathan Dorn" w:date="2025-09-25T18:00:00Z" w16du:dateUtc="2025-09-25T22:00:00Z">
        <w:r w:rsidR="00A35210">
          <w:rPr>
            <w:rFonts w:ascii="Times New Roman" w:eastAsia="Times New Roman" w:hAnsi="Times New Roman" w:cs="Times New Roman"/>
            <w:sz w:val="24"/>
            <w:szCs w:val="24"/>
          </w:rPr>
          <w:t xml:space="preserve"> sea walnut</w:t>
        </w:r>
      </w:ins>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w:t>
      </w:r>
      <w:r w:rsidR="009C3D9E" w:rsidRPr="00940609">
        <w:rPr>
          <w:rFonts w:ascii="Times New Roman" w:eastAsia="Times New Roman" w:hAnsi="Times New Roman" w:cs="Times New Roman"/>
          <w:i/>
          <w:iCs/>
          <w:sz w:val="24"/>
          <w:szCs w:val="24"/>
        </w:rPr>
        <w:t>Mnemiopsis leidyi</w:t>
      </w:r>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rusty crayfish (</w:t>
      </w:r>
      <w:r w:rsidR="009C3D9E" w:rsidRPr="00940609">
        <w:rPr>
          <w:rFonts w:ascii="Times New Roman" w:eastAsia="Times New Roman" w:hAnsi="Times New Roman" w:cs="Times New Roman"/>
          <w:i/>
          <w:iCs/>
          <w:sz w:val="24"/>
          <w:szCs w:val="24"/>
        </w:rPr>
        <w:t>Faxonius rusticus</w:t>
      </w:r>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m</w:t>
      </w:r>
      <w:r w:rsidR="009C3D9E">
        <w:rPr>
          <w:rFonts w:ascii="Times New Roman" w:eastAsia="Times New Roman" w:hAnsi="Times New Roman" w:cs="Times New Roman"/>
          <w:sz w:val="24"/>
          <w:szCs w:val="24"/>
        </w:rPr>
        <w:t xml:space="preserve">ayan </w:t>
      </w:r>
      <w:r w:rsidR="00940609">
        <w:rPr>
          <w:rFonts w:ascii="Times New Roman" w:eastAsia="Times New Roman" w:hAnsi="Times New Roman" w:cs="Times New Roman"/>
          <w:sz w:val="24"/>
          <w:szCs w:val="24"/>
        </w:rPr>
        <w:t>c</w:t>
      </w:r>
      <w:r w:rsidR="009C3D9E">
        <w:rPr>
          <w:rFonts w:ascii="Times New Roman" w:eastAsia="Times New Roman" w:hAnsi="Times New Roman" w:cs="Times New Roman"/>
          <w:sz w:val="24"/>
          <w:szCs w:val="24"/>
        </w:rPr>
        <w:t>ichlid</w:t>
      </w:r>
      <w:del w:id="274" w:author="Nathan Dorn" w:date="2025-09-25T18:00:00Z" w16du:dateUtc="2025-09-25T22:00:00Z">
        <w:r w:rsidR="009C3D9E" w:rsidDel="00A35210">
          <w:rPr>
            <w:rFonts w:ascii="Times New Roman" w:eastAsia="Times New Roman" w:hAnsi="Times New Roman" w:cs="Times New Roman"/>
            <w:sz w:val="24"/>
            <w:szCs w:val="24"/>
          </w:rPr>
          <w:delText>s</w:delText>
        </w:r>
      </w:del>
      <w:r w:rsidR="009C3D9E">
        <w:rPr>
          <w:rFonts w:ascii="Times New Roman" w:eastAsia="Times New Roman" w:hAnsi="Times New Roman" w:cs="Times New Roman"/>
          <w:sz w:val="24"/>
          <w:szCs w:val="24"/>
        </w:rPr>
        <w:t xml:space="preserve"> (</w:t>
      </w:r>
      <w:r w:rsidR="009C3D9E" w:rsidRPr="00940609">
        <w:rPr>
          <w:rFonts w:ascii="Times New Roman" w:eastAsia="Times New Roman" w:hAnsi="Times New Roman" w:cs="Times New Roman"/>
          <w:i/>
          <w:iCs/>
          <w:sz w:val="24"/>
          <w:szCs w:val="24"/>
        </w:rPr>
        <w:t>Mayaheros urophthalmus</w:t>
      </w:r>
      <w:r w:rsidR="009C3D9E">
        <w:rPr>
          <w:rFonts w:ascii="Times New Roman" w:eastAsia="Times New Roman" w:hAnsi="Times New Roman" w:cs="Times New Roman"/>
          <w:sz w:val="24"/>
          <w:szCs w:val="24"/>
        </w:rPr>
        <w:t>),</w:t>
      </w:r>
      <w:r w:rsidR="00940609">
        <w:rPr>
          <w:rFonts w:ascii="Times New Roman" w:eastAsia="Times New Roman" w:hAnsi="Times New Roman" w:cs="Times New Roman"/>
          <w:sz w:val="24"/>
          <w:szCs w:val="24"/>
        </w:rPr>
        <w:t xml:space="preserve"> </w:t>
      </w:r>
      <w:r w:rsidR="000B0DDB">
        <w:rPr>
          <w:rFonts w:ascii="Times New Roman" w:eastAsia="Times New Roman" w:hAnsi="Times New Roman" w:cs="Times New Roman"/>
          <w:sz w:val="24"/>
          <w:szCs w:val="24"/>
        </w:rPr>
        <w:t>caribou</w:t>
      </w:r>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w:t>
      </w:r>
      <w:r w:rsidR="009C3D9E" w:rsidRPr="00940609">
        <w:rPr>
          <w:rFonts w:ascii="Times New Roman" w:eastAsia="Times New Roman" w:hAnsi="Times New Roman" w:cs="Times New Roman"/>
          <w:i/>
          <w:iCs/>
          <w:sz w:val="24"/>
          <w:szCs w:val="24"/>
        </w:rPr>
        <w:t>Ran</w:t>
      </w:r>
      <w:r w:rsidR="00C176B9" w:rsidRPr="00940609">
        <w:rPr>
          <w:rFonts w:ascii="Times New Roman" w:eastAsia="Times New Roman" w:hAnsi="Times New Roman" w:cs="Times New Roman"/>
          <w:i/>
          <w:iCs/>
          <w:sz w:val="24"/>
          <w:szCs w:val="24"/>
        </w:rPr>
        <w:t>g</w:t>
      </w:r>
      <w:r w:rsidR="009C3D9E" w:rsidRPr="00940609">
        <w:rPr>
          <w:rFonts w:ascii="Times New Roman" w:eastAsia="Times New Roman" w:hAnsi="Times New Roman" w:cs="Times New Roman"/>
          <w:i/>
          <w:iCs/>
          <w:sz w:val="24"/>
          <w:szCs w:val="24"/>
        </w:rPr>
        <w:t xml:space="preserve">ifer </w:t>
      </w:r>
      <w:r w:rsidR="00940609" w:rsidRPr="00940609">
        <w:rPr>
          <w:rFonts w:ascii="Times New Roman" w:eastAsia="Times New Roman" w:hAnsi="Times New Roman" w:cs="Times New Roman"/>
          <w:i/>
          <w:iCs/>
          <w:sz w:val="24"/>
          <w:szCs w:val="24"/>
        </w:rPr>
        <w:t>t</w:t>
      </w:r>
      <w:r w:rsidR="009C3D9E" w:rsidRPr="00940609">
        <w:rPr>
          <w:rFonts w:ascii="Times New Roman" w:eastAsia="Times New Roman" w:hAnsi="Times New Roman" w:cs="Times New Roman"/>
          <w:i/>
          <w:iCs/>
          <w:sz w:val="24"/>
          <w:szCs w:val="24"/>
        </w:rPr>
        <w:t>arandus</w:t>
      </w:r>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882304">
        <w:rPr>
          <w:rFonts w:ascii="Times New Roman" w:eastAsia="Times New Roman" w:hAnsi="Times New Roman" w:cs="Times New Roman"/>
          <w:sz w:val="24"/>
          <w:szCs w:val="24"/>
        </w:rPr>
        <w:t xml:space="preserve">signal crayfish </w:t>
      </w:r>
      <w:r w:rsidR="00940609">
        <w:rPr>
          <w:rFonts w:ascii="Times New Roman" w:eastAsia="Times New Roman" w:hAnsi="Times New Roman" w:cs="Times New Roman"/>
          <w:sz w:val="24"/>
          <w:szCs w:val="24"/>
        </w:rPr>
        <w:t>(</w:t>
      </w:r>
      <w:r w:rsidR="00DE6A6A" w:rsidRPr="00DE6A6A">
        <w:rPr>
          <w:rFonts w:ascii="Times New Roman" w:eastAsia="Times New Roman" w:hAnsi="Times New Roman" w:cs="Times New Roman"/>
          <w:i/>
          <w:iCs/>
          <w:sz w:val="24"/>
          <w:szCs w:val="24"/>
          <w:lang w:val="en-US"/>
        </w:rPr>
        <w:t>Pacifastacus leniusculus</w:t>
      </w:r>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86770A">
        <w:rPr>
          <w:rFonts w:ascii="Times New Roman" w:eastAsia="Times New Roman" w:hAnsi="Times New Roman" w:cs="Times New Roman"/>
          <w:sz w:val="24"/>
          <w:szCs w:val="24"/>
        </w:rPr>
        <w:t xml:space="preserve">rainbow smelt </w:t>
      </w:r>
      <w:r w:rsidR="00940609">
        <w:rPr>
          <w:rFonts w:ascii="Times New Roman" w:eastAsia="Times New Roman" w:hAnsi="Times New Roman" w:cs="Times New Roman"/>
          <w:sz w:val="24"/>
          <w:szCs w:val="24"/>
        </w:rPr>
        <w:t>(</w:t>
      </w:r>
      <w:r w:rsidR="009C3D9E" w:rsidRPr="00940609">
        <w:rPr>
          <w:rFonts w:ascii="Times New Roman" w:eastAsia="Times New Roman" w:hAnsi="Times New Roman" w:cs="Times New Roman"/>
          <w:i/>
          <w:iCs/>
          <w:sz w:val="24"/>
          <w:szCs w:val="24"/>
        </w:rPr>
        <w:t>Omerus mordax</w:t>
      </w:r>
      <w:r w:rsidR="00940609">
        <w:rPr>
          <w:rFonts w:ascii="Times New Roman" w:eastAsia="Times New Roman" w:hAnsi="Times New Roman" w:cs="Times New Roman"/>
          <w:i/>
          <w:iCs/>
          <w:sz w:val="24"/>
          <w:szCs w:val="24"/>
        </w:rPr>
        <w:t>)</w:t>
      </w:r>
      <w:r w:rsidR="009C3D9E" w:rsidRPr="00940609">
        <w:rPr>
          <w:rFonts w:ascii="Times New Roman" w:eastAsia="Times New Roman" w:hAnsi="Times New Roman" w:cs="Times New Roman"/>
          <w:i/>
          <w:iCs/>
          <w:sz w:val="24"/>
          <w:szCs w:val="24"/>
        </w:rPr>
        <w:t>,</w:t>
      </w:r>
      <w:r w:rsidR="009C3D9E">
        <w:rPr>
          <w:rFonts w:ascii="Times New Roman" w:eastAsia="Times New Roman" w:hAnsi="Times New Roman" w:cs="Times New Roman"/>
          <w:sz w:val="24"/>
          <w:szCs w:val="24"/>
        </w:rPr>
        <w:t xml:space="preserve"> </w:t>
      </w:r>
      <w:r w:rsidR="0086770A">
        <w:rPr>
          <w:rFonts w:ascii="Times New Roman" w:eastAsia="Times New Roman" w:hAnsi="Times New Roman" w:cs="Times New Roman"/>
          <w:sz w:val="24"/>
          <w:szCs w:val="24"/>
        </w:rPr>
        <w:t xml:space="preserve">nutmeg mannikin </w:t>
      </w:r>
      <w:r w:rsidR="00940609">
        <w:rPr>
          <w:rFonts w:ascii="Times New Roman" w:eastAsia="Times New Roman" w:hAnsi="Times New Roman" w:cs="Times New Roman"/>
          <w:sz w:val="24"/>
          <w:szCs w:val="24"/>
        </w:rPr>
        <w:lastRenderedPageBreak/>
        <w:t>(</w:t>
      </w:r>
      <w:r w:rsidR="009C3D9E" w:rsidRPr="00746388">
        <w:rPr>
          <w:rFonts w:ascii="Times New Roman" w:eastAsia="Times New Roman" w:hAnsi="Times New Roman" w:cs="Times New Roman"/>
          <w:i/>
          <w:iCs/>
          <w:sz w:val="24"/>
          <w:szCs w:val="24"/>
          <w:rPrChange w:id="275" w:author="Nathan Dorn" w:date="2025-09-25T18:13:00Z" w16du:dateUtc="2025-09-25T22:13:00Z">
            <w:rPr>
              <w:rFonts w:ascii="Times New Roman" w:eastAsia="Times New Roman" w:hAnsi="Times New Roman" w:cs="Times New Roman"/>
              <w:sz w:val="24"/>
              <w:szCs w:val="24"/>
            </w:rPr>
          </w:rPrChange>
        </w:rPr>
        <w:t>Lonchura puctulata</w:t>
      </w:r>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0F4E7C">
        <w:rPr>
          <w:rFonts w:ascii="Times New Roman" w:eastAsia="Times New Roman" w:hAnsi="Times New Roman" w:cs="Times New Roman"/>
          <w:sz w:val="24"/>
          <w:szCs w:val="24"/>
        </w:rPr>
        <w:t>a</w:t>
      </w:r>
      <w:r w:rsidR="009C3D9E">
        <w:rPr>
          <w:rFonts w:ascii="Times New Roman" w:eastAsia="Times New Roman" w:hAnsi="Times New Roman" w:cs="Times New Roman"/>
          <w:sz w:val="24"/>
          <w:szCs w:val="24"/>
        </w:rPr>
        <w:t xml:space="preserve">frican </w:t>
      </w:r>
      <w:r w:rsidR="000F4E7C">
        <w:rPr>
          <w:rFonts w:ascii="Times New Roman" w:eastAsia="Times New Roman" w:hAnsi="Times New Roman" w:cs="Times New Roman"/>
          <w:sz w:val="24"/>
          <w:szCs w:val="24"/>
        </w:rPr>
        <w:t>j</w:t>
      </w:r>
      <w:r w:rsidR="009C3D9E">
        <w:rPr>
          <w:rFonts w:ascii="Times New Roman" w:eastAsia="Times New Roman" w:hAnsi="Times New Roman" w:cs="Times New Roman"/>
          <w:sz w:val="24"/>
          <w:szCs w:val="24"/>
        </w:rPr>
        <w:t>ewelfish (</w:t>
      </w:r>
      <w:del w:id="276" w:author="Nathan Dorn" w:date="2025-09-25T18:02:00Z" w16du:dateUtc="2025-09-25T22:02:00Z">
        <w:r w:rsidR="009C3D9E" w:rsidRPr="004F78DC" w:rsidDel="00093C4F">
          <w:rPr>
            <w:rFonts w:ascii="Times New Roman" w:eastAsia="Times New Roman" w:hAnsi="Times New Roman" w:cs="Times New Roman"/>
            <w:i/>
            <w:iCs/>
            <w:sz w:val="24"/>
            <w:szCs w:val="24"/>
          </w:rPr>
          <w:delText xml:space="preserve">Hemichromis </w:delText>
        </w:r>
      </w:del>
      <w:ins w:id="277" w:author="Nathan Dorn" w:date="2025-09-25T18:02:00Z" w16du:dateUtc="2025-09-25T22:02:00Z">
        <w:r w:rsidR="00093C4F">
          <w:rPr>
            <w:rFonts w:ascii="Times New Roman" w:eastAsia="Times New Roman" w:hAnsi="Times New Roman" w:cs="Times New Roman"/>
            <w:i/>
            <w:iCs/>
            <w:sz w:val="24"/>
            <w:szCs w:val="24"/>
          </w:rPr>
          <w:t>Rubric</w:t>
        </w:r>
      </w:ins>
      <w:ins w:id="278" w:author="Nathan Dorn" w:date="2025-09-25T18:12:00Z" w16du:dateUtc="2025-09-25T22:12:00Z">
        <w:r w:rsidR="00BA0B87">
          <w:rPr>
            <w:rFonts w:ascii="Times New Roman" w:eastAsia="Times New Roman" w:hAnsi="Times New Roman" w:cs="Times New Roman"/>
            <w:i/>
            <w:iCs/>
            <w:sz w:val="24"/>
            <w:szCs w:val="24"/>
          </w:rPr>
          <w:t>ato</w:t>
        </w:r>
      </w:ins>
      <w:ins w:id="279" w:author="Nathan Dorn" w:date="2025-09-25T18:13:00Z" w16du:dateUtc="2025-09-25T22:13:00Z">
        <w:r w:rsidR="00746388">
          <w:rPr>
            <w:rFonts w:ascii="Times New Roman" w:eastAsia="Times New Roman" w:hAnsi="Times New Roman" w:cs="Times New Roman"/>
            <w:i/>
            <w:iCs/>
            <w:sz w:val="24"/>
            <w:szCs w:val="24"/>
          </w:rPr>
          <w:t>chromis</w:t>
        </w:r>
      </w:ins>
      <w:ins w:id="280" w:author="Nathan Dorn" w:date="2025-09-25T18:02:00Z" w16du:dateUtc="2025-09-25T22:02:00Z">
        <w:r w:rsidR="00093C4F" w:rsidRPr="004F78DC">
          <w:rPr>
            <w:rFonts w:ascii="Times New Roman" w:eastAsia="Times New Roman" w:hAnsi="Times New Roman" w:cs="Times New Roman"/>
            <w:i/>
            <w:iCs/>
            <w:sz w:val="24"/>
            <w:szCs w:val="24"/>
          </w:rPr>
          <w:t xml:space="preserve"> </w:t>
        </w:r>
      </w:ins>
      <w:r w:rsidR="009C3D9E" w:rsidRPr="004F78DC">
        <w:rPr>
          <w:rFonts w:ascii="Times New Roman" w:eastAsia="Times New Roman" w:hAnsi="Times New Roman" w:cs="Times New Roman"/>
          <w:i/>
          <w:iCs/>
          <w:sz w:val="24"/>
          <w:szCs w:val="24"/>
        </w:rPr>
        <w:t>letor</w:t>
      </w:r>
      <w:del w:id="281" w:author="Nathan Dorn" w:date="2025-09-25T18:13:00Z" w16du:dateUtc="2025-09-25T22:13:00Z">
        <w:r w:rsidR="009C3D9E" w:rsidRPr="004F78DC" w:rsidDel="00746388">
          <w:rPr>
            <w:rFonts w:ascii="Times New Roman" w:eastAsia="Times New Roman" w:hAnsi="Times New Roman" w:cs="Times New Roman"/>
            <w:i/>
            <w:iCs/>
            <w:sz w:val="24"/>
            <w:szCs w:val="24"/>
          </w:rPr>
          <w:delText>u</w:delText>
        </w:r>
      </w:del>
      <w:r w:rsidR="009C3D9E" w:rsidRPr="004F78DC">
        <w:rPr>
          <w:rFonts w:ascii="Times New Roman" w:eastAsia="Times New Roman" w:hAnsi="Times New Roman" w:cs="Times New Roman"/>
          <w:i/>
          <w:iCs/>
          <w:sz w:val="24"/>
          <w:szCs w:val="24"/>
        </w:rPr>
        <w:t>neuxi</w:t>
      </w:r>
      <w:r w:rsidR="009C3D9E">
        <w:rPr>
          <w:rFonts w:ascii="Times New Roman" w:eastAsia="Times New Roman" w:hAnsi="Times New Roman" w:cs="Times New Roman"/>
          <w:sz w:val="24"/>
          <w:szCs w:val="24"/>
        </w:rPr>
        <w:t xml:space="preserve">), </w:t>
      </w:r>
      <w:r w:rsidR="00286B5A">
        <w:rPr>
          <w:rFonts w:ascii="Times New Roman" w:eastAsia="Times New Roman" w:hAnsi="Times New Roman" w:cs="Times New Roman"/>
          <w:sz w:val="24"/>
          <w:szCs w:val="24"/>
        </w:rPr>
        <w:t xml:space="preserve">orange-cheeked waxbill </w:t>
      </w:r>
      <w:r w:rsidR="00940609">
        <w:rPr>
          <w:rFonts w:ascii="Times New Roman" w:eastAsia="Times New Roman" w:hAnsi="Times New Roman" w:cs="Times New Roman"/>
          <w:sz w:val="24"/>
          <w:szCs w:val="24"/>
        </w:rPr>
        <w:t>(</w:t>
      </w:r>
      <w:r w:rsidR="00C176B9" w:rsidRPr="004F78DC">
        <w:rPr>
          <w:rFonts w:ascii="Times New Roman" w:eastAsia="Times New Roman" w:hAnsi="Times New Roman" w:cs="Times New Roman"/>
          <w:i/>
          <w:iCs/>
          <w:sz w:val="24"/>
          <w:szCs w:val="24"/>
        </w:rPr>
        <w:t>Estrilda melpoda</w:t>
      </w:r>
      <w:r w:rsidR="00940609">
        <w:rPr>
          <w:rFonts w:ascii="Times New Roman" w:eastAsia="Times New Roman" w:hAnsi="Times New Roman" w:cs="Times New Roman"/>
          <w:sz w:val="24"/>
          <w:szCs w:val="24"/>
        </w:rPr>
        <w:t>)</w:t>
      </w:r>
      <w:r w:rsidR="00C176B9">
        <w:rPr>
          <w:rFonts w:ascii="Times New Roman" w:eastAsia="Times New Roman" w:hAnsi="Times New Roman" w:cs="Times New Roman"/>
          <w:sz w:val="24"/>
          <w:szCs w:val="24"/>
        </w:rPr>
        <w:t xml:space="preserve"> and </w:t>
      </w:r>
      <w:r w:rsidR="00286B5A">
        <w:rPr>
          <w:rFonts w:ascii="Times New Roman" w:eastAsia="Times New Roman" w:hAnsi="Times New Roman" w:cs="Times New Roman"/>
          <w:sz w:val="24"/>
          <w:szCs w:val="24"/>
        </w:rPr>
        <w:t xml:space="preserve">threadfin shad </w:t>
      </w:r>
      <w:r w:rsidR="00940609">
        <w:rPr>
          <w:rFonts w:ascii="Times New Roman" w:eastAsia="Times New Roman" w:hAnsi="Times New Roman" w:cs="Times New Roman"/>
          <w:sz w:val="24"/>
          <w:szCs w:val="24"/>
        </w:rPr>
        <w:t>(</w:t>
      </w:r>
      <w:r w:rsidR="00C176B9" w:rsidRPr="004F78DC">
        <w:rPr>
          <w:rFonts w:ascii="Times New Roman" w:eastAsia="Times New Roman" w:hAnsi="Times New Roman" w:cs="Times New Roman"/>
          <w:i/>
          <w:iCs/>
          <w:sz w:val="24"/>
          <w:szCs w:val="24"/>
        </w:rPr>
        <w:t>Dorosoma petenense</w:t>
      </w:r>
      <w:r w:rsidR="00940609">
        <w:rPr>
          <w:rFonts w:ascii="Times New Roman" w:eastAsia="Times New Roman" w:hAnsi="Times New Roman" w:cs="Times New Roman"/>
          <w:sz w:val="24"/>
          <w:szCs w:val="24"/>
        </w:rPr>
        <w:t>; Fig. 3B)</w:t>
      </w:r>
      <w:r w:rsidR="00C176B9">
        <w:rPr>
          <w:rFonts w:ascii="Times New Roman" w:eastAsia="Times New Roman" w:hAnsi="Times New Roman" w:cs="Times New Roman"/>
          <w:sz w:val="24"/>
          <w:szCs w:val="24"/>
        </w:rPr>
        <w:t>.</w:t>
      </w:r>
      <w:r w:rsidR="000910E6">
        <w:rPr>
          <w:rFonts w:ascii="Times New Roman" w:eastAsia="Times New Roman" w:hAnsi="Times New Roman" w:cs="Times New Roman"/>
          <w:sz w:val="24"/>
          <w:szCs w:val="24"/>
        </w:rPr>
        <w:t xml:space="preserve">  </w:t>
      </w:r>
      <w:commentRangeEnd w:id="272"/>
      <w:r w:rsidR="00A35210">
        <w:rPr>
          <w:rStyle w:val="CommentReference"/>
        </w:rPr>
        <w:commentReference w:id="272"/>
      </w:r>
      <w:r w:rsidR="00823A6D">
        <w:rPr>
          <w:rFonts w:ascii="Times New Roman" w:eastAsia="Times New Roman" w:hAnsi="Times New Roman" w:cs="Times New Roman"/>
          <w:sz w:val="24"/>
          <w:szCs w:val="24"/>
        </w:rPr>
        <w:t>Most</w:t>
      </w:r>
      <w:r w:rsidR="005B64E4">
        <w:rPr>
          <w:rFonts w:ascii="Times New Roman" w:eastAsia="Times New Roman" w:hAnsi="Times New Roman" w:cs="Times New Roman"/>
          <w:sz w:val="24"/>
          <w:szCs w:val="24"/>
        </w:rPr>
        <w:t xml:space="preserve"> </w:t>
      </w:r>
      <w:r w:rsidR="00823A6D">
        <w:rPr>
          <w:rFonts w:ascii="Times New Roman" w:eastAsia="Times New Roman" w:hAnsi="Times New Roman" w:cs="Times New Roman"/>
          <w:sz w:val="24"/>
          <w:szCs w:val="24"/>
        </w:rPr>
        <w:t xml:space="preserve">time </w:t>
      </w:r>
      <w:r w:rsidR="005B64E4">
        <w:rPr>
          <w:rFonts w:ascii="Times New Roman" w:eastAsia="Times New Roman" w:hAnsi="Times New Roman" w:cs="Times New Roman"/>
          <w:sz w:val="24"/>
          <w:szCs w:val="24"/>
        </w:rPr>
        <w:t>series that had some evidence for boom-bust</w:t>
      </w:r>
      <w:r w:rsidR="00823A6D">
        <w:rPr>
          <w:rFonts w:ascii="Times New Roman" w:eastAsia="Times New Roman" w:hAnsi="Times New Roman" w:cs="Times New Roman"/>
          <w:sz w:val="24"/>
          <w:szCs w:val="24"/>
        </w:rPr>
        <w:t>s</w:t>
      </w:r>
      <w:r w:rsidR="005B64E4">
        <w:rPr>
          <w:rFonts w:ascii="Times New Roman" w:eastAsia="Times New Roman" w:hAnsi="Times New Roman" w:cs="Times New Roman"/>
          <w:sz w:val="24"/>
          <w:szCs w:val="24"/>
        </w:rPr>
        <w:t xml:space="preserve"> were from animals (Fig. 3C)</w:t>
      </w:r>
      <w:r w:rsidR="0070522F">
        <w:rPr>
          <w:rFonts w:ascii="Times New Roman" w:eastAsia="Times New Roman" w:hAnsi="Times New Roman" w:cs="Times New Roman"/>
          <w:sz w:val="24"/>
          <w:szCs w:val="24"/>
        </w:rPr>
        <w:t xml:space="preserve">. </w:t>
      </w:r>
      <w:r w:rsidR="00B56C41">
        <w:rPr>
          <w:rFonts w:ascii="Times New Roman" w:eastAsia="Times New Roman" w:hAnsi="Times New Roman" w:cs="Times New Roman"/>
          <w:sz w:val="24"/>
          <w:szCs w:val="24"/>
        </w:rPr>
        <w:t xml:space="preserve"> </w:t>
      </w:r>
      <w:r w:rsidR="0052297A">
        <w:rPr>
          <w:rFonts w:ascii="Times New Roman" w:eastAsia="Times New Roman" w:hAnsi="Times New Roman" w:cs="Times New Roman"/>
          <w:sz w:val="24"/>
          <w:szCs w:val="24"/>
        </w:rPr>
        <w:t>S</w:t>
      </w:r>
      <w:r w:rsidR="001F0A04">
        <w:rPr>
          <w:rFonts w:ascii="Times New Roman" w:eastAsia="Times New Roman" w:hAnsi="Times New Roman" w:cs="Times New Roman"/>
          <w:sz w:val="24"/>
          <w:szCs w:val="24"/>
        </w:rPr>
        <w:t>nails (Gasropoda), birds (Aves), and ray-finned fishes (Actinopterygii)</w:t>
      </w:r>
      <w:r w:rsidR="0070522F">
        <w:rPr>
          <w:rFonts w:ascii="Times New Roman" w:eastAsia="Times New Roman" w:hAnsi="Times New Roman" w:cs="Times New Roman"/>
          <w:sz w:val="24"/>
          <w:szCs w:val="24"/>
        </w:rPr>
        <w:t xml:space="preserve"> had</w:t>
      </w:r>
      <w:r w:rsidR="001F0A04">
        <w:rPr>
          <w:rFonts w:ascii="Times New Roman" w:eastAsia="Times New Roman" w:hAnsi="Times New Roman" w:cs="Times New Roman"/>
          <w:sz w:val="24"/>
          <w:szCs w:val="24"/>
        </w:rPr>
        <w:t xml:space="preserve"> over 20 </w:t>
      </w:r>
      <w:r w:rsidR="00A93A79">
        <w:rPr>
          <w:rFonts w:ascii="Times New Roman" w:eastAsia="Times New Roman" w:hAnsi="Times New Roman" w:cs="Times New Roman"/>
          <w:sz w:val="24"/>
          <w:szCs w:val="24"/>
        </w:rPr>
        <w:t xml:space="preserve">times series with some evidence of boom-busts (Fig. 3C). </w:t>
      </w:r>
      <w:r w:rsidR="00CA599B">
        <w:rPr>
          <w:rFonts w:ascii="Times New Roman" w:eastAsia="Times New Roman" w:hAnsi="Times New Roman" w:cs="Times New Roman"/>
          <w:sz w:val="24"/>
          <w:szCs w:val="24"/>
        </w:rPr>
        <w:t xml:space="preserve"> Crustaceans had </w:t>
      </w:r>
      <w:commentRangeStart w:id="282"/>
      <w:r w:rsidR="00CA599B">
        <w:rPr>
          <w:rFonts w:ascii="Times New Roman" w:eastAsia="Times New Roman" w:hAnsi="Times New Roman" w:cs="Times New Roman"/>
          <w:sz w:val="24"/>
          <w:szCs w:val="24"/>
        </w:rPr>
        <w:t xml:space="preserve">intermediate numbers </w:t>
      </w:r>
      <w:commentRangeEnd w:id="282"/>
      <w:r w:rsidR="00746388">
        <w:rPr>
          <w:rStyle w:val="CommentReference"/>
        </w:rPr>
        <w:commentReference w:id="282"/>
      </w:r>
      <w:r w:rsidR="00CA599B">
        <w:rPr>
          <w:rFonts w:ascii="Times New Roman" w:eastAsia="Times New Roman" w:hAnsi="Times New Roman" w:cs="Times New Roman"/>
          <w:sz w:val="24"/>
          <w:szCs w:val="24"/>
        </w:rPr>
        <w:t xml:space="preserve">of times series with some evidence of boom-bust while </w:t>
      </w:r>
      <w:commentRangeStart w:id="283"/>
      <w:r w:rsidR="00CA599B">
        <w:rPr>
          <w:rFonts w:ascii="Times New Roman" w:eastAsia="Times New Roman" w:hAnsi="Times New Roman" w:cs="Times New Roman"/>
          <w:sz w:val="24"/>
          <w:szCs w:val="24"/>
        </w:rPr>
        <w:t xml:space="preserve">the rest had relatively few documented </w:t>
      </w:r>
      <w:commentRangeEnd w:id="283"/>
      <w:r w:rsidR="00746388">
        <w:rPr>
          <w:rStyle w:val="CommentReference"/>
        </w:rPr>
        <w:commentReference w:id="283"/>
      </w:r>
      <w:r w:rsidR="00CA599B">
        <w:rPr>
          <w:rFonts w:ascii="Times New Roman" w:eastAsia="Times New Roman" w:hAnsi="Times New Roman" w:cs="Times New Roman"/>
          <w:sz w:val="24"/>
          <w:szCs w:val="24"/>
        </w:rPr>
        <w:t>boom-busts</w:t>
      </w:r>
      <w:r w:rsidR="00637CC0">
        <w:rPr>
          <w:rFonts w:ascii="Times New Roman" w:eastAsia="Times New Roman" w:hAnsi="Times New Roman" w:cs="Times New Roman"/>
          <w:sz w:val="24"/>
          <w:szCs w:val="24"/>
        </w:rPr>
        <w:t xml:space="preserve"> (Fig. 3C).  Freshwater systems had the most time series with some evidence of boom-bust, followed by terrestrial systems, and marine systems had the fewest time series with some evidence of boom-bust (Fig. 3D).  </w:t>
      </w:r>
      <w:commentRangeStart w:id="284"/>
      <w:r w:rsidR="007B74EF">
        <w:rPr>
          <w:rFonts w:ascii="Times New Roman" w:eastAsia="Times New Roman" w:hAnsi="Times New Roman" w:cs="Times New Roman"/>
          <w:sz w:val="24"/>
          <w:szCs w:val="24"/>
        </w:rPr>
        <w:t xml:space="preserve">Species with </w:t>
      </w:r>
      <w:del w:id="285" w:author="Nathan Dorn" w:date="2025-09-25T18:16:00Z" w16du:dateUtc="2025-09-25T22:16:00Z">
        <w:r w:rsidR="007B74EF" w:rsidDel="001326EB">
          <w:rPr>
            <w:rFonts w:ascii="Times New Roman" w:eastAsia="Times New Roman" w:hAnsi="Times New Roman" w:cs="Times New Roman"/>
            <w:sz w:val="24"/>
            <w:szCs w:val="24"/>
          </w:rPr>
          <w:delText xml:space="preserve">longevity </w:delText>
        </w:r>
      </w:del>
      <w:ins w:id="286" w:author="Nathan Dorn" w:date="2025-09-25T18:16:00Z" w16du:dateUtc="2025-09-25T22:16:00Z">
        <w:r w:rsidR="001326EB">
          <w:rPr>
            <w:rFonts w:ascii="Times New Roman" w:eastAsia="Times New Roman" w:hAnsi="Times New Roman" w:cs="Times New Roman"/>
            <w:sz w:val="24"/>
            <w:szCs w:val="24"/>
          </w:rPr>
          <w:t xml:space="preserve">annual lifespans (longevity </w:t>
        </w:r>
      </w:ins>
      <w:r w:rsidR="007B74EF">
        <w:rPr>
          <w:rFonts w:ascii="Times New Roman" w:eastAsia="Times New Roman" w:hAnsi="Times New Roman" w:cs="Times New Roman"/>
          <w:sz w:val="24"/>
          <w:szCs w:val="24"/>
        </w:rPr>
        <w:t>&lt; 1</w:t>
      </w:r>
      <w:ins w:id="287" w:author="Nathan Dorn" w:date="2025-09-25T18:16:00Z" w16du:dateUtc="2025-09-25T22:16:00Z">
        <w:r w:rsidR="001326EB">
          <w:rPr>
            <w:rFonts w:ascii="Times New Roman" w:eastAsia="Times New Roman" w:hAnsi="Times New Roman" w:cs="Times New Roman"/>
            <w:sz w:val="24"/>
            <w:szCs w:val="24"/>
          </w:rPr>
          <w:t>)</w:t>
        </w:r>
      </w:ins>
      <w:r w:rsidR="007B74EF">
        <w:rPr>
          <w:rFonts w:ascii="Times New Roman" w:eastAsia="Times New Roman" w:hAnsi="Times New Roman" w:cs="Times New Roman"/>
          <w:sz w:val="24"/>
          <w:szCs w:val="24"/>
        </w:rPr>
        <w:t xml:space="preserve"> year had the </w:t>
      </w:r>
      <w:commentRangeStart w:id="288"/>
      <w:r w:rsidR="007B74EF">
        <w:rPr>
          <w:rFonts w:ascii="Times New Roman" w:eastAsia="Times New Roman" w:hAnsi="Times New Roman" w:cs="Times New Roman"/>
          <w:sz w:val="24"/>
          <w:szCs w:val="24"/>
        </w:rPr>
        <w:t xml:space="preserve">highest number of time series </w:t>
      </w:r>
      <w:commentRangeEnd w:id="288"/>
      <w:r w:rsidR="001326EB">
        <w:rPr>
          <w:rStyle w:val="CommentReference"/>
        </w:rPr>
        <w:commentReference w:id="288"/>
      </w:r>
      <w:r w:rsidR="007B74EF">
        <w:rPr>
          <w:rFonts w:ascii="Times New Roman" w:eastAsia="Times New Roman" w:hAnsi="Times New Roman" w:cs="Times New Roman"/>
          <w:sz w:val="24"/>
          <w:szCs w:val="24"/>
        </w:rPr>
        <w:t>with some evidence of a boom-bust (Fig. 3E).</w:t>
      </w:r>
      <w:r w:rsidR="00D25BCF">
        <w:rPr>
          <w:rFonts w:ascii="Times New Roman" w:eastAsia="Times New Roman" w:hAnsi="Times New Roman" w:cs="Times New Roman"/>
          <w:sz w:val="24"/>
          <w:szCs w:val="24"/>
        </w:rPr>
        <w:t xml:space="preserve"> After species with longevity of &lt; 1 year, species longevities between 4-</w:t>
      </w:r>
      <w:r w:rsidR="00D37337">
        <w:rPr>
          <w:rFonts w:ascii="Times New Roman" w:eastAsia="Times New Roman" w:hAnsi="Times New Roman" w:cs="Times New Roman"/>
          <w:sz w:val="24"/>
          <w:szCs w:val="24"/>
        </w:rPr>
        <w:t>12 years had intermediate numbers of time series</w:t>
      </w:r>
      <w:r w:rsidR="00763EBD">
        <w:rPr>
          <w:rFonts w:ascii="Times New Roman" w:eastAsia="Times New Roman" w:hAnsi="Times New Roman" w:cs="Times New Roman"/>
          <w:sz w:val="24"/>
          <w:szCs w:val="24"/>
        </w:rPr>
        <w:t xml:space="preserve"> (i.e., ≥ 8 time series)</w:t>
      </w:r>
      <w:r w:rsidR="00D37337">
        <w:rPr>
          <w:rFonts w:ascii="Times New Roman" w:eastAsia="Times New Roman" w:hAnsi="Times New Roman" w:cs="Times New Roman"/>
          <w:sz w:val="24"/>
          <w:szCs w:val="24"/>
        </w:rPr>
        <w:t xml:space="preserve"> with some evidence of boom-busts</w:t>
      </w:r>
      <w:r w:rsidR="00C5258A">
        <w:rPr>
          <w:rFonts w:ascii="Times New Roman" w:eastAsia="Times New Roman" w:hAnsi="Times New Roman" w:cs="Times New Roman"/>
          <w:sz w:val="24"/>
          <w:szCs w:val="24"/>
        </w:rPr>
        <w:t>.</w:t>
      </w:r>
      <w:r w:rsidR="00D25BCF">
        <w:rPr>
          <w:rFonts w:ascii="Times New Roman" w:eastAsia="Times New Roman" w:hAnsi="Times New Roman" w:cs="Times New Roman"/>
          <w:sz w:val="24"/>
          <w:szCs w:val="24"/>
        </w:rPr>
        <w:t xml:space="preserve"> </w:t>
      </w:r>
      <w:r w:rsidR="007B74EF">
        <w:rPr>
          <w:rFonts w:ascii="Times New Roman" w:eastAsia="Times New Roman" w:hAnsi="Times New Roman" w:cs="Times New Roman"/>
          <w:sz w:val="24"/>
          <w:szCs w:val="24"/>
        </w:rPr>
        <w:t xml:space="preserve"> </w:t>
      </w:r>
      <w:r w:rsidR="00EF641A">
        <w:rPr>
          <w:rFonts w:ascii="Times New Roman" w:eastAsia="Times New Roman" w:hAnsi="Times New Roman" w:cs="Times New Roman"/>
          <w:sz w:val="24"/>
          <w:szCs w:val="24"/>
        </w:rPr>
        <w:t>But</w:t>
      </w:r>
      <w:r w:rsidR="00CC5E6B">
        <w:rPr>
          <w:rFonts w:ascii="Times New Roman" w:eastAsia="Times New Roman" w:hAnsi="Times New Roman" w:cs="Times New Roman"/>
          <w:sz w:val="24"/>
          <w:szCs w:val="24"/>
        </w:rPr>
        <w:t xml:space="preserve"> </w:t>
      </w:r>
      <w:r w:rsidR="00773183">
        <w:rPr>
          <w:rFonts w:ascii="Times New Roman" w:eastAsia="Times New Roman" w:hAnsi="Times New Roman" w:cs="Times New Roman"/>
          <w:sz w:val="24"/>
          <w:szCs w:val="24"/>
        </w:rPr>
        <w:t>4 time series for species with l</w:t>
      </w:r>
      <w:r w:rsidR="00CC5E6B">
        <w:rPr>
          <w:rFonts w:ascii="Times New Roman" w:eastAsia="Times New Roman" w:hAnsi="Times New Roman" w:cs="Times New Roman"/>
          <w:sz w:val="24"/>
          <w:szCs w:val="24"/>
        </w:rPr>
        <w:t>ongevi</w:t>
      </w:r>
      <w:r w:rsidR="00773183">
        <w:rPr>
          <w:rFonts w:ascii="Times New Roman" w:eastAsia="Times New Roman" w:hAnsi="Times New Roman" w:cs="Times New Roman"/>
          <w:sz w:val="24"/>
          <w:szCs w:val="24"/>
        </w:rPr>
        <w:t>ties</w:t>
      </w:r>
      <w:r w:rsidR="00CC5E6B">
        <w:rPr>
          <w:rFonts w:ascii="Times New Roman" w:eastAsia="Times New Roman" w:hAnsi="Times New Roman" w:cs="Times New Roman"/>
          <w:sz w:val="24"/>
          <w:szCs w:val="24"/>
        </w:rPr>
        <w:t xml:space="preserve"> &gt; 30 years</w:t>
      </w:r>
      <w:r w:rsidR="00D2439F">
        <w:rPr>
          <w:rFonts w:ascii="Times New Roman" w:eastAsia="Times New Roman" w:hAnsi="Times New Roman" w:cs="Times New Roman"/>
          <w:sz w:val="24"/>
          <w:szCs w:val="24"/>
        </w:rPr>
        <w:t xml:space="preserve"> </w:t>
      </w:r>
      <w:r w:rsidR="009101A5">
        <w:rPr>
          <w:rFonts w:ascii="Times New Roman" w:eastAsia="Times New Roman" w:hAnsi="Times New Roman" w:cs="Times New Roman"/>
          <w:sz w:val="24"/>
          <w:szCs w:val="24"/>
        </w:rPr>
        <w:t>had</w:t>
      </w:r>
      <w:r w:rsidR="00D2439F">
        <w:rPr>
          <w:rFonts w:ascii="Times New Roman" w:eastAsia="Times New Roman" w:hAnsi="Times New Roman" w:cs="Times New Roman"/>
          <w:sz w:val="24"/>
          <w:szCs w:val="24"/>
        </w:rPr>
        <w:t xml:space="preserve"> some evidence of a boom-bust (Fig</w:t>
      </w:r>
      <w:r w:rsidR="007658C9">
        <w:rPr>
          <w:rFonts w:ascii="Times New Roman" w:eastAsia="Times New Roman" w:hAnsi="Times New Roman" w:cs="Times New Roman"/>
          <w:sz w:val="24"/>
          <w:szCs w:val="24"/>
        </w:rPr>
        <w:t>.</w:t>
      </w:r>
      <w:r w:rsidR="00D2439F">
        <w:rPr>
          <w:rFonts w:ascii="Times New Roman" w:eastAsia="Times New Roman" w:hAnsi="Times New Roman" w:cs="Times New Roman"/>
          <w:sz w:val="24"/>
          <w:szCs w:val="24"/>
        </w:rPr>
        <w:t xml:space="preserve"> 3E).</w:t>
      </w:r>
      <w:commentRangeEnd w:id="284"/>
      <w:r w:rsidR="00EF1D6C">
        <w:rPr>
          <w:rStyle w:val="CommentReference"/>
        </w:rPr>
        <w:commentReference w:id="284"/>
      </w:r>
    </w:p>
    <w:p w14:paraId="7B9E2703" w14:textId="0FF61CF6" w:rsidR="007658C9" w:rsidRDefault="00A55117" w:rsidP="00030804">
      <w:pPr>
        <w:spacing w:line="480" w:lineRule="auto"/>
        <w:ind w:firstLine="720"/>
        <w:rPr>
          <w:rFonts w:ascii="Times New Roman" w:eastAsia="Times New Roman" w:hAnsi="Times New Roman" w:cs="Times New Roman"/>
          <w:sz w:val="24"/>
          <w:szCs w:val="24"/>
        </w:rPr>
      </w:pPr>
      <w:commentRangeStart w:id="289"/>
      <w:r>
        <w:rPr>
          <w:rFonts w:ascii="Times New Roman" w:eastAsia="Times New Roman" w:hAnsi="Times New Roman" w:cs="Times New Roman"/>
          <w:sz w:val="24"/>
          <w:szCs w:val="24"/>
        </w:rPr>
        <w:t xml:space="preserve">When </w:t>
      </w:r>
      <w:commentRangeStart w:id="290"/>
      <w:r>
        <w:rPr>
          <w:rFonts w:ascii="Times New Roman" w:eastAsia="Times New Roman" w:hAnsi="Times New Roman" w:cs="Times New Roman"/>
          <w:sz w:val="24"/>
          <w:szCs w:val="24"/>
        </w:rPr>
        <w:t xml:space="preserve">looking at the summary of </w:t>
      </w:r>
      <w:r w:rsidR="00654E2B">
        <w:rPr>
          <w:rFonts w:ascii="Times New Roman" w:eastAsia="Times New Roman" w:hAnsi="Times New Roman" w:cs="Times New Roman"/>
          <w:sz w:val="24"/>
          <w:szCs w:val="24"/>
        </w:rPr>
        <w:t xml:space="preserve">all the compiled time series, the proportions </w:t>
      </w:r>
      <w:commentRangeEnd w:id="290"/>
      <w:r w:rsidR="000E1273">
        <w:rPr>
          <w:rStyle w:val="CommentReference"/>
        </w:rPr>
        <w:commentReference w:id="290"/>
      </w:r>
      <w:r w:rsidR="00654E2B">
        <w:rPr>
          <w:rFonts w:ascii="Times New Roman" w:eastAsia="Times New Roman" w:hAnsi="Times New Roman" w:cs="Times New Roman"/>
          <w:sz w:val="24"/>
          <w:szCs w:val="24"/>
        </w:rPr>
        <w:t xml:space="preserve">of the time series that were classified varied across </w:t>
      </w:r>
      <w:r w:rsidR="00871F8F">
        <w:rPr>
          <w:rFonts w:ascii="Times New Roman" w:eastAsia="Times New Roman" w:hAnsi="Times New Roman" w:cs="Times New Roman"/>
          <w:sz w:val="24"/>
          <w:szCs w:val="24"/>
        </w:rPr>
        <w:t>class</w:t>
      </w:r>
      <w:r w:rsidR="00D5634E">
        <w:rPr>
          <w:rFonts w:ascii="Times New Roman" w:eastAsia="Times New Roman" w:hAnsi="Times New Roman" w:cs="Times New Roman"/>
          <w:sz w:val="24"/>
          <w:szCs w:val="24"/>
        </w:rPr>
        <w:t>, systems, and continents</w:t>
      </w:r>
      <w:r w:rsidR="00A66A67">
        <w:rPr>
          <w:rFonts w:ascii="Times New Roman" w:eastAsia="Times New Roman" w:hAnsi="Times New Roman" w:cs="Times New Roman"/>
          <w:sz w:val="24"/>
          <w:szCs w:val="24"/>
        </w:rPr>
        <w:t xml:space="preserve"> (Fig. 4)</w:t>
      </w:r>
      <w:r w:rsidR="00D5634E">
        <w:rPr>
          <w:rFonts w:ascii="Times New Roman" w:eastAsia="Times New Roman" w:hAnsi="Times New Roman" w:cs="Times New Roman"/>
          <w:sz w:val="24"/>
          <w:szCs w:val="24"/>
        </w:rPr>
        <w:t xml:space="preserve">.  </w:t>
      </w:r>
      <w:r w:rsidR="00A66A67">
        <w:rPr>
          <w:rFonts w:ascii="Times New Roman" w:eastAsia="Times New Roman" w:hAnsi="Times New Roman" w:cs="Times New Roman"/>
          <w:sz w:val="24"/>
          <w:szCs w:val="24"/>
        </w:rPr>
        <w:t xml:space="preserve">Of the </w:t>
      </w:r>
      <w:r w:rsidR="00A8561F">
        <w:rPr>
          <w:rFonts w:ascii="Times New Roman" w:eastAsia="Times New Roman" w:hAnsi="Times New Roman" w:cs="Times New Roman"/>
          <w:sz w:val="24"/>
          <w:szCs w:val="24"/>
        </w:rPr>
        <w:t xml:space="preserve">class </w:t>
      </w:r>
      <w:r w:rsidR="00A66A67">
        <w:rPr>
          <w:rFonts w:ascii="Times New Roman" w:eastAsia="Times New Roman" w:hAnsi="Times New Roman" w:cs="Times New Roman"/>
          <w:sz w:val="24"/>
          <w:szCs w:val="24"/>
        </w:rPr>
        <w:t xml:space="preserve">that had over 25 total times series compiled, over </w:t>
      </w:r>
      <w:r w:rsidR="003D39C2">
        <w:rPr>
          <w:rFonts w:ascii="Times New Roman" w:eastAsia="Times New Roman" w:hAnsi="Times New Roman" w:cs="Times New Roman"/>
          <w:sz w:val="24"/>
          <w:szCs w:val="24"/>
        </w:rPr>
        <w:t>three quarters of the time</w:t>
      </w:r>
      <w:r w:rsidR="00A66A67">
        <w:rPr>
          <w:rFonts w:ascii="Times New Roman" w:eastAsia="Times New Roman" w:hAnsi="Times New Roman" w:cs="Times New Roman"/>
          <w:sz w:val="24"/>
          <w:szCs w:val="24"/>
        </w:rPr>
        <w:t xml:space="preserve"> series for birds (Aves) were classified (Fig. 4A)</w:t>
      </w:r>
      <w:r w:rsidR="003D39C2">
        <w:rPr>
          <w:rFonts w:ascii="Times New Roman" w:eastAsia="Times New Roman" w:hAnsi="Times New Roman" w:cs="Times New Roman"/>
          <w:sz w:val="24"/>
          <w:szCs w:val="24"/>
        </w:rPr>
        <w:t xml:space="preserve"> A</w:t>
      </w:r>
      <w:r w:rsidR="00A61F5C">
        <w:rPr>
          <w:rFonts w:ascii="Times New Roman" w:eastAsia="Times New Roman" w:hAnsi="Times New Roman" w:cs="Times New Roman"/>
          <w:sz w:val="24"/>
          <w:szCs w:val="24"/>
        </w:rPr>
        <w:t>bout half of the time series were classified for c</w:t>
      </w:r>
      <w:r w:rsidR="00F66E07">
        <w:rPr>
          <w:rFonts w:ascii="Times New Roman" w:eastAsia="Times New Roman" w:hAnsi="Times New Roman" w:cs="Times New Roman"/>
          <w:sz w:val="24"/>
          <w:szCs w:val="24"/>
        </w:rPr>
        <w:t>rustaceans and ray finned fishes (Actinopterygii</w:t>
      </w:r>
      <w:r w:rsidR="00621302">
        <w:rPr>
          <w:rFonts w:ascii="Times New Roman" w:eastAsia="Times New Roman" w:hAnsi="Times New Roman" w:cs="Times New Roman"/>
          <w:sz w:val="24"/>
          <w:szCs w:val="24"/>
        </w:rPr>
        <w:t xml:space="preserve">; Fig. 4A). About a quarter of the time series were classified for snails (Gastropod, Fig. 4A). Only a small portion of the time </w:t>
      </w:r>
      <w:r w:rsidR="005B43AB">
        <w:rPr>
          <w:rFonts w:ascii="Times New Roman" w:eastAsia="Times New Roman" w:hAnsi="Times New Roman" w:cs="Times New Roman"/>
          <w:sz w:val="24"/>
          <w:szCs w:val="24"/>
        </w:rPr>
        <w:t>series</w:t>
      </w:r>
      <w:r w:rsidR="00621302">
        <w:rPr>
          <w:rFonts w:ascii="Times New Roman" w:eastAsia="Times New Roman" w:hAnsi="Times New Roman" w:cs="Times New Roman"/>
          <w:sz w:val="24"/>
          <w:szCs w:val="24"/>
        </w:rPr>
        <w:t xml:space="preserve"> were classified for </w:t>
      </w:r>
      <w:r w:rsidR="005B43AB">
        <w:rPr>
          <w:rFonts w:ascii="Times New Roman" w:eastAsia="Times New Roman" w:hAnsi="Times New Roman" w:cs="Times New Roman"/>
          <w:sz w:val="24"/>
          <w:szCs w:val="24"/>
        </w:rPr>
        <w:t xml:space="preserve">bivalves, mammals and </w:t>
      </w:r>
      <w:r w:rsidR="0086389F">
        <w:rPr>
          <w:rFonts w:ascii="Times New Roman" w:eastAsia="Times New Roman" w:hAnsi="Times New Roman" w:cs="Times New Roman"/>
          <w:sz w:val="24"/>
          <w:szCs w:val="24"/>
        </w:rPr>
        <w:t>flowering plants (Magnoliopsida, Fig. 4A).</w:t>
      </w:r>
      <w:r w:rsidR="00572B31">
        <w:rPr>
          <w:rFonts w:ascii="Times New Roman" w:eastAsia="Times New Roman" w:hAnsi="Times New Roman" w:cs="Times New Roman"/>
          <w:sz w:val="24"/>
          <w:szCs w:val="24"/>
        </w:rPr>
        <w:t xml:space="preserve">  Of the three different systems, </w:t>
      </w:r>
      <w:r w:rsidR="00327BDA">
        <w:rPr>
          <w:rFonts w:ascii="Times New Roman" w:eastAsia="Times New Roman" w:hAnsi="Times New Roman" w:cs="Times New Roman"/>
          <w:sz w:val="24"/>
          <w:szCs w:val="24"/>
        </w:rPr>
        <w:t>just under half of the time series were classified for terrestrial</w:t>
      </w:r>
      <w:r w:rsidR="00483041">
        <w:rPr>
          <w:rFonts w:ascii="Times New Roman" w:eastAsia="Times New Roman" w:hAnsi="Times New Roman" w:cs="Times New Roman"/>
          <w:sz w:val="24"/>
          <w:szCs w:val="24"/>
        </w:rPr>
        <w:t xml:space="preserve"> systems, and about a third of the time series were classified </w:t>
      </w:r>
      <w:r w:rsidR="00C90383">
        <w:rPr>
          <w:rFonts w:ascii="Times New Roman" w:eastAsia="Times New Roman" w:hAnsi="Times New Roman" w:cs="Times New Roman"/>
          <w:sz w:val="24"/>
          <w:szCs w:val="24"/>
        </w:rPr>
        <w:t>for</w:t>
      </w:r>
      <w:r w:rsidR="00483041">
        <w:rPr>
          <w:rFonts w:ascii="Times New Roman" w:eastAsia="Times New Roman" w:hAnsi="Times New Roman" w:cs="Times New Roman"/>
          <w:sz w:val="24"/>
          <w:szCs w:val="24"/>
        </w:rPr>
        <w:t xml:space="preserve"> both marine and freshwater systems (</w:t>
      </w:r>
      <w:r w:rsidR="00C90383">
        <w:rPr>
          <w:rFonts w:ascii="Times New Roman" w:eastAsia="Times New Roman" w:hAnsi="Times New Roman" w:cs="Times New Roman"/>
          <w:sz w:val="24"/>
          <w:szCs w:val="24"/>
        </w:rPr>
        <w:t>Fig. 4B).</w:t>
      </w:r>
      <w:r w:rsidR="001B7065">
        <w:rPr>
          <w:rFonts w:ascii="Times New Roman" w:eastAsia="Times New Roman" w:hAnsi="Times New Roman" w:cs="Times New Roman"/>
          <w:sz w:val="24"/>
          <w:szCs w:val="24"/>
        </w:rPr>
        <w:t xml:space="preserve">  Of the different continents, over half of the time series were classified in islands (i.e., Oceania), just under half of </w:t>
      </w:r>
      <w:r w:rsidR="001B7065">
        <w:rPr>
          <w:rFonts w:ascii="Times New Roman" w:eastAsia="Times New Roman" w:hAnsi="Times New Roman" w:cs="Times New Roman"/>
          <w:sz w:val="24"/>
          <w:szCs w:val="24"/>
        </w:rPr>
        <w:lastRenderedPageBreak/>
        <w:t>the time series were classified in North America, a third of the time series were classified in Europe and small portion of the time series were classified</w:t>
      </w:r>
      <w:r w:rsidR="004F0388">
        <w:rPr>
          <w:rFonts w:ascii="Times New Roman" w:eastAsia="Times New Roman" w:hAnsi="Times New Roman" w:cs="Times New Roman"/>
          <w:sz w:val="24"/>
          <w:szCs w:val="24"/>
        </w:rPr>
        <w:t xml:space="preserve"> </w:t>
      </w:r>
      <w:r w:rsidR="003C4C79">
        <w:rPr>
          <w:rFonts w:ascii="Times New Roman" w:eastAsia="Times New Roman" w:hAnsi="Times New Roman" w:cs="Times New Roman"/>
          <w:sz w:val="24"/>
          <w:szCs w:val="24"/>
        </w:rPr>
        <w:t xml:space="preserve">in </w:t>
      </w:r>
      <w:r w:rsidR="004F0388">
        <w:rPr>
          <w:rFonts w:ascii="Times New Roman" w:eastAsia="Times New Roman" w:hAnsi="Times New Roman" w:cs="Times New Roman"/>
          <w:sz w:val="24"/>
          <w:szCs w:val="24"/>
        </w:rPr>
        <w:t xml:space="preserve">Asia and Australia (Fig. 4C). No time series were classified in Antarctica and South America, and </w:t>
      </w:r>
      <w:r w:rsidR="003C4C79">
        <w:rPr>
          <w:rFonts w:ascii="Times New Roman" w:eastAsia="Times New Roman" w:hAnsi="Times New Roman" w:cs="Times New Roman"/>
          <w:sz w:val="24"/>
          <w:szCs w:val="24"/>
        </w:rPr>
        <w:t>no time series were compiled in Africa.</w:t>
      </w:r>
      <w:commentRangeEnd w:id="289"/>
      <w:r w:rsidR="000E1273">
        <w:rPr>
          <w:rStyle w:val="CommentReference"/>
        </w:rPr>
        <w:commentReference w:id="289"/>
      </w:r>
    </w:p>
    <w:p w14:paraId="769E9F3B" w14:textId="3A8F125E" w:rsidR="00084C46" w:rsidRPr="00311695" w:rsidRDefault="00084C46" w:rsidP="00084C46">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w:t>
      </w:r>
      <w:r w:rsidR="002D7F79">
        <w:rPr>
          <w:rFonts w:ascii="Times New Roman" w:eastAsia="Times New Roman" w:hAnsi="Times New Roman" w:cs="Times New Roman"/>
          <w:i/>
          <w:iCs/>
          <w:sz w:val="24"/>
          <w:szCs w:val="24"/>
        </w:rPr>
        <w:t>s</w:t>
      </w:r>
    </w:p>
    <w:p w14:paraId="0135D87F" w14:textId="283C9187" w:rsidR="000178C5" w:rsidRDefault="006C3CC1" w:rsidP="00DB5CE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commentRangeStart w:id="291"/>
      <w:r>
        <w:rPr>
          <w:rFonts w:ascii="Times New Roman" w:eastAsia="Times New Roman" w:hAnsi="Times New Roman" w:cs="Times New Roman"/>
          <w:sz w:val="24"/>
          <w:szCs w:val="24"/>
        </w:rPr>
        <w:t xml:space="preserve">There were 15 studies that </w:t>
      </w:r>
      <w:r w:rsidR="002015EB">
        <w:rPr>
          <w:rFonts w:ascii="Times New Roman" w:eastAsia="Times New Roman" w:hAnsi="Times New Roman" w:cs="Times New Roman"/>
          <w:sz w:val="24"/>
          <w:szCs w:val="24"/>
        </w:rPr>
        <w:t>presented</w:t>
      </w:r>
      <w:r w:rsidR="003D3925">
        <w:rPr>
          <w:rFonts w:ascii="Times New Roman" w:eastAsia="Times New Roman" w:hAnsi="Times New Roman" w:cs="Times New Roman"/>
          <w:sz w:val="24"/>
          <w:szCs w:val="24"/>
        </w:rPr>
        <w:t xml:space="preserve"> time</w:t>
      </w:r>
      <w:r w:rsidR="002015EB">
        <w:rPr>
          <w:rFonts w:ascii="Times New Roman" w:eastAsia="Times New Roman" w:hAnsi="Times New Roman" w:cs="Times New Roman"/>
          <w:sz w:val="24"/>
          <w:szCs w:val="24"/>
        </w:rPr>
        <w:t xml:space="preserve"> </w:t>
      </w:r>
      <w:r w:rsidR="003D3925">
        <w:rPr>
          <w:rFonts w:ascii="Times New Roman" w:eastAsia="Times New Roman" w:hAnsi="Times New Roman" w:cs="Times New Roman"/>
          <w:sz w:val="24"/>
          <w:szCs w:val="24"/>
        </w:rPr>
        <w:t xml:space="preserve">series that we </w:t>
      </w:r>
      <w:r w:rsidR="002015EB">
        <w:rPr>
          <w:rFonts w:ascii="Times New Roman" w:eastAsia="Times New Roman" w:hAnsi="Times New Roman" w:cs="Times New Roman"/>
          <w:sz w:val="24"/>
          <w:szCs w:val="24"/>
        </w:rPr>
        <w:t>classified</w:t>
      </w:r>
      <w:r w:rsidR="003D3925">
        <w:rPr>
          <w:rFonts w:ascii="Times New Roman" w:eastAsia="Times New Roman" w:hAnsi="Times New Roman" w:cs="Times New Roman"/>
          <w:sz w:val="24"/>
          <w:szCs w:val="24"/>
        </w:rPr>
        <w:t xml:space="preserve"> as boom-busts (Table 1).</w:t>
      </w:r>
      <w:commentRangeEnd w:id="291"/>
      <w:r w:rsidR="00412179">
        <w:rPr>
          <w:rStyle w:val="CommentReference"/>
        </w:rPr>
        <w:commentReference w:id="291"/>
      </w:r>
      <w:r w:rsidR="003D3925">
        <w:rPr>
          <w:rFonts w:ascii="Times New Roman" w:eastAsia="Times New Roman" w:hAnsi="Times New Roman" w:cs="Times New Roman"/>
          <w:sz w:val="24"/>
          <w:szCs w:val="24"/>
        </w:rPr>
        <w:t xml:space="preserve"> The </w:t>
      </w:r>
      <w:r w:rsidR="00C40BD6">
        <w:rPr>
          <w:rFonts w:ascii="Times New Roman" w:eastAsia="Times New Roman" w:hAnsi="Times New Roman" w:cs="Times New Roman"/>
          <w:sz w:val="24"/>
          <w:szCs w:val="24"/>
        </w:rPr>
        <w:t xml:space="preserve">mechanisms presented by these studies could be grouped into four groups: 1) enemy release followed by enemy accumulation, 2) resource depletion, 3) invasive species unfavorably </w:t>
      </w:r>
      <w:r w:rsidR="0061799D">
        <w:rPr>
          <w:rFonts w:ascii="Times New Roman" w:eastAsia="Times New Roman" w:hAnsi="Times New Roman" w:cs="Times New Roman"/>
          <w:sz w:val="24"/>
          <w:szCs w:val="24"/>
        </w:rPr>
        <w:t>alter</w:t>
      </w:r>
      <w:r w:rsidR="00C40BD6">
        <w:rPr>
          <w:rFonts w:ascii="Times New Roman" w:eastAsia="Times New Roman" w:hAnsi="Times New Roman" w:cs="Times New Roman"/>
          <w:sz w:val="24"/>
          <w:szCs w:val="24"/>
        </w:rPr>
        <w:t xml:space="preserve"> the ecosystem for future generations, and 4) environmental thresholds</w:t>
      </w:r>
      <w:r w:rsidR="006D1659">
        <w:rPr>
          <w:rFonts w:ascii="Times New Roman" w:eastAsia="Times New Roman" w:hAnsi="Times New Roman" w:cs="Times New Roman"/>
          <w:sz w:val="24"/>
          <w:szCs w:val="24"/>
        </w:rPr>
        <w:t xml:space="preserve"> (Table 1)</w:t>
      </w:r>
      <w:r w:rsidR="00C40BD6">
        <w:rPr>
          <w:rFonts w:ascii="Times New Roman" w:eastAsia="Times New Roman" w:hAnsi="Times New Roman" w:cs="Times New Roman"/>
          <w:sz w:val="24"/>
          <w:szCs w:val="24"/>
        </w:rPr>
        <w:t>.</w:t>
      </w:r>
      <w:r w:rsidR="00BC7A01">
        <w:rPr>
          <w:rFonts w:ascii="Times New Roman" w:eastAsia="Times New Roman" w:hAnsi="Times New Roman" w:cs="Times New Roman"/>
          <w:sz w:val="24"/>
          <w:szCs w:val="24"/>
        </w:rPr>
        <w:t xml:space="preserve"> </w:t>
      </w:r>
      <w:r w:rsidR="009D095C">
        <w:rPr>
          <w:rFonts w:ascii="Times New Roman" w:eastAsia="Times New Roman" w:hAnsi="Times New Roman" w:cs="Times New Roman"/>
          <w:sz w:val="24"/>
          <w:szCs w:val="24"/>
        </w:rPr>
        <w:t>The number of studies</w:t>
      </w:r>
      <w:r w:rsidR="006D1659">
        <w:rPr>
          <w:rFonts w:ascii="Times New Roman" w:eastAsia="Times New Roman" w:hAnsi="Times New Roman" w:cs="Times New Roman"/>
          <w:sz w:val="24"/>
          <w:szCs w:val="24"/>
        </w:rPr>
        <w:t xml:space="preserve"> and each stud</w:t>
      </w:r>
      <w:r w:rsidR="002E3AF0">
        <w:rPr>
          <w:rFonts w:ascii="Times New Roman" w:eastAsia="Times New Roman" w:hAnsi="Times New Roman" w:cs="Times New Roman"/>
          <w:sz w:val="24"/>
          <w:szCs w:val="24"/>
        </w:rPr>
        <w:t>y’s</w:t>
      </w:r>
      <w:r w:rsidR="006D1659">
        <w:rPr>
          <w:rFonts w:ascii="Times New Roman" w:eastAsia="Times New Roman" w:hAnsi="Times New Roman" w:cs="Times New Roman"/>
          <w:sz w:val="24"/>
          <w:szCs w:val="24"/>
        </w:rPr>
        <w:t xml:space="preserve"> strength of evidence</w:t>
      </w:r>
      <w:r w:rsidR="009D095C">
        <w:rPr>
          <w:rFonts w:ascii="Times New Roman" w:eastAsia="Times New Roman" w:hAnsi="Times New Roman" w:cs="Times New Roman"/>
          <w:sz w:val="24"/>
          <w:szCs w:val="24"/>
        </w:rPr>
        <w:t xml:space="preserve"> </w:t>
      </w:r>
      <w:r w:rsidR="002E3AF0">
        <w:rPr>
          <w:rFonts w:ascii="Times New Roman" w:eastAsia="Times New Roman" w:hAnsi="Times New Roman" w:cs="Times New Roman"/>
          <w:sz w:val="24"/>
          <w:szCs w:val="24"/>
        </w:rPr>
        <w:t>for</w:t>
      </w:r>
      <w:r w:rsidR="009D095C">
        <w:rPr>
          <w:rFonts w:ascii="Times New Roman" w:eastAsia="Times New Roman" w:hAnsi="Times New Roman" w:cs="Times New Roman"/>
          <w:sz w:val="24"/>
          <w:szCs w:val="24"/>
        </w:rPr>
        <w:t xml:space="preserve"> mechanisms varied</w:t>
      </w:r>
      <w:r w:rsidR="006D1659">
        <w:rPr>
          <w:rFonts w:ascii="Times New Roman" w:eastAsia="Times New Roman" w:hAnsi="Times New Roman" w:cs="Times New Roman"/>
          <w:sz w:val="24"/>
          <w:szCs w:val="24"/>
        </w:rPr>
        <w:t xml:space="preserve"> (Table 1).  </w:t>
      </w:r>
      <w:r w:rsidR="002E3AF0">
        <w:rPr>
          <w:rFonts w:ascii="Times New Roman" w:eastAsia="Times New Roman" w:hAnsi="Times New Roman" w:cs="Times New Roman"/>
          <w:sz w:val="24"/>
          <w:szCs w:val="24"/>
        </w:rPr>
        <w:t xml:space="preserve">There were six studies that presented enemy release followed by enemy accumulation as the mechanism causing the boom-bust of which 1 presented strong evidence, 4 presented poor evidence and 1 presented weak evidence (Table 1). </w:t>
      </w:r>
      <w:r w:rsidR="00214F67">
        <w:rPr>
          <w:rFonts w:ascii="Times New Roman" w:eastAsia="Times New Roman" w:hAnsi="Times New Roman" w:cs="Times New Roman"/>
          <w:sz w:val="24"/>
          <w:szCs w:val="24"/>
        </w:rPr>
        <w:t>One study presented strong evidence for resource depletion causing the boom-bust</w:t>
      </w:r>
      <w:r w:rsidR="00D80CD6">
        <w:rPr>
          <w:rFonts w:ascii="Times New Roman" w:eastAsia="Times New Roman" w:hAnsi="Times New Roman" w:cs="Times New Roman"/>
          <w:sz w:val="24"/>
          <w:szCs w:val="24"/>
        </w:rPr>
        <w:t xml:space="preserve"> (Table 1)</w:t>
      </w:r>
      <w:r w:rsidR="00214F67">
        <w:rPr>
          <w:rFonts w:ascii="Times New Roman" w:eastAsia="Times New Roman" w:hAnsi="Times New Roman" w:cs="Times New Roman"/>
          <w:sz w:val="24"/>
          <w:szCs w:val="24"/>
        </w:rPr>
        <w:t>.</w:t>
      </w:r>
      <w:r w:rsidR="00D80CD6">
        <w:rPr>
          <w:rFonts w:ascii="Times New Roman" w:eastAsia="Times New Roman" w:hAnsi="Times New Roman" w:cs="Times New Roman"/>
          <w:sz w:val="24"/>
          <w:szCs w:val="24"/>
        </w:rPr>
        <w:t xml:space="preserve"> One study presented intermediate evidence for the invasive species unfavorably altering the ecosystem for future generations</w:t>
      </w:r>
      <w:r w:rsidR="00EB4375">
        <w:rPr>
          <w:rFonts w:ascii="Times New Roman" w:eastAsia="Times New Roman" w:hAnsi="Times New Roman" w:cs="Times New Roman"/>
          <w:sz w:val="24"/>
          <w:szCs w:val="24"/>
        </w:rPr>
        <w:t xml:space="preserve"> as the cause of the boom bust (Table 1). Environmental thresholds were presented as the cause of the boom</w:t>
      </w:r>
      <w:r w:rsidR="008E6C1E">
        <w:rPr>
          <w:rFonts w:ascii="Times New Roman" w:eastAsia="Times New Roman" w:hAnsi="Times New Roman" w:cs="Times New Roman"/>
          <w:sz w:val="24"/>
          <w:szCs w:val="24"/>
        </w:rPr>
        <w:t>-</w:t>
      </w:r>
      <w:r w:rsidR="00EB4375">
        <w:rPr>
          <w:rFonts w:ascii="Times New Roman" w:eastAsia="Times New Roman" w:hAnsi="Times New Roman" w:cs="Times New Roman"/>
          <w:sz w:val="24"/>
          <w:szCs w:val="24"/>
        </w:rPr>
        <w:t>bust in five studies</w:t>
      </w:r>
      <w:r w:rsidR="001263C1">
        <w:rPr>
          <w:rFonts w:ascii="Times New Roman" w:eastAsia="Times New Roman" w:hAnsi="Times New Roman" w:cs="Times New Roman"/>
          <w:sz w:val="24"/>
          <w:szCs w:val="24"/>
        </w:rPr>
        <w:t xml:space="preserve"> of which 4 presented poor evidence and 1 presented weak evidence</w:t>
      </w:r>
      <w:r w:rsidR="009A2C18">
        <w:rPr>
          <w:rFonts w:ascii="Times New Roman" w:eastAsia="Times New Roman" w:hAnsi="Times New Roman" w:cs="Times New Roman"/>
          <w:sz w:val="24"/>
          <w:szCs w:val="24"/>
        </w:rPr>
        <w:t xml:space="preserve"> (Table 1)</w:t>
      </w:r>
      <w:r w:rsidR="001263C1">
        <w:rPr>
          <w:rFonts w:ascii="Times New Roman" w:eastAsia="Times New Roman" w:hAnsi="Times New Roman" w:cs="Times New Roman"/>
          <w:sz w:val="24"/>
          <w:szCs w:val="24"/>
        </w:rPr>
        <w:t>.</w:t>
      </w:r>
      <w:r w:rsidR="00FE2D7A" w:rsidRPr="00FE2D7A">
        <w:rPr>
          <w:rFonts w:ascii="Times New Roman" w:eastAsia="Times New Roman" w:hAnsi="Times New Roman" w:cs="Times New Roman"/>
          <w:sz w:val="24"/>
          <w:szCs w:val="24"/>
        </w:rPr>
        <w:t xml:space="preserve"> </w:t>
      </w:r>
      <w:r w:rsidR="00FE2D7A">
        <w:rPr>
          <w:rFonts w:ascii="Times New Roman" w:eastAsia="Times New Roman" w:hAnsi="Times New Roman" w:cs="Times New Roman"/>
          <w:sz w:val="24"/>
          <w:szCs w:val="24"/>
        </w:rPr>
        <w:t>Four studies did not specify a mechanism (Table 1).</w:t>
      </w:r>
    </w:p>
    <w:p w14:paraId="42D1FA2F" w14:textId="184CF8AE" w:rsidR="00E50B36" w:rsidRDefault="00E50B36" w:rsidP="00E50B36">
      <w:pPr>
        <w:spacing w:line="480" w:lineRule="auto"/>
        <w:rPr>
          <w:rFonts w:ascii="Times New Roman" w:eastAsia="Times New Roman" w:hAnsi="Times New Roman" w:cs="Times New Roman"/>
          <w:b/>
          <w:bCs/>
          <w:sz w:val="24"/>
          <w:szCs w:val="24"/>
        </w:rPr>
      </w:pPr>
      <w:r w:rsidRPr="00E50B36">
        <w:rPr>
          <w:rFonts w:ascii="Times New Roman" w:eastAsia="Times New Roman" w:hAnsi="Times New Roman" w:cs="Times New Roman"/>
          <w:b/>
          <w:bCs/>
          <w:sz w:val="24"/>
          <w:szCs w:val="24"/>
        </w:rPr>
        <w:t>Discussion</w:t>
      </w:r>
    </w:p>
    <w:p w14:paraId="1B00351C" w14:textId="54E869DE" w:rsidR="00CB778E" w:rsidRDefault="00CB778E"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ins w:id="292" w:author="Nathan Dorn" w:date="2025-09-25T18:22:00Z" w16du:dateUtc="2025-09-25T22:22:00Z">
        <w:r w:rsidR="00412179">
          <w:rPr>
            <w:rFonts w:ascii="Times New Roman" w:eastAsia="Times New Roman" w:hAnsi="Times New Roman" w:cs="Times New Roman"/>
            <w:iCs/>
            <w:sz w:val="24"/>
            <w:szCs w:val="24"/>
          </w:rPr>
          <w:t xml:space="preserve">Dynamics of invasions… Previous reviews of the boom-bust phenomenon… </w:t>
        </w:r>
      </w:ins>
      <w:r w:rsidR="00C745DD">
        <w:rPr>
          <w:rFonts w:ascii="Times New Roman" w:eastAsia="Times New Roman" w:hAnsi="Times New Roman" w:cs="Times New Roman"/>
          <w:iCs/>
          <w:sz w:val="24"/>
          <w:szCs w:val="24"/>
        </w:rPr>
        <w:t xml:space="preserve">Strayer et al., (2017) </w:t>
      </w:r>
      <w:r w:rsidR="00C93C25">
        <w:rPr>
          <w:rFonts w:ascii="Times New Roman" w:eastAsia="Times New Roman" w:hAnsi="Times New Roman" w:cs="Times New Roman"/>
          <w:iCs/>
          <w:sz w:val="24"/>
          <w:szCs w:val="24"/>
        </w:rPr>
        <w:t>qualitatively defined boom-bust</w:t>
      </w:r>
      <w:r w:rsidR="000947F0">
        <w:rPr>
          <w:rFonts w:ascii="Times New Roman" w:eastAsia="Times New Roman" w:hAnsi="Times New Roman" w:cs="Times New Roman"/>
          <w:iCs/>
          <w:sz w:val="24"/>
          <w:szCs w:val="24"/>
        </w:rPr>
        <w:t>s</w:t>
      </w:r>
      <w:r w:rsidR="00C93C25">
        <w:rPr>
          <w:rFonts w:ascii="Times New Roman" w:eastAsia="Times New Roman" w:hAnsi="Times New Roman" w:cs="Times New Roman"/>
          <w:iCs/>
          <w:sz w:val="24"/>
          <w:szCs w:val="24"/>
        </w:rPr>
        <w:t xml:space="preserve"> and gave four problems </w:t>
      </w:r>
      <w:r w:rsidR="006D6473">
        <w:rPr>
          <w:rFonts w:ascii="Times New Roman" w:eastAsia="Times New Roman" w:hAnsi="Times New Roman" w:cs="Times New Roman"/>
          <w:iCs/>
          <w:sz w:val="24"/>
          <w:szCs w:val="24"/>
        </w:rPr>
        <w:t xml:space="preserve">that needed to be addressed </w:t>
      </w:r>
      <w:r w:rsidR="00E40D98">
        <w:rPr>
          <w:rFonts w:ascii="Times New Roman" w:eastAsia="Times New Roman" w:hAnsi="Times New Roman" w:cs="Times New Roman"/>
          <w:iCs/>
          <w:sz w:val="24"/>
          <w:szCs w:val="24"/>
        </w:rPr>
        <w:t xml:space="preserve">when adopting </w:t>
      </w:r>
      <w:r w:rsidR="006D6473">
        <w:rPr>
          <w:rFonts w:ascii="Times New Roman" w:eastAsia="Times New Roman" w:hAnsi="Times New Roman" w:cs="Times New Roman"/>
          <w:iCs/>
          <w:sz w:val="24"/>
          <w:szCs w:val="24"/>
        </w:rPr>
        <w:t xml:space="preserve">a quantitative definition: </w:t>
      </w:r>
      <w:r w:rsidR="006D6473" w:rsidRPr="00605F58">
        <w:rPr>
          <w:rFonts w:ascii="Times New Roman" w:eastAsia="Times New Roman" w:hAnsi="Times New Roman" w:cs="Times New Roman"/>
          <w:sz w:val="24"/>
          <w:szCs w:val="24"/>
        </w:rPr>
        <w:t xml:space="preserve">1) past practices have not provided clear precedents in numerical criteria, 2) different species have different </w:t>
      </w:r>
      <w:commentRangeStart w:id="293"/>
      <w:r w:rsidR="006D6473" w:rsidRPr="00605F58">
        <w:rPr>
          <w:rFonts w:ascii="Times New Roman" w:eastAsia="Times New Roman" w:hAnsi="Times New Roman" w:cs="Times New Roman"/>
          <w:sz w:val="24"/>
          <w:szCs w:val="24"/>
        </w:rPr>
        <w:t xml:space="preserve">response times (i.e., different generation </w:t>
      </w:r>
      <w:r w:rsidR="006D6473" w:rsidRPr="00605F58">
        <w:rPr>
          <w:rFonts w:ascii="Times New Roman" w:eastAsia="Times New Roman" w:hAnsi="Times New Roman" w:cs="Times New Roman"/>
          <w:sz w:val="24"/>
          <w:szCs w:val="24"/>
        </w:rPr>
        <w:lastRenderedPageBreak/>
        <w:t>times), 3) the ability to detect boom-bust</w:t>
      </w:r>
      <w:r w:rsidR="00040B5B">
        <w:rPr>
          <w:rFonts w:ascii="Times New Roman" w:eastAsia="Times New Roman" w:hAnsi="Times New Roman" w:cs="Times New Roman"/>
          <w:sz w:val="24"/>
          <w:szCs w:val="24"/>
        </w:rPr>
        <w:t>s</w:t>
      </w:r>
      <w:r w:rsidR="006D6473" w:rsidRPr="00605F58">
        <w:rPr>
          <w:rFonts w:ascii="Times New Roman" w:eastAsia="Times New Roman" w:hAnsi="Times New Roman" w:cs="Times New Roman"/>
          <w:sz w:val="24"/>
          <w:szCs w:val="24"/>
        </w:rPr>
        <w:t xml:space="preserve"> depends strongly on the characteristics of the data set, and 4) the amount of change that is “important” or “dramatic” across systems varies.</w:t>
      </w:r>
      <w:r w:rsidR="00DF5C60">
        <w:rPr>
          <w:rFonts w:ascii="Times New Roman" w:eastAsia="Times New Roman" w:hAnsi="Times New Roman" w:cs="Times New Roman"/>
          <w:sz w:val="24"/>
          <w:szCs w:val="24"/>
        </w:rPr>
        <w:t xml:space="preserve"> </w:t>
      </w:r>
      <w:r w:rsidR="00073840">
        <w:rPr>
          <w:rFonts w:ascii="Times New Roman" w:eastAsia="Times New Roman" w:hAnsi="Times New Roman" w:cs="Times New Roman"/>
          <w:iCs/>
          <w:sz w:val="24"/>
          <w:szCs w:val="24"/>
        </w:rPr>
        <w:t xml:space="preserve">We </w:t>
      </w:r>
      <w:r w:rsidR="006F2648">
        <w:rPr>
          <w:rFonts w:ascii="Times New Roman" w:eastAsia="Times New Roman" w:hAnsi="Times New Roman" w:cs="Times New Roman"/>
          <w:iCs/>
          <w:sz w:val="24"/>
          <w:szCs w:val="24"/>
        </w:rPr>
        <w:t xml:space="preserve">drew upon </w:t>
      </w:r>
      <w:r w:rsidR="00FA3B77">
        <w:rPr>
          <w:rFonts w:ascii="Times New Roman" w:eastAsia="Times New Roman" w:hAnsi="Times New Roman" w:cs="Times New Roman"/>
          <w:iCs/>
          <w:sz w:val="24"/>
          <w:szCs w:val="24"/>
        </w:rPr>
        <w:t>criteria presented in some of the ea</w:t>
      </w:r>
      <w:r w:rsidR="006F2648">
        <w:rPr>
          <w:rFonts w:ascii="Times New Roman" w:eastAsia="Times New Roman" w:hAnsi="Times New Roman" w:cs="Times New Roman"/>
          <w:iCs/>
          <w:sz w:val="24"/>
          <w:szCs w:val="24"/>
        </w:rPr>
        <w:t>rliest</w:t>
      </w:r>
      <w:r w:rsidR="00FA3B77">
        <w:rPr>
          <w:rFonts w:ascii="Times New Roman" w:eastAsia="Times New Roman" w:hAnsi="Times New Roman" w:cs="Times New Roman"/>
          <w:iCs/>
          <w:sz w:val="24"/>
          <w:szCs w:val="24"/>
        </w:rPr>
        <w:t xml:space="preserve"> as well as more recent</w:t>
      </w:r>
      <w:r w:rsidR="006F2648">
        <w:rPr>
          <w:rFonts w:ascii="Times New Roman" w:eastAsia="Times New Roman" w:hAnsi="Times New Roman" w:cs="Times New Roman"/>
          <w:iCs/>
          <w:sz w:val="24"/>
          <w:szCs w:val="24"/>
        </w:rPr>
        <w:t xml:space="preserve"> literature describing boom-bust</w:t>
      </w:r>
      <w:r w:rsidR="00DF1647">
        <w:rPr>
          <w:rFonts w:ascii="Times New Roman" w:eastAsia="Times New Roman" w:hAnsi="Times New Roman" w:cs="Times New Roman"/>
          <w:iCs/>
          <w:sz w:val="24"/>
          <w:szCs w:val="24"/>
        </w:rPr>
        <w:t>s</w:t>
      </w:r>
      <w:r w:rsidR="006F2648">
        <w:rPr>
          <w:rFonts w:ascii="Times New Roman" w:eastAsia="Times New Roman" w:hAnsi="Times New Roman" w:cs="Times New Roman"/>
          <w:iCs/>
          <w:sz w:val="24"/>
          <w:szCs w:val="24"/>
        </w:rPr>
        <w:t xml:space="preserve"> </w:t>
      </w:r>
      <w:r w:rsidR="006F2648">
        <w:rPr>
          <w:rFonts w:ascii="Times New Roman" w:eastAsia="Times New Roman" w:hAnsi="Times New Roman" w:cs="Times New Roman"/>
          <w:iCs/>
          <w:sz w:val="24"/>
          <w:szCs w:val="24"/>
        </w:rPr>
        <w:fldChar w:fldCharType="begin"/>
      </w:r>
      <w:r w:rsidR="00926CA4">
        <w:rPr>
          <w:rFonts w:ascii="Times New Roman" w:eastAsia="Times New Roman" w:hAnsi="Times New Roman" w:cs="Times New Roman"/>
          <w:iCs/>
          <w:sz w:val="24"/>
          <w:szCs w:val="24"/>
        </w:rPr>
        <w:instrText xml:space="preserve"> ADDIN ZOTERO_ITEM CSL_CITATION {"citationID":"WLfzD0PO","properties":{"formattedCitation":"(Aagaard &amp; Lockwood 2016; Simberloff &amp; Gibbons 2004)","plainCitation":"(Aagaard &amp; Lockwood 2016; Simberloff &amp; Gibbons 2004)","noteIndex":0},"citationItems":[{"id":195,"uris":["http://zotero.org/users/9972654/items/GYZSSW44"],"itemData":{"id":195,"type":"article-journal","container-title":"Biological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6F2648">
        <w:rPr>
          <w:rFonts w:ascii="Times New Roman" w:eastAsia="Times New Roman" w:hAnsi="Times New Roman" w:cs="Times New Roman"/>
          <w:iCs/>
          <w:sz w:val="24"/>
          <w:szCs w:val="24"/>
        </w:rPr>
        <w:fldChar w:fldCharType="separate"/>
      </w:r>
      <w:r w:rsidR="00926CA4" w:rsidRPr="00926CA4">
        <w:rPr>
          <w:rFonts w:ascii="Times New Roman" w:hAnsi="Times New Roman" w:cs="Times New Roman"/>
          <w:sz w:val="24"/>
        </w:rPr>
        <w:t>(Aagaard &amp; Lockwood 2016; Simberloff &amp; Gibbons 2004)</w:t>
      </w:r>
      <w:r w:rsidR="006F2648">
        <w:rPr>
          <w:rFonts w:ascii="Times New Roman" w:eastAsia="Times New Roman" w:hAnsi="Times New Roman" w:cs="Times New Roman"/>
          <w:iCs/>
          <w:sz w:val="24"/>
          <w:szCs w:val="24"/>
        </w:rPr>
        <w:fldChar w:fldCharType="end"/>
      </w:r>
      <w:r w:rsidR="00926CA4">
        <w:rPr>
          <w:rFonts w:ascii="Times New Roman" w:eastAsia="Times New Roman" w:hAnsi="Times New Roman" w:cs="Times New Roman"/>
          <w:iCs/>
          <w:sz w:val="24"/>
          <w:szCs w:val="24"/>
        </w:rPr>
        <w:t xml:space="preserve">, then looked outside of the boom-busts </w:t>
      </w:r>
      <w:r w:rsidR="005E56CC">
        <w:rPr>
          <w:rFonts w:ascii="Times New Roman" w:eastAsia="Times New Roman" w:hAnsi="Times New Roman" w:cs="Times New Roman"/>
          <w:iCs/>
          <w:sz w:val="24"/>
          <w:szCs w:val="24"/>
        </w:rPr>
        <w:t>literature</w:t>
      </w:r>
      <w:r w:rsidR="00926CA4">
        <w:rPr>
          <w:rFonts w:ascii="Times New Roman" w:eastAsia="Times New Roman" w:hAnsi="Times New Roman" w:cs="Times New Roman"/>
          <w:iCs/>
          <w:sz w:val="24"/>
          <w:szCs w:val="24"/>
        </w:rPr>
        <w:t xml:space="preserve"> to</w:t>
      </w:r>
      <w:r w:rsidR="005E56CC">
        <w:rPr>
          <w:rFonts w:ascii="Times New Roman" w:eastAsia="Times New Roman" w:hAnsi="Times New Roman" w:cs="Times New Roman"/>
          <w:iCs/>
          <w:sz w:val="24"/>
          <w:szCs w:val="24"/>
        </w:rPr>
        <w:t xml:space="preserve"> fill in </w:t>
      </w:r>
      <w:r w:rsidR="004D0DD8">
        <w:rPr>
          <w:rFonts w:ascii="Times New Roman" w:eastAsia="Times New Roman" w:hAnsi="Times New Roman" w:cs="Times New Roman"/>
          <w:iCs/>
          <w:sz w:val="24"/>
          <w:szCs w:val="24"/>
        </w:rPr>
        <w:t>the gaps as we</w:t>
      </w:r>
      <w:r w:rsidR="00926CA4">
        <w:rPr>
          <w:rFonts w:ascii="Times New Roman" w:eastAsia="Times New Roman" w:hAnsi="Times New Roman" w:cs="Times New Roman"/>
          <w:iCs/>
          <w:sz w:val="24"/>
          <w:szCs w:val="24"/>
        </w:rPr>
        <w:t xml:space="preserve"> develop</w:t>
      </w:r>
      <w:r w:rsidR="004D0DD8">
        <w:rPr>
          <w:rFonts w:ascii="Times New Roman" w:eastAsia="Times New Roman" w:hAnsi="Times New Roman" w:cs="Times New Roman"/>
          <w:iCs/>
          <w:sz w:val="24"/>
          <w:szCs w:val="24"/>
        </w:rPr>
        <w:t>ed</w:t>
      </w:r>
      <w:r w:rsidR="00BB0CFB">
        <w:rPr>
          <w:rFonts w:ascii="Times New Roman" w:eastAsia="Times New Roman" w:hAnsi="Times New Roman" w:cs="Times New Roman"/>
          <w:iCs/>
          <w:sz w:val="24"/>
          <w:szCs w:val="24"/>
        </w:rPr>
        <w:t xml:space="preserve"> a standardized quantitative definition of boom-busts</w:t>
      </w:r>
      <w:r w:rsidR="006E040D">
        <w:rPr>
          <w:rFonts w:ascii="Times New Roman" w:eastAsia="Times New Roman" w:hAnsi="Times New Roman" w:cs="Times New Roman"/>
          <w:iCs/>
          <w:sz w:val="24"/>
          <w:szCs w:val="24"/>
        </w:rPr>
        <w:t xml:space="preserve"> (</w:t>
      </w:r>
      <w:r w:rsidR="00C80C26">
        <w:rPr>
          <w:rFonts w:ascii="Times New Roman" w:eastAsia="Times New Roman" w:hAnsi="Times New Roman" w:cs="Times New Roman"/>
          <w:iCs/>
          <w:sz w:val="24"/>
          <w:szCs w:val="24"/>
        </w:rPr>
        <w:t>Text Box 1; Fig. 1).</w:t>
      </w:r>
      <w:r w:rsidR="00E6484B">
        <w:rPr>
          <w:rFonts w:ascii="Times New Roman" w:eastAsia="Times New Roman" w:hAnsi="Times New Roman" w:cs="Times New Roman"/>
          <w:iCs/>
          <w:sz w:val="24"/>
          <w:szCs w:val="24"/>
        </w:rPr>
        <w:t xml:space="preserve"> We </w:t>
      </w:r>
      <w:r w:rsidR="00A2003F">
        <w:rPr>
          <w:rFonts w:ascii="Times New Roman" w:eastAsia="Times New Roman" w:hAnsi="Times New Roman" w:cs="Times New Roman"/>
          <w:iCs/>
          <w:sz w:val="24"/>
          <w:szCs w:val="24"/>
        </w:rPr>
        <w:t xml:space="preserve">then </w:t>
      </w:r>
      <w:r w:rsidR="00426D2A">
        <w:rPr>
          <w:rFonts w:ascii="Times New Roman" w:eastAsia="Times New Roman" w:hAnsi="Times New Roman" w:cs="Times New Roman"/>
          <w:iCs/>
          <w:sz w:val="24"/>
          <w:szCs w:val="24"/>
        </w:rPr>
        <w:t>reclassified the population</w:t>
      </w:r>
      <w:r w:rsidR="007B1235">
        <w:rPr>
          <w:rFonts w:ascii="Times New Roman" w:eastAsia="Times New Roman" w:hAnsi="Times New Roman" w:cs="Times New Roman"/>
          <w:iCs/>
          <w:sz w:val="24"/>
          <w:szCs w:val="24"/>
        </w:rPr>
        <w:t xml:space="preserve"> dynamics of </w:t>
      </w:r>
      <w:r w:rsidR="00B56924">
        <w:rPr>
          <w:rFonts w:ascii="Times New Roman" w:eastAsia="Times New Roman" w:hAnsi="Times New Roman" w:cs="Times New Roman"/>
          <w:iCs/>
          <w:sz w:val="24"/>
          <w:szCs w:val="24"/>
        </w:rPr>
        <w:t>195</w:t>
      </w:r>
      <w:r w:rsidR="007B1235">
        <w:rPr>
          <w:rFonts w:ascii="Times New Roman" w:eastAsia="Times New Roman" w:hAnsi="Times New Roman" w:cs="Times New Roman"/>
          <w:iCs/>
          <w:sz w:val="24"/>
          <w:szCs w:val="24"/>
        </w:rPr>
        <w:t xml:space="preserve"> time series that </w:t>
      </w:r>
      <w:r w:rsidR="00E141F4">
        <w:rPr>
          <w:rFonts w:ascii="Times New Roman" w:eastAsia="Times New Roman" w:hAnsi="Times New Roman" w:cs="Times New Roman"/>
          <w:iCs/>
          <w:sz w:val="24"/>
          <w:szCs w:val="24"/>
        </w:rPr>
        <w:t>were previously</w:t>
      </w:r>
      <w:r w:rsidR="007B1235">
        <w:rPr>
          <w:rFonts w:ascii="Times New Roman" w:eastAsia="Times New Roman" w:hAnsi="Times New Roman" w:cs="Times New Roman"/>
          <w:iCs/>
          <w:sz w:val="24"/>
          <w:szCs w:val="24"/>
        </w:rPr>
        <w:t xml:space="preserve"> presented in papers </w:t>
      </w:r>
      <w:r w:rsidR="002962BF">
        <w:rPr>
          <w:rFonts w:ascii="Times New Roman" w:eastAsia="Times New Roman" w:hAnsi="Times New Roman" w:cs="Times New Roman"/>
          <w:iCs/>
          <w:sz w:val="24"/>
          <w:szCs w:val="24"/>
        </w:rPr>
        <w:t>discussing boom-bust (Fig. 2)</w:t>
      </w:r>
      <w:r w:rsidR="005A303C">
        <w:rPr>
          <w:rFonts w:ascii="Times New Roman" w:eastAsia="Times New Roman" w:hAnsi="Times New Roman" w:cs="Times New Roman"/>
          <w:iCs/>
          <w:sz w:val="24"/>
          <w:szCs w:val="24"/>
        </w:rPr>
        <w:t>. W</w:t>
      </w:r>
      <w:r w:rsidR="00E6484B">
        <w:rPr>
          <w:rFonts w:ascii="Times New Roman" w:eastAsia="Times New Roman" w:hAnsi="Times New Roman" w:cs="Times New Roman"/>
          <w:iCs/>
          <w:sz w:val="24"/>
          <w:szCs w:val="24"/>
        </w:rPr>
        <w:t xml:space="preserve">hen deciding which time series to </w:t>
      </w:r>
      <w:r w:rsidR="00FF2B32">
        <w:rPr>
          <w:rFonts w:ascii="Times New Roman" w:eastAsia="Times New Roman" w:hAnsi="Times New Roman" w:cs="Times New Roman"/>
          <w:iCs/>
          <w:sz w:val="24"/>
          <w:szCs w:val="24"/>
        </w:rPr>
        <w:t>include</w:t>
      </w:r>
      <w:r w:rsidR="00E6484B">
        <w:rPr>
          <w:rFonts w:ascii="Times New Roman" w:eastAsia="Times New Roman" w:hAnsi="Times New Roman" w:cs="Times New Roman"/>
          <w:iCs/>
          <w:sz w:val="24"/>
          <w:szCs w:val="24"/>
        </w:rPr>
        <w:t xml:space="preserve"> in the reclassification</w:t>
      </w:r>
      <w:r w:rsidR="00FF2B32">
        <w:rPr>
          <w:rFonts w:ascii="Times New Roman" w:eastAsia="Times New Roman" w:hAnsi="Times New Roman" w:cs="Times New Roman"/>
          <w:iCs/>
          <w:sz w:val="24"/>
          <w:szCs w:val="24"/>
        </w:rPr>
        <w:t>,</w:t>
      </w:r>
      <w:r w:rsidR="00E6484B">
        <w:rPr>
          <w:rFonts w:ascii="Times New Roman" w:eastAsia="Times New Roman" w:hAnsi="Times New Roman" w:cs="Times New Roman"/>
          <w:iCs/>
          <w:sz w:val="24"/>
          <w:szCs w:val="24"/>
        </w:rPr>
        <w:t xml:space="preserve"> we </w:t>
      </w:r>
      <w:r w:rsidR="00621929">
        <w:rPr>
          <w:rFonts w:ascii="Times New Roman" w:eastAsia="Times New Roman" w:hAnsi="Times New Roman" w:cs="Times New Roman"/>
          <w:iCs/>
          <w:sz w:val="24"/>
          <w:szCs w:val="24"/>
        </w:rPr>
        <w:t>considered</w:t>
      </w:r>
      <w:r w:rsidR="00E6484B">
        <w:rPr>
          <w:rFonts w:ascii="Times New Roman" w:eastAsia="Times New Roman" w:hAnsi="Times New Roman" w:cs="Times New Roman"/>
          <w:iCs/>
          <w:sz w:val="24"/>
          <w:szCs w:val="24"/>
        </w:rPr>
        <w:t xml:space="preserve"> the longevity of the species</w:t>
      </w:r>
      <w:r w:rsidR="004D0DD8">
        <w:rPr>
          <w:rFonts w:ascii="Times New Roman" w:eastAsia="Times New Roman" w:hAnsi="Times New Roman" w:cs="Times New Roman"/>
          <w:iCs/>
          <w:sz w:val="24"/>
          <w:szCs w:val="24"/>
        </w:rPr>
        <w:t xml:space="preserve"> (proxy for generation time</w:t>
      </w:r>
      <w:r w:rsidR="00FF2B32">
        <w:rPr>
          <w:rFonts w:ascii="Times New Roman" w:eastAsia="Times New Roman" w:hAnsi="Times New Roman" w:cs="Times New Roman"/>
          <w:iCs/>
          <w:sz w:val="24"/>
          <w:szCs w:val="24"/>
        </w:rPr>
        <w:t>).</w:t>
      </w:r>
      <w:r w:rsidR="007E163B">
        <w:rPr>
          <w:rFonts w:ascii="Times New Roman" w:eastAsia="Times New Roman" w:hAnsi="Times New Roman" w:cs="Times New Roman"/>
          <w:iCs/>
          <w:sz w:val="24"/>
          <w:szCs w:val="24"/>
        </w:rPr>
        <w:t xml:space="preserve"> Further,</w:t>
      </w:r>
      <w:r w:rsidR="0022441D">
        <w:rPr>
          <w:rFonts w:ascii="Times New Roman" w:eastAsia="Times New Roman" w:hAnsi="Times New Roman" w:cs="Times New Roman"/>
          <w:iCs/>
          <w:sz w:val="24"/>
          <w:szCs w:val="24"/>
        </w:rPr>
        <w:t xml:space="preserve"> </w:t>
      </w:r>
      <w:r w:rsidR="00935F10">
        <w:rPr>
          <w:rFonts w:ascii="Times New Roman" w:eastAsia="Times New Roman" w:hAnsi="Times New Roman" w:cs="Times New Roman"/>
          <w:iCs/>
          <w:sz w:val="24"/>
          <w:szCs w:val="24"/>
        </w:rPr>
        <w:t xml:space="preserve">we </w:t>
      </w:r>
      <w:r w:rsidR="0022441D">
        <w:rPr>
          <w:rFonts w:ascii="Times New Roman" w:eastAsia="Times New Roman" w:hAnsi="Times New Roman" w:cs="Times New Roman"/>
          <w:iCs/>
          <w:sz w:val="24"/>
          <w:szCs w:val="24"/>
        </w:rPr>
        <w:t>chose to use</w:t>
      </w:r>
      <w:r w:rsidR="00935F10">
        <w:rPr>
          <w:rFonts w:ascii="Times New Roman" w:eastAsia="Times New Roman" w:hAnsi="Times New Roman" w:cs="Times New Roman"/>
          <w:iCs/>
          <w:sz w:val="24"/>
          <w:szCs w:val="24"/>
        </w:rPr>
        <w:t xml:space="preserve"> yearly changes in </w:t>
      </w:r>
      <w:r w:rsidR="00A05EAB">
        <w:rPr>
          <w:rFonts w:ascii="Times New Roman" w:eastAsia="Times New Roman" w:hAnsi="Times New Roman" w:cs="Times New Roman"/>
          <w:iCs/>
          <w:sz w:val="24"/>
          <w:szCs w:val="24"/>
        </w:rPr>
        <w:t xml:space="preserve">abundance to exclude phenological </w:t>
      </w:r>
      <w:r w:rsidR="00621929">
        <w:rPr>
          <w:rFonts w:ascii="Times New Roman" w:eastAsia="Times New Roman" w:hAnsi="Times New Roman" w:cs="Times New Roman"/>
          <w:iCs/>
          <w:sz w:val="24"/>
          <w:szCs w:val="24"/>
        </w:rPr>
        <w:t>variation in abundances which are most dramatic for shorter-lived taxa.</w:t>
      </w:r>
      <w:r w:rsidR="007B1235">
        <w:rPr>
          <w:rFonts w:ascii="Times New Roman" w:eastAsia="Times New Roman" w:hAnsi="Times New Roman" w:cs="Times New Roman"/>
          <w:iCs/>
          <w:sz w:val="24"/>
          <w:szCs w:val="24"/>
        </w:rPr>
        <w:t xml:space="preserve"> </w:t>
      </w:r>
      <w:r w:rsidR="0006413A">
        <w:rPr>
          <w:rFonts w:ascii="Times New Roman" w:eastAsia="Times New Roman" w:hAnsi="Times New Roman" w:cs="Times New Roman"/>
          <w:iCs/>
          <w:sz w:val="24"/>
          <w:szCs w:val="24"/>
        </w:rPr>
        <w:t>Using our definition, w</w:t>
      </w:r>
      <w:r w:rsidR="007B1235">
        <w:rPr>
          <w:rFonts w:ascii="Times New Roman" w:eastAsia="Times New Roman" w:hAnsi="Times New Roman" w:cs="Times New Roman"/>
          <w:iCs/>
          <w:sz w:val="24"/>
          <w:szCs w:val="24"/>
        </w:rPr>
        <w:t>e found</w:t>
      </w:r>
      <w:r w:rsidR="009D22FC">
        <w:rPr>
          <w:rFonts w:ascii="Times New Roman" w:eastAsia="Times New Roman" w:hAnsi="Times New Roman" w:cs="Times New Roman"/>
          <w:iCs/>
          <w:sz w:val="24"/>
          <w:szCs w:val="24"/>
        </w:rPr>
        <w:t xml:space="preserve"> time series that</w:t>
      </w:r>
      <w:r w:rsidR="00E26A1C">
        <w:rPr>
          <w:rFonts w:ascii="Times New Roman" w:eastAsia="Times New Roman" w:hAnsi="Times New Roman" w:cs="Times New Roman"/>
          <w:iCs/>
          <w:sz w:val="24"/>
          <w:szCs w:val="24"/>
        </w:rPr>
        <w:t xml:space="preserve"> had</w:t>
      </w:r>
      <w:r w:rsidR="009D22FC">
        <w:rPr>
          <w:rFonts w:ascii="Times New Roman" w:eastAsia="Times New Roman" w:hAnsi="Times New Roman" w:cs="Times New Roman"/>
          <w:iCs/>
          <w:sz w:val="24"/>
          <w:szCs w:val="24"/>
        </w:rPr>
        <w:t xml:space="preserve"> some evidence of boom-busts in</w:t>
      </w:r>
      <w:r w:rsidR="007B1235">
        <w:rPr>
          <w:rFonts w:ascii="Times New Roman" w:eastAsia="Times New Roman" w:hAnsi="Times New Roman" w:cs="Times New Roman"/>
          <w:iCs/>
          <w:sz w:val="24"/>
          <w:szCs w:val="24"/>
        </w:rPr>
        <w:t xml:space="preserve"> </w:t>
      </w:r>
      <w:r w:rsidR="00CD5052">
        <w:rPr>
          <w:rFonts w:ascii="Times New Roman" w:eastAsia="Times New Roman" w:hAnsi="Times New Roman" w:cs="Times New Roman"/>
          <w:iCs/>
          <w:sz w:val="24"/>
          <w:szCs w:val="24"/>
        </w:rPr>
        <w:t>44 species</w:t>
      </w:r>
      <w:r w:rsidR="00983106">
        <w:rPr>
          <w:rFonts w:ascii="Times New Roman" w:eastAsia="Times New Roman" w:hAnsi="Times New Roman" w:cs="Times New Roman"/>
          <w:iCs/>
          <w:sz w:val="24"/>
          <w:szCs w:val="24"/>
        </w:rPr>
        <w:t xml:space="preserve"> </w:t>
      </w:r>
      <w:r w:rsidR="00EA2D5D">
        <w:rPr>
          <w:rFonts w:ascii="Times New Roman" w:eastAsia="Times New Roman" w:hAnsi="Times New Roman" w:cs="Times New Roman"/>
          <w:iCs/>
          <w:sz w:val="24"/>
          <w:szCs w:val="24"/>
        </w:rPr>
        <w:t xml:space="preserve">within 9 major taxonomic groups </w:t>
      </w:r>
      <w:r w:rsidR="00983106">
        <w:rPr>
          <w:rFonts w:ascii="Times New Roman" w:eastAsia="Times New Roman" w:hAnsi="Times New Roman" w:cs="Times New Roman"/>
          <w:iCs/>
          <w:sz w:val="24"/>
          <w:szCs w:val="24"/>
        </w:rPr>
        <w:t xml:space="preserve">that varied in </w:t>
      </w:r>
      <w:r w:rsidR="00284EC3">
        <w:rPr>
          <w:rFonts w:ascii="Times New Roman" w:eastAsia="Times New Roman" w:hAnsi="Times New Roman" w:cs="Times New Roman"/>
          <w:iCs/>
          <w:sz w:val="24"/>
          <w:szCs w:val="24"/>
        </w:rPr>
        <w:t>longevity</w:t>
      </w:r>
      <w:r w:rsidR="00983106">
        <w:rPr>
          <w:rFonts w:ascii="Times New Roman" w:eastAsia="Times New Roman" w:hAnsi="Times New Roman" w:cs="Times New Roman"/>
          <w:iCs/>
          <w:sz w:val="24"/>
          <w:szCs w:val="24"/>
        </w:rPr>
        <w:t xml:space="preserve"> from </w:t>
      </w:r>
      <w:r w:rsidR="00F71993">
        <w:rPr>
          <w:rFonts w:ascii="Times New Roman" w:eastAsia="Times New Roman" w:hAnsi="Times New Roman" w:cs="Times New Roman"/>
          <w:iCs/>
          <w:sz w:val="24"/>
          <w:szCs w:val="24"/>
        </w:rPr>
        <w:t>shorter than</w:t>
      </w:r>
      <w:r w:rsidR="00983106">
        <w:rPr>
          <w:rFonts w:ascii="Times New Roman" w:eastAsia="Times New Roman" w:hAnsi="Times New Roman" w:cs="Times New Roman"/>
          <w:iCs/>
          <w:sz w:val="24"/>
          <w:szCs w:val="24"/>
        </w:rPr>
        <w:t xml:space="preserve"> 1 year to longer than 30 years</w:t>
      </w:r>
      <w:r w:rsidR="00EA2D5D">
        <w:rPr>
          <w:rFonts w:ascii="Times New Roman" w:eastAsia="Times New Roman" w:hAnsi="Times New Roman" w:cs="Times New Roman"/>
          <w:iCs/>
          <w:sz w:val="24"/>
          <w:szCs w:val="24"/>
        </w:rPr>
        <w:t xml:space="preserve"> (Fig</w:t>
      </w:r>
      <w:r w:rsidR="00F5725B">
        <w:rPr>
          <w:rFonts w:ascii="Times New Roman" w:eastAsia="Times New Roman" w:hAnsi="Times New Roman" w:cs="Times New Roman"/>
          <w:iCs/>
          <w:sz w:val="24"/>
          <w:szCs w:val="24"/>
        </w:rPr>
        <w:t>.</w:t>
      </w:r>
      <w:r w:rsidR="00EA2D5D">
        <w:rPr>
          <w:rFonts w:ascii="Times New Roman" w:eastAsia="Times New Roman" w:hAnsi="Times New Roman" w:cs="Times New Roman"/>
          <w:iCs/>
          <w:sz w:val="24"/>
          <w:szCs w:val="24"/>
        </w:rPr>
        <w:t xml:space="preserve"> 3)</w:t>
      </w:r>
      <w:r w:rsidR="00F5725B">
        <w:rPr>
          <w:rFonts w:ascii="Times New Roman" w:eastAsia="Times New Roman" w:hAnsi="Times New Roman" w:cs="Times New Roman"/>
          <w:iCs/>
          <w:sz w:val="24"/>
          <w:szCs w:val="24"/>
        </w:rPr>
        <w:t>.</w:t>
      </w:r>
      <w:r w:rsidR="00284EC3">
        <w:rPr>
          <w:rFonts w:ascii="Times New Roman" w:eastAsia="Times New Roman" w:hAnsi="Times New Roman" w:cs="Times New Roman"/>
          <w:iCs/>
          <w:sz w:val="24"/>
          <w:szCs w:val="24"/>
        </w:rPr>
        <w:t xml:space="preserve">  Evidence </w:t>
      </w:r>
      <w:r w:rsidR="00C326D9">
        <w:rPr>
          <w:rFonts w:ascii="Times New Roman" w:eastAsia="Times New Roman" w:hAnsi="Times New Roman" w:cs="Times New Roman"/>
          <w:iCs/>
          <w:sz w:val="24"/>
          <w:szCs w:val="24"/>
        </w:rPr>
        <w:t>of</w:t>
      </w:r>
      <w:r w:rsidR="00284EC3">
        <w:rPr>
          <w:rFonts w:ascii="Times New Roman" w:eastAsia="Times New Roman" w:hAnsi="Times New Roman" w:cs="Times New Roman"/>
          <w:iCs/>
          <w:sz w:val="24"/>
          <w:szCs w:val="24"/>
        </w:rPr>
        <w:t xml:space="preserve"> boom-busts were found in 4 continents, within islands, and across freshwater</w:t>
      </w:r>
      <w:r w:rsidR="00634A26">
        <w:rPr>
          <w:rFonts w:ascii="Times New Roman" w:eastAsia="Times New Roman" w:hAnsi="Times New Roman" w:cs="Times New Roman"/>
          <w:iCs/>
          <w:sz w:val="24"/>
          <w:szCs w:val="24"/>
        </w:rPr>
        <w:t>,</w:t>
      </w:r>
      <w:r w:rsidR="00284EC3">
        <w:rPr>
          <w:rFonts w:ascii="Times New Roman" w:eastAsia="Times New Roman" w:hAnsi="Times New Roman" w:cs="Times New Roman"/>
          <w:iCs/>
          <w:sz w:val="24"/>
          <w:szCs w:val="24"/>
        </w:rPr>
        <w:t xml:space="preserve"> terrestrial and marine ecosystems (Fig. 3).</w:t>
      </w:r>
      <w:r w:rsidR="0026587F">
        <w:rPr>
          <w:rFonts w:ascii="Times New Roman" w:eastAsia="Times New Roman" w:hAnsi="Times New Roman" w:cs="Times New Roman"/>
          <w:iCs/>
          <w:sz w:val="24"/>
          <w:szCs w:val="24"/>
        </w:rPr>
        <w:t xml:space="preserve"> Largely, this evidence describes severe </w:t>
      </w:r>
      <w:commentRangeEnd w:id="293"/>
      <w:r w:rsidR="008A454D">
        <w:rPr>
          <w:rStyle w:val="CommentReference"/>
        </w:rPr>
        <w:commentReference w:id="293"/>
      </w:r>
      <w:r w:rsidR="0026587F">
        <w:rPr>
          <w:rFonts w:ascii="Times New Roman" w:eastAsia="Times New Roman" w:hAnsi="Times New Roman" w:cs="Times New Roman"/>
          <w:iCs/>
          <w:sz w:val="24"/>
          <w:szCs w:val="24"/>
        </w:rPr>
        <w:t>changes</w:t>
      </w:r>
      <w:r w:rsidR="002753AC">
        <w:rPr>
          <w:rFonts w:ascii="Times New Roman" w:eastAsia="Times New Roman" w:hAnsi="Times New Roman" w:cs="Times New Roman"/>
          <w:iCs/>
          <w:sz w:val="24"/>
          <w:szCs w:val="24"/>
        </w:rPr>
        <w:t xml:space="preserve"> </w:t>
      </w:r>
      <w:r w:rsidR="0026587F">
        <w:rPr>
          <w:rFonts w:ascii="Times New Roman" w:eastAsia="Times New Roman" w:hAnsi="Times New Roman" w:cs="Times New Roman"/>
          <w:iCs/>
          <w:sz w:val="24"/>
          <w:szCs w:val="24"/>
        </w:rPr>
        <w:t>in carrying capacity</w:t>
      </w:r>
      <w:r w:rsidR="001F5553">
        <w:rPr>
          <w:rFonts w:ascii="Times New Roman" w:eastAsia="Times New Roman" w:hAnsi="Times New Roman" w:cs="Times New Roman"/>
          <w:iCs/>
          <w:sz w:val="24"/>
          <w:szCs w:val="24"/>
        </w:rPr>
        <w:t xml:space="preserve"> (≥90% from maximum abundance)</w:t>
      </w:r>
      <w:r w:rsidR="00E517AD">
        <w:rPr>
          <w:rFonts w:ascii="Times New Roman" w:eastAsia="Times New Roman" w:hAnsi="Times New Roman" w:cs="Times New Roman"/>
          <w:iCs/>
          <w:sz w:val="24"/>
          <w:szCs w:val="24"/>
        </w:rPr>
        <w:t>. A</w:t>
      </w:r>
      <w:r w:rsidR="00ED2B22">
        <w:rPr>
          <w:rFonts w:ascii="Times New Roman" w:eastAsia="Times New Roman" w:hAnsi="Times New Roman" w:cs="Times New Roman"/>
          <w:iCs/>
          <w:sz w:val="24"/>
          <w:szCs w:val="24"/>
        </w:rPr>
        <w:t>lthough we classified</w:t>
      </w:r>
      <w:r w:rsidR="00B012F1">
        <w:rPr>
          <w:rFonts w:ascii="Times New Roman" w:eastAsia="Times New Roman" w:hAnsi="Times New Roman" w:cs="Times New Roman"/>
          <w:iCs/>
          <w:sz w:val="24"/>
          <w:szCs w:val="24"/>
        </w:rPr>
        <w:t xml:space="preserve"> less severe changes in carrying capacity as “overshoot” dynamics, we</w:t>
      </w:r>
      <w:r w:rsidR="001F560C">
        <w:rPr>
          <w:rFonts w:ascii="Times New Roman" w:eastAsia="Times New Roman" w:hAnsi="Times New Roman" w:cs="Times New Roman"/>
          <w:iCs/>
          <w:sz w:val="24"/>
          <w:szCs w:val="24"/>
        </w:rPr>
        <w:t xml:space="preserve"> do</w:t>
      </w:r>
      <w:r w:rsidR="008218A4">
        <w:rPr>
          <w:rFonts w:ascii="Times New Roman" w:eastAsia="Times New Roman" w:hAnsi="Times New Roman" w:cs="Times New Roman"/>
          <w:iCs/>
          <w:sz w:val="24"/>
          <w:szCs w:val="24"/>
        </w:rPr>
        <w:t xml:space="preserve"> </w:t>
      </w:r>
      <w:r w:rsidR="00514054">
        <w:rPr>
          <w:rFonts w:ascii="Times New Roman" w:eastAsia="Times New Roman" w:hAnsi="Times New Roman" w:cs="Times New Roman"/>
          <w:iCs/>
          <w:sz w:val="24"/>
          <w:szCs w:val="24"/>
        </w:rPr>
        <w:t xml:space="preserve">not minimalize </w:t>
      </w:r>
      <w:r w:rsidR="001F560C">
        <w:rPr>
          <w:rFonts w:ascii="Times New Roman" w:eastAsia="Times New Roman" w:hAnsi="Times New Roman" w:cs="Times New Roman"/>
          <w:iCs/>
          <w:sz w:val="24"/>
          <w:szCs w:val="24"/>
        </w:rPr>
        <w:t xml:space="preserve">the importance of these </w:t>
      </w:r>
      <w:r w:rsidR="003F4942">
        <w:rPr>
          <w:rFonts w:ascii="Times New Roman" w:eastAsia="Times New Roman" w:hAnsi="Times New Roman" w:cs="Times New Roman"/>
          <w:iCs/>
          <w:sz w:val="24"/>
          <w:szCs w:val="24"/>
        </w:rPr>
        <w:t>declines,</w:t>
      </w:r>
      <w:r w:rsidR="001F560C">
        <w:rPr>
          <w:rFonts w:ascii="Times New Roman" w:eastAsia="Times New Roman" w:hAnsi="Times New Roman" w:cs="Times New Roman"/>
          <w:iCs/>
          <w:sz w:val="24"/>
          <w:szCs w:val="24"/>
        </w:rPr>
        <w:t xml:space="preserve"> but </w:t>
      </w:r>
      <w:r w:rsidR="00E310F9">
        <w:rPr>
          <w:rFonts w:ascii="Times New Roman" w:eastAsia="Times New Roman" w:hAnsi="Times New Roman" w:cs="Times New Roman"/>
          <w:iCs/>
          <w:sz w:val="24"/>
          <w:szCs w:val="24"/>
        </w:rPr>
        <w:t>we do believe this definition should</w:t>
      </w:r>
      <w:r w:rsidR="001F560C">
        <w:rPr>
          <w:rFonts w:ascii="Times New Roman" w:eastAsia="Times New Roman" w:hAnsi="Times New Roman" w:cs="Times New Roman"/>
          <w:iCs/>
          <w:sz w:val="24"/>
          <w:szCs w:val="24"/>
        </w:rPr>
        <w:t xml:space="preserve"> </w:t>
      </w:r>
      <w:r w:rsidR="008218A4">
        <w:rPr>
          <w:rFonts w:ascii="Times New Roman" w:eastAsia="Times New Roman" w:hAnsi="Times New Roman" w:cs="Times New Roman"/>
          <w:iCs/>
          <w:sz w:val="24"/>
          <w:szCs w:val="24"/>
        </w:rPr>
        <w:t xml:space="preserve">improve </w:t>
      </w:r>
      <w:r w:rsidR="001C362A">
        <w:rPr>
          <w:rFonts w:ascii="Times New Roman" w:eastAsia="Times New Roman" w:hAnsi="Times New Roman" w:cs="Times New Roman"/>
          <w:iCs/>
          <w:sz w:val="24"/>
          <w:szCs w:val="24"/>
        </w:rPr>
        <w:t>the</w:t>
      </w:r>
      <w:r w:rsidR="001F560C">
        <w:rPr>
          <w:rFonts w:ascii="Times New Roman" w:eastAsia="Times New Roman" w:hAnsi="Times New Roman" w:cs="Times New Roman"/>
          <w:iCs/>
          <w:sz w:val="24"/>
          <w:szCs w:val="24"/>
        </w:rPr>
        <w:t xml:space="preserve"> </w:t>
      </w:r>
      <w:r w:rsidR="008218A4">
        <w:rPr>
          <w:rFonts w:ascii="Times New Roman" w:eastAsia="Times New Roman" w:hAnsi="Times New Roman" w:cs="Times New Roman"/>
          <w:iCs/>
          <w:sz w:val="24"/>
          <w:szCs w:val="24"/>
        </w:rPr>
        <w:t xml:space="preserve">understanding of what constitutes a boom-bust </w:t>
      </w:r>
      <w:r w:rsidR="001F560C">
        <w:rPr>
          <w:rFonts w:ascii="Times New Roman" w:eastAsia="Times New Roman" w:hAnsi="Times New Roman" w:cs="Times New Roman"/>
          <w:iCs/>
          <w:sz w:val="24"/>
          <w:szCs w:val="24"/>
        </w:rPr>
        <w:t>and</w:t>
      </w:r>
      <w:r w:rsidR="008218A4">
        <w:rPr>
          <w:rFonts w:ascii="Times New Roman" w:eastAsia="Times New Roman" w:hAnsi="Times New Roman" w:cs="Times New Roman"/>
          <w:iCs/>
          <w:sz w:val="24"/>
          <w:szCs w:val="24"/>
        </w:rPr>
        <w:t xml:space="preserve"> facilitate communication. </w:t>
      </w:r>
    </w:p>
    <w:p w14:paraId="49408750" w14:textId="7BDF2974" w:rsidR="004B4427" w:rsidRPr="004B4427" w:rsidDel="00B668AF" w:rsidRDefault="004B4427" w:rsidP="00AD1AC2">
      <w:pPr>
        <w:spacing w:line="480" w:lineRule="auto"/>
        <w:rPr>
          <w:del w:id="294" w:author="Nathan Dorn" w:date="2025-09-25T18:27:00Z" w16du:dateUtc="2025-09-25T22:27:00Z"/>
          <w:rFonts w:ascii="Times New Roman" w:eastAsia="Times New Roman" w:hAnsi="Times New Roman" w:cs="Times New Roman"/>
          <w:i/>
          <w:sz w:val="24"/>
          <w:szCs w:val="24"/>
        </w:rPr>
      </w:pPr>
      <w:commentRangeStart w:id="295"/>
      <w:del w:id="296" w:author="Nathan Dorn" w:date="2025-09-25T18:27:00Z" w16du:dateUtc="2025-09-25T22:27:00Z">
        <w:r w:rsidRPr="004B4427" w:rsidDel="00B668AF">
          <w:rPr>
            <w:rFonts w:ascii="Times New Roman" w:eastAsia="Times New Roman" w:hAnsi="Times New Roman" w:cs="Times New Roman"/>
            <w:i/>
            <w:sz w:val="24"/>
            <w:szCs w:val="24"/>
          </w:rPr>
          <w:delText>Limitations</w:delText>
        </w:r>
      </w:del>
      <w:commentRangeEnd w:id="295"/>
      <w:r w:rsidR="00B668AF">
        <w:rPr>
          <w:rStyle w:val="CommentReference"/>
        </w:rPr>
        <w:commentReference w:id="295"/>
      </w:r>
    </w:p>
    <w:p w14:paraId="1A42A240" w14:textId="149978CF" w:rsidR="00657027" w:rsidRPr="00EE6BA9" w:rsidRDefault="002A7ADB" w:rsidP="002A7ADB">
      <w:pPr>
        <w:spacing w:line="480" w:lineRule="auto"/>
        <w:ind w:firstLine="720"/>
        <w:rPr>
          <w:rFonts w:ascii="Times New Roman" w:eastAsia="Times New Roman" w:hAnsi="Times New Roman" w:cs="Times New Roman"/>
          <w:iCs/>
          <w:sz w:val="24"/>
          <w:szCs w:val="24"/>
        </w:rPr>
      </w:pPr>
      <w:r w:rsidRPr="002A7ADB">
        <w:rPr>
          <w:rFonts w:ascii="Times New Roman" w:eastAsia="Times New Roman" w:hAnsi="Times New Roman" w:cs="Times New Roman"/>
          <w:iCs/>
          <w:sz w:val="24"/>
          <w:szCs w:val="24"/>
        </w:rPr>
        <w:t>We attempted to classify the time series as objectiv</w:t>
      </w:r>
      <w:r>
        <w:rPr>
          <w:rFonts w:ascii="Times New Roman" w:eastAsia="Times New Roman" w:hAnsi="Times New Roman" w:cs="Times New Roman"/>
          <w:iCs/>
          <w:sz w:val="24"/>
          <w:szCs w:val="24"/>
        </w:rPr>
        <w:t xml:space="preserve">ely as possible, but </w:t>
      </w:r>
      <w:r w:rsidR="001874F8">
        <w:rPr>
          <w:rFonts w:ascii="Times New Roman" w:eastAsia="Times New Roman" w:hAnsi="Times New Roman" w:cs="Times New Roman"/>
          <w:iCs/>
          <w:sz w:val="24"/>
          <w:szCs w:val="24"/>
        </w:rPr>
        <w:t>the ability of our approach to identify boom-bust</w:t>
      </w:r>
      <w:r w:rsidR="00CA2CD7">
        <w:rPr>
          <w:rFonts w:ascii="Times New Roman" w:eastAsia="Times New Roman" w:hAnsi="Times New Roman" w:cs="Times New Roman"/>
          <w:iCs/>
          <w:sz w:val="24"/>
          <w:szCs w:val="24"/>
        </w:rPr>
        <w:t>s</w:t>
      </w:r>
      <w:r w:rsidR="001874F8">
        <w:rPr>
          <w:rFonts w:ascii="Times New Roman" w:eastAsia="Times New Roman" w:hAnsi="Times New Roman" w:cs="Times New Roman"/>
          <w:iCs/>
          <w:sz w:val="24"/>
          <w:szCs w:val="24"/>
        </w:rPr>
        <w:t xml:space="preserve"> may have been affected by some</w:t>
      </w:r>
      <w:r w:rsidR="00DC63D7" w:rsidRPr="002A7ADB">
        <w:rPr>
          <w:rFonts w:ascii="Times New Roman" w:eastAsia="Times New Roman" w:hAnsi="Times New Roman" w:cs="Times New Roman"/>
          <w:iCs/>
          <w:sz w:val="24"/>
          <w:szCs w:val="24"/>
        </w:rPr>
        <w:t xml:space="preserve"> characteristics of the dataset</w:t>
      </w:r>
      <w:ins w:id="297" w:author="Nathan Dorn" w:date="2025-09-25T18:28:00Z" w16du:dateUtc="2025-09-25T22:28:00Z">
        <w:r w:rsidR="00B40903">
          <w:rPr>
            <w:rFonts w:ascii="Times New Roman" w:eastAsia="Times New Roman" w:hAnsi="Times New Roman" w:cs="Times New Roman"/>
            <w:iCs/>
            <w:sz w:val="24"/>
            <w:szCs w:val="24"/>
          </w:rPr>
          <w:t>s</w:t>
        </w:r>
      </w:ins>
      <w:r w:rsidR="001874F8">
        <w:rPr>
          <w:rFonts w:ascii="Times New Roman" w:eastAsia="Times New Roman" w:hAnsi="Times New Roman" w:cs="Times New Roman"/>
          <w:iCs/>
          <w:sz w:val="24"/>
          <w:szCs w:val="24"/>
        </w:rPr>
        <w:t>.</w:t>
      </w:r>
      <w:r w:rsidR="00A050BA">
        <w:rPr>
          <w:rFonts w:ascii="Times New Roman" w:eastAsia="Times New Roman" w:hAnsi="Times New Roman" w:cs="Times New Roman"/>
          <w:iCs/>
          <w:sz w:val="24"/>
          <w:szCs w:val="24"/>
        </w:rPr>
        <w:t xml:space="preserve">  </w:t>
      </w:r>
      <w:r w:rsidR="00B8375B">
        <w:rPr>
          <w:rFonts w:ascii="Times New Roman" w:eastAsia="Times New Roman" w:hAnsi="Times New Roman" w:cs="Times New Roman"/>
          <w:iCs/>
          <w:sz w:val="24"/>
          <w:szCs w:val="24"/>
        </w:rPr>
        <w:t>Our</w:t>
      </w:r>
      <w:r w:rsidR="002D15EF">
        <w:rPr>
          <w:rFonts w:ascii="Times New Roman" w:eastAsia="Times New Roman" w:hAnsi="Times New Roman" w:cs="Times New Roman"/>
          <w:iCs/>
          <w:sz w:val="24"/>
          <w:szCs w:val="24"/>
        </w:rPr>
        <w:t xml:space="preserve"> approach </w:t>
      </w:r>
      <w:r w:rsidR="00224692">
        <w:rPr>
          <w:rFonts w:ascii="Times New Roman" w:eastAsia="Times New Roman" w:hAnsi="Times New Roman" w:cs="Times New Roman"/>
          <w:iCs/>
          <w:sz w:val="24"/>
          <w:szCs w:val="24"/>
        </w:rPr>
        <w:t>appeared to</w:t>
      </w:r>
      <w:r w:rsidR="002D15EF">
        <w:rPr>
          <w:rFonts w:ascii="Times New Roman" w:eastAsia="Times New Roman" w:hAnsi="Times New Roman" w:cs="Times New Roman"/>
          <w:iCs/>
          <w:sz w:val="24"/>
          <w:szCs w:val="24"/>
        </w:rPr>
        <w:t xml:space="preserve"> struggle with</w:t>
      </w:r>
      <w:r w:rsidR="007D3540">
        <w:rPr>
          <w:rFonts w:ascii="Times New Roman" w:eastAsia="Times New Roman" w:hAnsi="Times New Roman" w:cs="Times New Roman"/>
          <w:iCs/>
          <w:sz w:val="24"/>
          <w:szCs w:val="24"/>
        </w:rPr>
        <w:t xml:space="preserve"> shorter time series (</w:t>
      </w:r>
      <w:r w:rsidR="00653A13">
        <w:rPr>
          <w:rFonts w:ascii="Times New Roman" w:eastAsia="Times New Roman" w:hAnsi="Times New Roman" w:cs="Times New Roman"/>
          <w:iCs/>
          <w:sz w:val="24"/>
          <w:szCs w:val="24"/>
        </w:rPr>
        <w:t>≤ 10 years)</w:t>
      </w:r>
      <w:r w:rsidR="007D3540">
        <w:rPr>
          <w:rFonts w:ascii="Times New Roman" w:eastAsia="Times New Roman" w:hAnsi="Times New Roman" w:cs="Times New Roman"/>
          <w:iCs/>
          <w:sz w:val="24"/>
          <w:szCs w:val="24"/>
        </w:rPr>
        <w:t xml:space="preserve"> </w:t>
      </w:r>
      <w:r w:rsidR="00B8375B">
        <w:rPr>
          <w:rFonts w:ascii="Times New Roman" w:eastAsia="Times New Roman" w:hAnsi="Times New Roman" w:cs="Times New Roman"/>
          <w:iCs/>
          <w:sz w:val="24"/>
          <w:szCs w:val="24"/>
        </w:rPr>
        <w:t xml:space="preserve">with </w:t>
      </w:r>
      <w:r w:rsidR="0001273B">
        <w:rPr>
          <w:rFonts w:ascii="Times New Roman" w:eastAsia="Times New Roman" w:hAnsi="Times New Roman" w:cs="Times New Roman"/>
          <w:iCs/>
          <w:sz w:val="24"/>
          <w:szCs w:val="24"/>
        </w:rPr>
        <w:t xml:space="preserve">large </w:t>
      </w:r>
      <w:r w:rsidR="00710858">
        <w:rPr>
          <w:rFonts w:ascii="Times New Roman" w:eastAsia="Times New Roman" w:hAnsi="Times New Roman" w:cs="Times New Roman"/>
          <w:iCs/>
          <w:sz w:val="24"/>
          <w:szCs w:val="24"/>
        </w:rPr>
        <w:t>variability</w:t>
      </w:r>
      <w:r w:rsidR="0001273B">
        <w:rPr>
          <w:rFonts w:ascii="Times New Roman" w:eastAsia="Times New Roman" w:hAnsi="Times New Roman" w:cs="Times New Roman"/>
          <w:iCs/>
          <w:sz w:val="24"/>
          <w:szCs w:val="24"/>
        </w:rPr>
        <w:t xml:space="preserve"> between </w:t>
      </w:r>
      <w:r w:rsidR="00710858">
        <w:rPr>
          <w:rFonts w:ascii="Times New Roman" w:eastAsia="Times New Roman" w:hAnsi="Times New Roman" w:cs="Times New Roman"/>
          <w:iCs/>
          <w:sz w:val="24"/>
          <w:szCs w:val="24"/>
        </w:rPr>
        <w:t>years</w:t>
      </w:r>
      <w:r w:rsidR="000A1A8C">
        <w:rPr>
          <w:rFonts w:ascii="Times New Roman" w:eastAsia="Times New Roman" w:hAnsi="Times New Roman" w:cs="Times New Roman"/>
          <w:iCs/>
          <w:sz w:val="24"/>
          <w:szCs w:val="24"/>
        </w:rPr>
        <w:t>.</w:t>
      </w:r>
      <w:r w:rsidR="003855B8">
        <w:rPr>
          <w:rFonts w:ascii="Times New Roman" w:eastAsia="Times New Roman" w:hAnsi="Times New Roman" w:cs="Times New Roman"/>
          <w:iCs/>
          <w:sz w:val="24"/>
          <w:szCs w:val="24"/>
        </w:rPr>
        <w:t xml:space="preserve"> For example, </w:t>
      </w:r>
      <w:r w:rsidR="00BD2BDB">
        <w:rPr>
          <w:rFonts w:ascii="Times New Roman" w:eastAsia="Times New Roman" w:hAnsi="Times New Roman" w:cs="Times New Roman"/>
          <w:iCs/>
          <w:sz w:val="24"/>
          <w:szCs w:val="24"/>
        </w:rPr>
        <w:t xml:space="preserve">the invasion of </w:t>
      </w:r>
      <w:r w:rsidR="00455681" w:rsidRPr="0084506C">
        <w:rPr>
          <w:rFonts w:ascii="Times New Roman" w:eastAsia="Times New Roman" w:hAnsi="Times New Roman" w:cs="Times New Roman"/>
          <w:i/>
          <w:sz w:val="24"/>
          <w:szCs w:val="24"/>
        </w:rPr>
        <w:t>Bosmina</w:t>
      </w:r>
      <w:r w:rsidR="0084506C" w:rsidRPr="0084506C">
        <w:rPr>
          <w:rFonts w:ascii="Times New Roman" w:eastAsia="Times New Roman" w:hAnsi="Times New Roman" w:cs="Times New Roman"/>
          <w:i/>
          <w:sz w:val="24"/>
          <w:szCs w:val="24"/>
        </w:rPr>
        <w:t xml:space="preserve"> coregoni</w:t>
      </w:r>
      <w:r w:rsidR="0084506C">
        <w:rPr>
          <w:rFonts w:ascii="Times New Roman" w:eastAsia="Times New Roman" w:hAnsi="Times New Roman" w:cs="Times New Roman"/>
          <w:iCs/>
          <w:sz w:val="24"/>
          <w:szCs w:val="24"/>
        </w:rPr>
        <w:t xml:space="preserve"> </w:t>
      </w:r>
      <w:r w:rsidR="00BD2BDB">
        <w:rPr>
          <w:rFonts w:ascii="Times New Roman" w:eastAsia="Times New Roman" w:hAnsi="Times New Roman" w:cs="Times New Roman"/>
          <w:iCs/>
          <w:sz w:val="24"/>
          <w:szCs w:val="24"/>
        </w:rPr>
        <w:t>was</w:t>
      </w:r>
      <w:r w:rsidR="00B229C1">
        <w:rPr>
          <w:rFonts w:ascii="Times New Roman" w:eastAsia="Times New Roman" w:hAnsi="Times New Roman" w:cs="Times New Roman"/>
          <w:iCs/>
          <w:sz w:val="24"/>
          <w:szCs w:val="24"/>
        </w:rPr>
        <w:t xml:space="preserve"> documented in the Columbia </w:t>
      </w:r>
      <w:r w:rsidR="00B229C1">
        <w:rPr>
          <w:rFonts w:ascii="Times New Roman" w:eastAsia="Times New Roman" w:hAnsi="Times New Roman" w:cs="Times New Roman"/>
          <w:iCs/>
          <w:sz w:val="24"/>
          <w:szCs w:val="24"/>
        </w:rPr>
        <w:lastRenderedPageBreak/>
        <w:t>River</w:t>
      </w:r>
      <w:r w:rsidR="00CB7CC7">
        <w:rPr>
          <w:rFonts w:ascii="Times New Roman" w:eastAsia="Times New Roman" w:hAnsi="Times New Roman" w:cs="Times New Roman"/>
          <w:iCs/>
          <w:sz w:val="24"/>
          <w:szCs w:val="24"/>
        </w:rPr>
        <w:t xml:space="preserve"> on the northwestern coast of the United States </w:t>
      </w:r>
      <w:r w:rsidR="00CB7CC7">
        <w:rPr>
          <w:rFonts w:ascii="Times New Roman" w:eastAsia="Times New Roman" w:hAnsi="Times New Roman" w:cs="Times New Roman"/>
          <w:iCs/>
          <w:sz w:val="24"/>
          <w:szCs w:val="24"/>
        </w:rPr>
        <w:fldChar w:fldCharType="begin"/>
      </w:r>
      <w:r w:rsidR="00CB7CC7">
        <w:rPr>
          <w:rFonts w:ascii="Times New Roman" w:eastAsia="Times New Roman" w:hAnsi="Times New Roman" w:cs="Times New Roman"/>
          <w:iCs/>
          <w:sz w:val="24"/>
          <w:szCs w:val="24"/>
        </w:rPr>
        <w:instrText xml:space="preserve"> ADDIN ZOTERO_ITEM CSL_CITATION {"citationID":"Q1AmH4hK","properties":{"formattedCitation":"(Dexter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CB7CC7">
        <w:rPr>
          <w:rFonts w:ascii="Times New Roman" w:eastAsia="Times New Roman" w:hAnsi="Times New Roman" w:cs="Times New Roman"/>
          <w:iCs/>
          <w:sz w:val="24"/>
          <w:szCs w:val="24"/>
        </w:rPr>
        <w:fldChar w:fldCharType="separate"/>
      </w:r>
      <w:r w:rsidR="00CB7CC7" w:rsidRPr="00CB7CC7">
        <w:rPr>
          <w:rFonts w:ascii="Times New Roman" w:hAnsi="Times New Roman" w:cs="Times New Roman"/>
          <w:sz w:val="24"/>
        </w:rPr>
        <w:t xml:space="preserve">(Dexter </w:t>
      </w:r>
      <w:r w:rsidR="00CB7CC7" w:rsidRPr="00CB7CC7">
        <w:rPr>
          <w:rFonts w:ascii="Times New Roman" w:hAnsi="Times New Roman" w:cs="Times New Roman"/>
          <w:i/>
          <w:iCs/>
          <w:sz w:val="24"/>
        </w:rPr>
        <w:t>et al.</w:t>
      </w:r>
      <w:r w:rsidR="00CB7CC7" w:rsidRPr="00CB7CC7">
        <w:rPr>
          <w:rFonts w:ascii="Times New Roman" w:hAnsi="Times New Roman" w:cs="Times New Roman"/>
          <w:sz w:val="24"/>
        </w:rPr>
        <w:t xml:space="preserve"> 2015)</w:t>
      </w:r>
      <w:r w:rsidR="00CB7CC7">
        <w:rPr>
          <w:rFonts w:ascii="Times New Roman" w:eastAsia="Times New Roman" w:hAnsi="Times New Roman" w:cs="Times New Roman"/>
          <w:iCs/>
          <w:sz w:val="24"/>
          <w:szCs w:val="24"/>
        </w:rPr>
        <w:fldChar w:fldCharType="end"/>
      </w:r>
      <w:r w:rsidR="00F74949">
        <w:rPr>
          <w:rFonts w:ascii="Times New Roman" w:eastAsia="Times New Roman" w:hAnsi="Times New Roman" w:cs="Times New Roman"/>
          <w:iCs/>
          <w:sz w:val="24"/>
          <w:szCs w:val="24"/>
        </w:rPr>
        <w:t xml:space="preserve">.  </w:t>
      </w:r>
      <w:r w:rsidR="00BD2BDB">
        <w:rPr>
          <w:rFonts w:ascii="Times New Roman" w:eastAsia="Times New Roman" w:hAnsi="Times New Roman" w:cs="Times New Roman"/>
          <w:iCs/>
          <w:sz w:val="24"/>
          <w:szCs w:val="24"/>
        </w:rPr>
        <w:t>A</w:t>
      </w:r>
      <w:r w:rsidR="005C5654">
        <w:rPr>
          <w:rFonts w:ascii="Times New Roman" w:eastAsia="Times New Roman" w:hAnsi="Times New Roman" w:cs="Times New Roman"/>
          <w:iCs/>
          <w:sz w:val="24"/>
          <w:szCs w:val="24"/>
        </w:rPr>
        <w:t xml:space="preserve">t the beginning of the monitoring program in 2005, </w:t>
      </w:r>
      <w:r w:rsidR="004C608A" w:rsidRPr="00E158A9">
        <w:rPr>
          <w:rFonts w:ascii="Times New Roman" w:eastAsia="Times New Roman" w:hAnsi="Times New Roman" w:cs="Times New Roman"/>
          <w:i/>
          <w:sz w:val="24"/>
          <w:szCs w:val="24"/>
        </w:rPr>
        <w:t>B. coregoni</w:t>
      </w:r>
      <w:r w:rsidR="004C608A">
        <w:rPr>
          <w:rFonts w:ascii="Times New Roman" w:eastAsia="Times New Roman" w:hAnsi="Times New Roman" w:cs="Times New Roman"/>
          <w:iCs/>
          <w:sz w:val="24"/>
          <w:szCs w:val="24"/>
        </w:rPr>
        <w:t xml:space="preserve"> </w:t>
      </w:r>
      <w:r w:rsidR="00EE4B9B">
        <w:rPr>
          <w:rFonts w:ascii="Times New Roman" w:eastAsia="Times New Roman" w:hAnsi="Times New Roman" w:cs="Times New Roman"/>
          <w:iCs/>
          <w:sz w:val="24"/>
          <w:szCs w:val="24"/>
        </w:rPr>
        <w:t xml:space="preserve">had </w:t>
      </w:r>
      <w:r w:rsidR="00E06CD4">
        <w:rPr>
          <w:rFonts w:ascii="Times New Roman" w:eastAsia="Times New Roman" w:hAnsi="Times New Roman" w:cs="Times New Roman"/>
          <w:iCs/>
          <w:sz w:val="24"/>
          <w:szCs w:val="24"/>
        </w:rPr>
        <w:t xml:space="preserve">yearly </w:t>
      </w:r>
      <w:r w:rsidR="00EE4B9B">
        <w:rPr>
          <w:rFonts w:ascii="Times New Roman" w:eastAsia="Times New Roman" w:hAnsi="Times New Roman" w:cs="Times New Roman"/>
          <w:iCs/>
          <w:sz w:val="24"/>
          <w:szCs w:val="24"/>
        </w:rPr>
        <w:t xml:space="preserve">maximum abundances near 0 in </w:t>
      </w:r>
      <w:r w:rsidR="004814C8">
        <w:rPr>
          <w:rFonts w:ascii="Times New Roman" w:eastAsia="Times New Roman" w:hAnsi="Times New Roman" w:cs="Times New Roman"/>
          <w:iCs/>
          <w:sz w:val="24"/>
          <w:szCs w:val="24"/>
        </w:rPr>
        <w:t>2005, increased from 2007 to a peak</w:t>
      </w:r>
      <w:r w:rsidR="00165DED">
        <w:rPr>
          <w:rFonts w:ascii="Times New Roman" w:eastAsia="Times New Roman" w:hAnsi="Times New Roman" w:cs="Times New Roman"/>
          <w:iCs/>
          <w:sz w:val="24"/>
          <w:szCs w:val="24"/>
        </w:rPr>
        <w:t xml:space="preserve"> of a yearly maximum</w:t>
      </w:r>
      <w:r w:rsidR="00073693">
        <w:rPr>
          <w:rFonts w:ascii="Times New Roman" w:eastAsia="Times New Roman" w:hAnsi="Times New Roman" w:cs="Times New Roman"/>
          <w:iCs/>
          <w:sz w:val="24"/>
          <w:szCs w:val="24"/>
        </w:rPr>
        <w:t xml:space="preserve"> abundance</w:t>
      </w:r>
      <w:r w:rsidR="004814C8">
        <w:rPr>
          <w:rFonts w:ascii="Times New Roman" w:eastAsia="Times New Roman" w:hAnsi="Times New Roman" w:cs="Times New Roman"/>
          <w:iCs/>
          <w:sz w:val="24"/>
          <w:szCs w:val="24"/>
        </w:rPr>
        <w:t xml:space="preserve"> of ~10</w:t>
      </w:r>
      <w:r w:rsidR="00EE6BA9">
        <w:rPr>
          <w:rFonts w:ascii="Times New Roman" w:eastAsia="Times New Roman" w:hAnsi="Times New Roman" w:cs="Times New Roman"/>
          <w:iCs/>
          <w:sz w:val="24"/>
          <w:szCs w:val="24"/>
          <w:vertAlign w:val="superscript"/>
        </w:rPr>
        <w:t>7</w:t>
      </w:r>
      <w:r w:rsidR="00EE6BA9">
        <w:rPr>
          <w:rFonts w:ascii="Times New Roman" w:eastAsia="Times New Roman" w:hAnsi="Times New Roman" w:cs="Times New Roman"/>
          <w:iCs/>
          <w:sz w:val="24"/>
          <w:szCs w:val="24"/>
        </w:rPr>
        <w:t xml:space="preserve"> in 2010</w:t>
      </w:r>
      <w:r w:rsidR="0099304F">
        <w:rPr>
          <w:rFonts w:ascii="Times New Roman" w:eastAsia="Times New Roman" w:hAnsi="Times New Roman" w:cs="Times New Roman"/>
          <w:iCs/>
          <w:sz w:val="24"/>
          <w:szCs w:val="24"/>
        </w:rPr>
        <w:t>,</w:t>
      </w:r>
      <w:r w:rsidR="00045F62">
        <w:rPr>
          <w:rFonts w:ascii="Times New Roman" w:eastAsia="Times New Roman" w:hAnsi="Times New Roman" w:cs="Times New Roman"/>
          <w:iCs/>
          <w:sz w:val="24"/>
          <w:szCs w:val="24"/>
        </w:rPr>
        <w:t xml:space="preserve"> then</w:t>
      </w:r>
      <w:r w:rsidR="00EE6BA9">
        <w:rPr>
          <w:rFonts w:ascii="Times New Roman" w:eastAsia="Times New Roman" w:hAnsi="Times New Roman" w:cs="Times New Roman"/>
          <w:iCs/>
          <w:sz w:val="24"/>
          <w:szCs w:val="24"/>
        </w:rPr>
        <w:t xml:space="preserve"> fell to </w:t>
      </w:r>
      <w:r w:rsidR="00165DED">
        <w:rPr>
          <w:rFonts w:ascii="Times New Roman" w:eastAsia="Times New Roman" w:hAnsi="Times New Roman" w:cs="Times New Roman"/>
          <w:iCs/>
          <w:sz w:val="24"/>
          <w:szCs w:val="24"/>
        </w:rPr>
        <w:t xml:space="preserve">yearly maximum </w:t>
      </w:r>
      <w:r w:rsidR="00EE6BA9">
        <w:rPr>
          <w:rFonts w:ascii="Times New Roman" w:eastAsia="Times New Roman" w:hAnsi="Times New Roman" w:cs="Times New Roman"/>
          <w:iCs/>
          <w:sz w:val="24"/>
          <w:szCs w:val="24"/>
        </w:rPr>
        <w:t>abundance</w:t>
      </w:r>
      <w:r w:rsidR="00045F62">
        <w:rPr>
          <w:rFonts w:ascii="Times New Roman" w:eastAsia="Times New Roman" w:hAnsi="Times New Roman" w:cs="Times New Roman"/>
          <w:iCs/>
          <w:sz w:val="24"/>
          <w:szCs w:val="24"/>
        </w:rPr>
        <w:t>s</w:t>
      </w:r>
      <w:r w:rsidR="00EE6BA9">
        <w:rPr>
          <w:rFonts w:ascii="Times New Roman" w:eastAsia="Times New Roman" w:hAnsi="Times New Roman" w:cs="Times New Roman"/>
          <w:iCs/>
          <w:sz w:val="24"/>
          <w:szCs w:val="24"/>
        </w:rPr>
        <w:t xml:space="preserve"> hovering around</w:t>
      </w:r>
      <w:r w:rsidR="0099304F">
        <w:rPr>
          <w:rFonts w:ascii="Times New Roman" w:eastAsia="Times New Roman" w:hAnsi="Times New Roman" w:cs="Times New Roman"/>
          <w:iCs/>
          <w:sz w:val="24"/>
          <w:szCs w:val="24"/>
        </w:rPr>
        <w:t xml:space="preserve"> 10</w:t>
      </w:r>
      <w:r w:rsidR="00A91DB7">
        <w:rPr>
          <w:rFonts w:ascii="Times New Roman" w:eastAsia="Times New Roman" w:hAnsi="Times New Roman" w:cs="Times New Roman"/>
          <w:iCs/>
          <w:sz w:val="24"/>
          <w:szCs w:val="24"/>
          <w:vertAlign w:val="superscript"/>
        </w:rPr>
        <w:t>3</w:t>
      </w:r>
      <w:r w:rsidR="00EE6BA9">
        <w:rPr>
          <w:rFonts w:ascii="Times New Roman" w:eastAsia="Times New Roman" w:hAnsi="Times New Roman" w:cs="Times New Roman"/>
          <w:iCs/>
          <w:sz w:val="24"/>
          <w:szCs w:val="24"/>
        </w:rPr>
        <w:t xml:space="preserve"> from 2011-2013 </w:t>
      </w:r>
      <w:r w:rsidR="00EE6BA9">
        <w:rPr>
          <w:rFonts w:ascii="Times New Roman" w:eastAsia="Times New Roman" w:hAnsi="Times New Roman" w:cs="Times New Roman"/>
          <w:iCs/>
          <w:sz w:val="24"/>
          <w:szCs w:val="24"/>
        </w:rPr>
        <w:fldChar w:fldCharType="begin"/>
      </w:r>
      <w:r w:rsidR="00D769B3">
        <w:rPr>
          <w:rFonts w:ascii="Times New Roman" w:eastAsia="Times New Roman" w:hAnsi="Times New Roman" w:cs="Times New Roman"/>
          <w:iCs/>
          <w:sz w:val="24"/>
          <w:szCs w:val="24"/>
        </w:rPr>
        <w:instrText xml:space="preserve"> ADDIN ZOTERO_ITEM CSL_CITATION {"citationID":"l0eZ81pq","properties":{"formattedCitation":"(Dexter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EE6BA9">
        <w:rPr>
          <w:rFonts w:ascii="Times New Roman" w:eastAsia="Times New Roman" w:hAnsi="Times New Roman" w:cs="Times New Roman"/>
          <w:iCs/>
          <w:sz w:val="24"/>
          <w:szCs w:val="24"/>
        </w:rPr>
        <w:fldChar w:fldCharType="separate"/>
      </w:r>
      <w:r w:rsidR="00EE6BA9" w:rsidRPr="00CB7CC7">
        <w:rPr>
          <w:rFonts w:ascii="Times New Roman" w:hAnsi="Times New Roman" w:cs="Times New Roman"/>
          <w:sz w:val="24"/>
        </w:rPr>
        <w:t xml:space="preserve">(Dexter </w:t>
      </w:r>
      <w:r w:rsidR="00EE6BA9" w:rsidRPr="00CB7CC7">
        <w:rPr>
          <w:rFonts w:ascii="Times New Roman" w:hAnsi="Times New Roman" w:cs="Times New Roman"/>
          <w:i/>
          <w:iCs/>
          <w:sz w:val="24"/>
        </w:rPr>
        <w:t>et al.</w:t>
      </w:r>
      <w:r w:rsidR="00EE6BA9" w:rsidRPr="00CB7CC7">
        <w:rPr>
          <w:rFonts w:ascii="Times New Roman" w:hAnsi="Times New Roman" w:cs="Times New Roman"/>
          <w:sz w:val="24"/>
        </w:rPr>
        <w:t xml:space="preserve"> 2015)</w:t>
      </w:r>
      <w:r w:rsidR="00EE6BA9">
        <w:rPr>
          <w:rFonts w:ascii="Times New Roman" w:eastAsia="Times New Roman" w:hAnsi="Times New Roman" w:cs="Times New Roman"/>
          <w:iCs/>
          <w:sz w:val="24"/>
          <w:szCs w:val="24"/>
        </w:rPr>
        <w:fldChar w:fldCharType="end"/>
      </w:r>
      <w:r w:rsidR="00EE6BA9">
        <w:rPr>
          <w:rFonts w:ascii="Times New Roman" w:eastAsia="Times New Roman" w:hAnsi="Times New Roman" w:cs="Times New Roman"/>
          <w:iCs/>
          <w:sz w:val="24"/>
          <w:szCs w:val="24"/>
        </w:rPr>
        <w:t>.</w:t>
      </w:r>
      <w:r w:rsidR="00E158A9">
        <w:rPr>
          <w:rFonts w:ascii="Times New Roman" w:eastAsia="Times New Roman" w:hAnsi="Times New Roman" w:cs="Times New Roman"/>
          <w:iCs/>
          <w:sz w:val="24"/>
          <w:szCs w:val="24"/>
        </w:rPr>
        <w:t xml:space="preserve"> Because of the high </w:t>
      </w:r>
      <w:r w:rsidR="00A91DB7">
        <w:rPr>
          <w:rFonts w:ascii="Times New Roman" w:eastAsia="Times New Roman" w:hAnsi="Times New Roman" w:cs="Times New Roman"/>
          <w:iCs/>
          <w:sz w:val="24"/>
          <w:szCs w:val="24"/>
        </w:rPr>
        <w:t>variability</w:t>
      </w:r>
      <w:r w:rsidR="00224692">
        <w:rPr>
          <w:rFonts w:ascii="Times New Roman" w:eastAsia="Times New Roman" w:hAnsi="Times New Roman" w:cs="Times New Roman"/>
          <w:iCs/>
          <w:sz w:val="24"/>
          <w:szCs w:val="24"/>
        </w:rPr>
        <w:t xml:space="preserve"> (i.e., many orders of magnitude)</w:t>
      </w:r>
      <w:r w:rsidR="00E158A9">
        <w:rPr>
          <w:rFonts w:ascii="Times New Roman" w:eastAsia="Times New Roman" w:hAnsi="Times New Roman" w:cs="Times New Roman"/>
          <w:iCs/>
          <w:sz w:val="24"/>
          <w:szCs w:val="24"/>
        </w:rPr>
        <w:t xml:space="preserve"> in </w:t>
      </w:r>
      <w:r w:rsidR="00E158A9" w:rsidRPr="00E158A9">
        <w:rPr>
          <w:rFonts w:ascii="Times New Roman" w:eastAsia="Times New Roman" w:hAnsi="Times New Roman" w:cs="Times New Roman"/>
          <w:i/>
          <w:sz w:val="24"/>
          <w:szCs w:val="24"/>
        </w:rPr>
        <w:t>B. coregoni</w:t>
      </w:r>
      <w:r w:rsidR="00E158A9">
        <w:rPr>
          <w:rFonts w:ascii="Times New Roman" w:eastAsia="Times New Roman" w:hAnsi="Times New Roman" w:cs="Times New Roman"/>
          <w:iCs/>
          <w:sz w:val="24"/>
          <w:szCs w:val="24"/>
        </w:rPr>
        <w:t xml:space="preserve"> the regime shift analysis did not detect regime shifts for </w:t>
      </w:r>
      <w:r w:rsidR="00E158A9" w:rsidRPr="00E158A9">
        <w:rPr>
          <w:rFonts w:ascii="Times New Roman" w:eastAsia="Times New Roman" w:hAnsi="Times New Roman" w:cs="Times New Roman"/>
          <w:i/>
          <w:sz w:val="24"/>
          <w:szCs w:val="24"/>
        </w:rPr>
        <w:t>B. coregoni</w:t>
      </w:r>
      <w:r w:rsidR="00E158A9">
        <w:rPr>
          <w:rFonts w:ascii="Times New Roman" w:eastAsia="Times New Roman" w:hAnsi="Times New Roman" w:cs="Times New Roman"/>
          <w:i/>
          <w:sz w:val="24"/>
          <w:szCs w:val="24"/>
        </w:rPr>
        <w:t xml:space="preserve"> </w:t>
      </w:r>
      <w:r w:rsidR="00DE08B7">
        <w:rPr>
          <w:rFonts w:ascii="Times New Roman" w:eastAsia="Times New Roman" w:hAnsi="Times New Roman" w:cs="Times New Roman"/>
          <w:iCs/>
          <w:sz w:val="24"/>
          <w:szCs w:val="24"/>
        </w:rPr>
        <w:fldChar w:fldCharType="begin"/>
      </w:r>
      <w:r w:rsidR="00D769B3">
        <w:rPr>
          <w:rFonts w:ascii="Times New Roman" w:eastAsia="Times New Roman" w:hAnsi="Times New Roman" w:cs="Times New Roman"/>
          <w:iCs/>
          <w:sz w:val="24"/>
          <w:szCs w:val="24"/>
        </w:rPr>
        <w:instrText xml:space="preserve"> ADDIN ZOTERO_ITEM CSL_CITATION {"citationID":"g1c8RHCc","properties":{"formattedCitation":"(Dexter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DE08B7">
        <w:rPr>
          <w:rFonts w:ascii="Times New Roman" w:eastAsia="Times New Roman" w:hAnsi="Times New Roman" w:cs="Times New Roman"/>
          <w:iCs/>
          <w:sz w:val="24"/>
          <w:szCs w:val="24"/>
        </w:rPr>
        <w:fldChar w:fldCharType="separate"/>
      </w:r>
      <w:r w:rsidR="00DE08B7" w:rsidRPr="00CB7CC7">
        <w:rPr>
          <w:rFonts w:ascii="Times New Roman" w:hAnsi="Times New Roman" w:cs="Times New Roman"/>
          <w:sz w:val="24"/>
        </w:rPr>
        <w:t xml:space="preserve">(Dexter </w:t>
      </w:r>
      <w:r w:rsidR="00DE08B7" w:rsidRPr="00CB7CC7">
        <w:rPr>
          <w:rFonts w:ascii="Times New Roman" w:hAnsi="Times New Roman" w:cs="Times New Roman"/>
          <w:i/>
          <w:iCs/>
          <w:sz w:val="24"/>
        </w:rPr>
        <w:t>et al.</w:t>
      </w:r>
      <w:r w:rsidR="00DE08B7" w:rsidRPr="00CB7CC7">
        <w:rPr>
          <w:rFonts w:ascii="Times New Roman" w:hAnsi="Times New Roman" w:cs="Times New Roman"/>
          <w:sz w:val="24"/>
        </w:rPr>
        <w:t xml:space="preserve"> 2015)</w:t>
      </w:r>
      <w:r w:rsidR="00DE08B7">
        <w:rPr>
          <w:rFonts w:ascii="Times New Roman" w:eastAsia="Times New Roman" w:hAnsi="Times New Roman" w:cs="Times New Roman"/>
          <w:iCs/>
          <w:sz w:val="24"/>
          <w:szCs w:val="24"/>
        </w:rPr>
        <w:fldChar w:fldCharType="end"/>
      </w:r>
      <w:r w:rsidR="00E158A9">
        <w:rPr>
          <w:rFonts w:ascii="Times New Roman" w:eastAsia="Times New Roman" w:hAnsi="Times New Roman" w:cs="Times New Roman"/>
          <w:iCs/>
          <w:sz w:val="24"/>
          <w:szCs w:val="24"/>
        </w:rPr>
        <w:t xml:space="preserve">. </w:t>
      </w:r>
      <w:r w:rsidR="00DE08B7">
        <w:rPr>
          <w:rFonts w:ascii="Times New Roman" w:eastAsia="Times New Roman" w:hAnsi="Times New Roman" w:cs="Times New Roman"/>
          <w:iCs/>
          <w:sz w:val="24"/>
          <w:szCs w:val="24"/>
        </w:rPr>
        <w:t>If regimes shifts were detected</w:t>
      </w:r>
      <w:r w:rsidR="00C01147">
        <w:rPr>
          <w:rFonts w:ascii="Times New Roman" w:eastAsia="Times New Roman" w:hAnsi="Times New Roman" w:cs="Times New Roman"/>
          <w:iCs/>
          <w:sz w:val="24"/>
          <w:szCs w:val="24"/>
        </w:rPr>
        <w:t xml:space="preserve"> in 2007 and 2011</w:t>
      </w:r>
      <w:r w:rsidR="00DE08B7">
        <w:rPr>
          <w:rFonts w:ascii="Times New Roman" w:eastAsia="Times New Roman" w:hAnsi="Times New Roman" w:cs="Times New Roman"/>
          <w:iCs/>
          <w:sz w:val="24"/>
          <w:szCs w:val="24"/>
        </w:rPr>
        <w:t xml:space="preserve"> for </w:t>
      </w:r>
      <w:r w:rsidR="00DE08B7" w:rsidRPr="008D37AA">
        <w:rPr>
          <w:rFonts w:ascii="Times New Roman" w:eastAsia="Times New Roman" w:hAnsi="Times New Roman" w:cs="Times New Roman"/>
          <w:i/>
          <w:sz w:val="24"/>
          <w:szCs w:val="24"/>
        </w:rPr>
        <w:t>B. coregoni</w:t>
      </w:r>
      <w:r w:rsidR="00DE08B7">
        <w:rPr>
          <w:rFonts w:ascii="Times New Roman" w:eastAsia="Times New Roman" w:hAnsi="Times New Roman" w:cs="Times New Roman"/>
          <w:iCs/>
          <w:sz w:val="24"/>
          <w:szCs w:val="24"/>
        </w:rPr>
        <w:t>, it would have certainly met our definition of a boom bust</w:t>
      </w:r>
      <w:r w:rsidR="008D37AA">
        <w:rPr>
          <w:rFonts w:ascii="Times New Roman" w:eastAsia="Times New Roman" w:hAnsi="Times New Roman" w:cs="Times New Roman"/>
          <w:iCs/>
          <w:sz w:val="24"/>
          <w:szCs w:val="24"/>
        </w:rPr>
        <w:t xml:space="preserve"> </w:t>
      </w:r>
      <w:r w:rsidR="008D37AA">
        <w:rPr>
          <w:rFonts w:ascii="Times New Roman" w:eastAsia="Times New Roman" w:hAnsi="Times New Roman" w:cs="Times New Roman"/>
          <w:iCs/>
          <w:sz w:val="24"/>
          <w:szCs w:val="24"/>
        </w:rPr>
        <w:fldChar w:fldCharType="begin"/>
      </w:r>
      <w:r w:rsidR="00D769B3">
        <w:rPr>
          <w:rFonts w:ascii="Times New Roman" w:eastAsia="Times New Roman" w:hAnsi="Times New Roman" w:cs="Times New Roman"/>
          <w:iCs/>
          <w:sz w:val="24"/>
          <w:szCs w:val="24"/>
        </w:rPr>
        <w:instrText xml:space="preserve"> ADDIN ZOTERO_ITEM CSL_CITATION {"citationID":"2wqm3Tmd","properties":{"formattedCitation":"(Dexter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8D37AA">
        <w:rPr>
          <w:rFonts w:ascii="Times New Roman" w:eastAsia="Times New Roman" w:hAnsi="Times New Roman" w:cs="Times New Roman"/>
          <w:iCs/>
          <w:sz w:val="24"/>
          <w:szCs w:val="24"/>
        </w:rPr>
        <w:fldChar w:fldCharType="separate"/>
      </w:r>
      <w:r w:rsidR="008D37AA" w:rsidRPr="00CB7CC7">
        <w:rPr>
          <w:rFonts w:ascii="Times New Roman" w:hAnsi="Times New Roman" w:cs="Times New Roman"/>
          <w:sz w:val="24"/>
        </w:rPr>
        <w:t xml:space="preserve">(Dexter </w:t>
      </w:r>
      <w:r w:rsidR="008D37AA" w:rsidRPr="00CB7CC7">
        <w:rPr>
          <w:rFonts w:ascii="Times New Roman" w:hAnsi="Times New Roman" w:cs="Times New Roman"/>
          <w:i/>
          <w:iCs/>
          <w:sz w:val="24"/>
        </w:rPr>
        <w:t>et al.</w:t>
      </w:r>
      <w:r w:rsidR="008D37AA" w:rsidRPr="00CB7CC7">
        <w:rPr>
          <w:rFonts w:ascii="Times New Roman" w:hAnsi="Times New Roman" w:cs="Times New Roman"/>
          <w:sz w:val="24"/>
        </w:rPr>
        <w:t xml:space="preserve"> 2015)</w:t>
      </w:r>
      <w:r w:rsidR="008D37AA">
        <w:rPr>
          <w:rFonts w:ascii="Times New Roman" w:eastAsia="Times New Roman" w:hAnsi="Times New Roman" w:cs="Times New Roman"/>
          <w:iCs/>
          <w:sz w:val="24"/>
          <w:szCs w:val="24"/>
        </w:rPr>
        <w:fldChar w:fldCharType="end"/>
      </w:r>
      <w:r w:rsidR="00DE08B7">
        <w:rPr>
          <w:rFonts w:ascii="Times New Roman" w:eastAsia="Times New Roman" w:hAnsi="Times New Roman" w:cs="Times New Roman"/>
          <w:iCs/>
          <w:sz w:val="24"/>
          <w:szCs w:val="24"/>
        </w:rPr>
        <w:t>.</w:t>
      </w:r>
      <w:r w:rsidR="00462EF7">
        <w:rPr>
          <w:rFonts w:ascii="Times New Roman" w:eastAsia="Times New Roman" w:hAnsi="Times New Roman" w:cs="Times New Roman"/>
          <w:iCs/>
          <w:sz w:val="24"/>
          <w:szCs w:val="24"/>
        </w:rPr>
        <w:t xml:space="preserve"> </w:t>
      </w:r>
      <w:r w:rsidR="002F6E00">
        <w:rPr>
          <w:rFonts w:ascii="Times New Roman" w:eastAsia="Times New Roman" w:hAnsi="Times New Roman" w:cs="Times New Roman"/>
          <w:iCs/>
          <w:sz w:val="24"/>
          <w:szCs w:val="24"/>
        </w:rPr>
        <w:t>But</w:t>
      </w:r>
      <w:r w:rsidR="00D56C15">
        <w:rPr>
          <w:rFonts w:ascii="Times New Roman" w:eastAsia="Times New Roman" w:hAnsi="Times New Roman" w:cs="Times New Roman"/>
          <w:iCs/>
          <w:sz w:val="24"/>
          <w:szCs w:val="24"/>
        </w:rPr>
        <w:t xml:space="preserve"> besides </w:t>
      </w:r>
      <w:r w:rsidR="00D56C15" w:rsidRPr="00CA6AEC">
        <w:rPr>
          <w:rFonts w:ascii="Times New Roman" w:eastAsia="Times New Roman" w:hAnsi="Times New Roman" w:cs="Times New Roman"/>
          <w:i/>
          <w:sz w:val="24"/>
          <w:szCs w:val="24"/>
        </w:rPr>
        <w:t>B. coregoni</w:t>
      </w:r>
      <w:r w:rsidR="00D56C15">
        <w:rPr>
          <w:rFonts w:ascii="Times New Roman" w:eastAsia="Times New Roman" w:hAnsi="Times New Roman" w:cs="Times New Roman"/>
          <w:iCs/>
          <w:sz w:val="24"/>
          <w:szCs w:val="24"/>
        </w:rPr>
        <w:t xml:space="preserve">, the New Zealand </w:t>
      </w:r>
      <w:r w:rsidR="00CA7D02">
        <w:rPr>
          <w:rFonts w:ascii="Times New Roman" w:eastAsia="Times New Roman" w:hAnsi="Times New Roman" w:cs="Times New Roman"/>
          <w:iCs/>
          <w:sz w:val="24"/>
          <w:szCs w:val="24"/>
        </w:rPr>
        <w:t>m</w:t>
      </w:r>
      <w:r w:rsidR="00D56C15">
        <w:rPr>
          <w:rFonts w:ascii="Times New Roman" w:eastAsia="Times New Roman" w:hAnsi="Times New Roman" w:cs="Times New Roman"/>
          <w:iCs/>
          <w:sz w:val="24"/>
          <w:szCs w:val="24"/>
        </w:rPr>
        <w:t>ud</w:t>
      </w:r>
      <w:r w:rsidR="00CA7D02">
        <w:rPr>
          <w:rFonts w:ascii="Times New Roman" w:eastAsia="Times New Roman" w:hAnsi="Times New Roman" w:cs="Times New Roman"/>
          <w:iCs/>
          <w:sz w:val="24"/>
          <w:szCs w:val="24"/>
        </w:rPr>
        <w:t xml:space="preserve"> </w:t>
      </w:r>
      <w:r w:rsidR="00D56C15">
        <w:rPr>
          <w:rFonts w:ascii="Times New Roman" w:eastAsia="Times New Roman" w:hAnsi="Times New Roman" w:cs="Times New Roman"/>
          <w:iCs/>
          <w:sz w:val="24"/>
          <w:szCs w:val="24"/>
        </w:rPr>
        <w:t>snail (</w:t>
      </w:r>
      <w:r w:rsidR="00D56C15" w:rsidRPr="00CA6AEC">
        <w:rPr>
          <w:rFonts w:ascii="Times New Roman" w:eastAsia="Times New Roman" w:hAnsi="Times New Roman" w:cs="Times New Roman"/>
          <w:i/>
          <w:sz w:val="24"/>
          <w:szCs w:val="24"/>
        </w:rPr>
        <w:t>Po</w:t>
      </w:r>
      <w:r w:rsidR="00CA6AEC" w:rsidRPr="00CA6AEC">
        <w:rPr>
          <w:rFonts w:ascii="Times New Roman" w:eastAsia="Times New Roman" w:hAnsi="Times New Roman" w:cs="Times New Roman"/>
          <w:i/>
          <w:sz w:val="24"/>
          <w:szCs w:val="24"/>
        </w:rPr>
        <w:t>tamopygrgus antipodarum</w:t>
      </w:r>
      <w:r w:rsidR="00CA6AEC">
        <w:rPr>
          <w:rFonts w:ascii="Times New Roman" w:eastAsia="Times New Roman" w:hAnsi="Times New Roman" w:cs="Times New Roman"/>
          <w:iCs/>
          <w:sz w:val="24"/>
          <w:szCs w:val="24"/>
        </w:rPr>
        <w:t xml:space="preserve">) was the only other taxa that </w:t>
      </w:r>
      <w:r w:rsidR="00C36195">
        <w:rPr>
          <w:rFonts w:ascii="Times New Roman" w:eastAsia="Times New Roman" w:hAnsi="Times New Roman" w:cs="Times New Roman"/>
          <w:iCs/>
          <w:sz w:val="24"/>
          <w:szCs w:val="24"/>
        </w:rPr>
        <w:t>had</w:t>
      </w:r>
      <w:r w:rsidR="00CA6AEC">
        <w:rPr>
          <w:rFonts w:ascii="Times New Roman" w:eastAsia="Times New Roman" w:hAnsi="Times New Roman" w:cs="Times New Roman"/>
          <w:iCs/>
          <w:sz w:val="24"/>
          <w:szCs w:val="24"/>
        </w:rPr>
        <w:t xml:space="preserve"> </w:t>
      </w:r>
      <w:r w:rsidR="00A90CCE">
        <w:rPr>
          <w:rFonts w:ascii="Times New Roman" w:eastAsia="Times New Roman" w:hAnsi="Times New Roman" w:cs="Times New Roman"/>
          <w:iCs/>
          <w:sz w:val="24"/>
          <w:szCs w:val="24"/>
        </w:rPr>
        <w:t xml:space="preserve">this problematic </w:t>
      </w:r>
      <w:r w:rsidR="00E14779">
        <w:rPr>
          <w:rFonts w:ascii="Times New Roman" w:eastAsia="Times New Roman" w:hAnsi="Times New Roman" w:cs="Times New Roman"/>
          <w:iCs/>
          <w:sz w:val="24"/>
          <w:szCs w:val="24"/>
        </w:rPr>
        <w:t>time series characteristics</w:t>
      </w:r>
      <w:r w:rsidR="00A92E59">
        <w:rPr>
          <w:rFonts w:ascii="Times New Roman" w:eastAsia="Times New Roman" w:hAnsi="Times New Roman" w:cs="Times New Roman"/>
          <w:iCs/>
          <w:sz w:val="24"/>
          <w:szCs w:val="24"/>
        </w:rPr>
        <w:t xml:space="preserve"> </w:t>
      </w:r>
      <w:r w:rsidR="00D769B3">
        <w:rPr>
          <w:rFonts w:ascii="Times New Roman" w:eastAsia="Times New Roman" w:hAnsi="Times New Roman" w:cs="Times New Roman"/>
          <w:iCs/>
          <w:sz w:val="24"/>
          <w:szCs w:val="24"/>
        </w:rPr>
        <w:fldChar w:fldCharType="begin"/>
      </w:r>
      <w:r w:rsidR="00D769B3">
        <w:rPr>
          <w:rFonts w:ascii="Times New Roman" w:eastAsia="Times New Roman" w:hAnsi="Times New Roman" w:cs="Times New Roman"/>
          <w:iCs/>
          <w:sz w:val="24"/>
          <w:szCs w:val="24"/>
        </w:rPr>
        <w:instrText xml:space="preserve"> ADDIN ZOTERO_ITEM CSL_CITATION {"citationID":"eGv1VWEC","properties":{"formattedCitation":"(Haubrock {\\i{}et al.} 2022)","plainCitation":"(Haubrock et al. 2022)","noteIndex":0},"citationItems":[{"id":90,"uris":["http://zotero.org/users/9972654/items/IPV6Z6PT"],"itemData":{"id":90,"type":"article-journal","abstract":"Globalization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00D769B3">
        <w:rPr>
          <w:rFonts w:ascii="Times New Roman" w:eastAsia="Times New Roman" w:hAnsi="Times New Roman" w:cs="Times New Roman"/>
          <w:iCs/>
          <w:sz w:val="24"/>
          <w:szCs w:val="24"/>
        </w:rPr>
        <w:fldChar w:fldCharType="separate"/>
      </w:r>
      <w:r w:rsidR="00D769B3" w:rsidRPr="00D769B3">
        <w:rPr>
          <w:rFonts w:ascii="Times New Roman" w:hAnsi="Times New Roman" w:cs="Times New Roman"/>
          <w:sz w:val="24"/>
        </w:rPr>
        <w:t xml:space="preserve">(Haubrock </w:t>
      </w:r>
      <w:r w:rsidR="00D769B3" w:rsidRPr="00D769B3">
        <w:rPr>
          <w:rFonts w:ascii="Times New Roman" w:hAnsi="Times New Roman" w:cs="Times New Roman"/>
          <w:i/>
          <w:iCs/>
          <w:sz w:val="24"/>
        </w:rPr>
        <w:t>et al.</w:t>
      </w:r>
      <w:r w:rsidR="00D769B3" w:rsidRPr="00D769B3">
        <w:rPr>
          <w:rFonts w:ascii="Times New Roman" w:hAnsi="Times New Roman" w:cs="Times New Roman"/>
          <w:sz w:val="24"/>
        </w:rPr>
        <w:t xml:space="preserve"> 2022)</w:t>
      </w:r>
      <w:r w:rsidR="00D769B3">
        <w:rPr>
          <w:rFonts w:ascii="Times New Roman" w:eastAsia="Times New Roman" w:hAnsi="Times New Roman" w:cs="Times New Roman"/>
          <w:iCs/>
          <w:sz w:val="24"/>
          <w:szCs w:val="24"/>
        </w:rPr>
        <w:fldChar w:fldCharType="end"/>
      </w:r>
      <w:r w:rsidR="00C36195">
        <w:rPr>
          <w:rFonts w:ascii="Times New Roman" w:eastAsia="Times New Roman" w:hAnsi="Times New Roman" w:cs="Times New Roman"/>
          <w:iCs/>
          <w:sz w:val="24"/>
          <w:szCs w:val="24"/>
        </w:rPr>
        <w:t>.</w:t>
      </w:r>
      <w:r w:rsidR="00193DA9">
        <w:rPr>
          <w:rFonts w:ascii="Times New Roman" w:eastAsia="Times New Roman" w:hAnsi="Times New Roman" w:cs="Times New Roman"/>
          <w:iCs/>
          <w:sz w:val="24"/>
          <w:szCs w:val="24"/>
        </w:rPr>
        <w:t xml:space="preserve">  Given that </w:t>
      </w:r>
      <w:r w:rsidR="00141341">
        <w:rPr>
          <w:rFonts w:ascii="Times New Roman" w:eastAsia="Times New Roman" w:hAnsi="Times New Roman" w:cs="Times New Roman"/>
          <w:iCs/>
          <w:sz w:val="24"/>
          <w:szCs w:val="24"/>
        </w:rPr>
        <w:t xml:space="preserve">the New Zealand </w:t>
      </w:r>
      <w:r w:rsidR="00CA7D02">
        <w:rPr>
          <w:rFonts w:ascii="Times New Roman" w:eastAsia="Times New Roman" w:hAnsi="Times New Roman" w:cs="Times New Roman"/>
          <w:iCs/>
          <w:sz w:val="24"/>
          <w:szCs w:val="24"/>
        </w:rPr>
        <w:t>m</w:t>
      </w:r>
      <w:r w:rsidR="00141341">
        <w:rPr>
          <w:rFonts w:ascii="Times New Roman" w:eastAsia="Times New Roman" w:hAnsi="Times New Roman" w:cs="Times New Roman"/>
          <w:iCs/>
          <w:sz w:val="24"/>
          <w:szCs w:val="24"/>
        </w:rPr>
        <w:t>ud</w:t>
      </w:r>
      <w:r w:rsidR="00CA7D02">
        <w:rPr>
          <w:rFonts w:ascii="Times New Roman" w:eastAsia="Times New Roman" w:hAnsi="Times New Roman" w:cs="Times New Roman"/>
          <w:iCs/>
          <w:sz w:val="24"/>
          <w:szCs w:val="24"/>
        </w:rPr>
        <w:t xml:space="preserve"> </w:t>
      </w:r>
      <w:r w:rsidR="00141341">
        <w:rPr>
          <w:rFonts w:ascii="Times New Roman" w:eastAsia="Times New Roman" w:hAnsi="Times New Roman" w:cs="Times New Roman"/>
          <w:iCs/>
          <w:sz w:val="24"/>
          <w:szCs w:val="24"/>
        </w:rPr>
        <w:t xml:space="preserve">snail was the taxa </w:t>
      </w:r>
      <w:r w:rsidR="005F189B">
        <w:rPr>
          <w:rFonts w:ascii="Times New Roman" w:eastAsia="Times New Roman" w:hAnsi="Times New Roman" w:cs="Times New Roman"/>
          <w:iCs/>
          <w:sz w:val="24"/>
          <w:szCs w:val="24"/>
        </w:rPr>
        <w:t>that had</w:t>
      </w:r>
      <w:r w:rsidR="00141341">
        <w:rPr>
          <w:rFonts w:ascii="Times New Roman" w:eastAsia="Times New Roman" w:hAnsi="Times New Roman" w:cs="Times New Roman"/>
          <w:iCs/>
          <w:sz w:val="24"/>
          <w:szCs w:val="24"/>
        </w:rPr>
        <w:t xml:space="preserve"> the most time series, we may have </w:t>
      </w:r>
      <w:r w:rsidR="00436E7B">
        <w:rPr>
          <w:rFonts w:ascii="Times New Roman" w:eastAsia="Times New Roman" w:hAnsi="Times New Roman" w:cs="Times New Roman"/>
          <w:iCs/>
          <w:sz w:val="24"/>
          <w:szCs w:val="24"/>
        </w:rPr>
        <w:t>underestimated</w:t>
      </w:r>
      <w:r w:rsidR="00141341">
        <w:rPr>
          <w:rFonts w:ascii="Times New Roman" w:eastAsia="Times New Roman" w:hAnsi="Times New Roman" w:cs="Times New Roman"/>
          <w:iCs/>
          <w:sz w:val="24"/>
          <w:szCs w:val="24"/>
        </w:rPr>
        <w:t xml:space="preserve"> the </w:t>
      </w:r>
      <w:r w:rsidR="00436E7B">
        <w:rPr>
          <w:rFonts w:ascii="Times New Roman" w:eastAsia="Times New Roman" w:hAnsi="Times New Roman" w:cs="Times New Roman"/>
          <w:iCs/>
          <w:sz w:val="24"/>
          <w:szCs w:val="24"/>
        </w:rPr>
        <w:t>number of time</w:t>
      </w:r>
      <w:r w:rsidR="00CA7D02">
        <w:rPr>
          <w:rFonts w:ascii="Times New Roman" w:eastAsia="Times New Roman" w:hAnsi="Times New Roman" w:cs="Times New Roman"/>
          <w:iCs/>
          <w:sz w:val="24"/>
          <w:szCs w:val="24"/>
        </w:rPr>
        <w:t xml:space="preserve"> </w:t>
      </w:r>
      <w:r w:rsidR="00436E7B">
        <w:rPr>
          <w:rFonts w:ascii="Times New Roman" w:eastAsia="Times New Roman" w:hAnsi="Times New Roman" w:cs="Times New Roman"/>
          <w:iCs/>
          <w:sz w:val="24"/>
          <w:szCs w:val="24"/>
        </w:rPr>
        <w:t>series that have evidence of a boom-bust for this species (Fig. 3B).</w:t>
      </w:r>
      <w:r w:rsidR="005F189B">
        <w:rPr>
          <w:rFonts w:ascii="Times New Roman" w:eastAsia="Times New Roman" w:hAnsi="Times New Roman" w:cs="Times New Roman"/>
          <w:iCs/>
          <w:sz w:val="24"/>
          <w:szCs w:val="24"/>
        </w:rPr>
        <w:t xml:space="preserve">  </w:t>
      </w:r>
      <w:r w:rsidR="003D577B">
        <w:rPr>
          <w:rFonts w:ascii="Times New Roman" w:eastAsia="Times New Roman" w:hAnsi="Times New Roman" w:cs="Times New Roman"/>
          <w:iCs/>
          <w:sz w:val="24"/>
          <w:szCs w:val="24"/>
        </w:rPr>
        <w:t>Despite this</w:t>
      </w:r>
      <w:r w:rsidR="008B1387">
        <w:rPr>
          <w:rFonts w:ascii="Times New Roman" w:eastAsia="Times New Roman" w:hAnsi="Times New Roman" w:cs="Times New Roman"/>
          <w:iCs/>
          <w:sz w:val="24"/>
          <w:szCs w:val="24"/>
        </w:rPr>
        <w:t>,</w:t>
      </w:r>
      <w:r w:rsidR="003D577B">
        <w:rPr>
          <w:rFonts w:ascii="Times New Roman" w:eastAsia="Times New Roman" w:hAnsi="Times New Roman" w:cs="Times New Roman"/>
          <w:iCs/>
          <w:sz w:val="24"/>
          <w:szCs w:val="24"/>
        </w:rPr>
        <w:t xml:space="preserve"> </w:t>
      </w:r>
      <w:r w:rsidR="008B1387">
        <w:rPr>
          <w:rFonts w:ascii="Times New Roman" w:eastAsia="Times New Roman" w:hAnsi="Times New Roman" w:cs="Times New Roman"/>
          <w:iCs/>
          <w:sz w:val="24"/>
          <w:szCs w:val="24"/>
        </w:rPr>
        <w:t xml:space="preserve">our approach appeared to </w:t>
      </w:r>
      <w:r w:rsidR="00490807">
        <w:rPr>
          <w:rFonts w:ascii="Times New Roman" w:eastAsia="Times New Roman" w:hAnsi="Times New Roman" w:cs="Times New Roman"/>
          <w:iCs/>
          <w:sz w:val="24"/>
          <w:szCs w:val="24"/>
        </w:rPr>
        <w:t xml:space="preserve">work </w:t>
      </w:r>
      <w:r w:rsidR="00312ECA">
        <w:rPr>
          <w:rFonts w:ascii="Times New Roman" w:eastAsia="Times New Roman" w:hAnsi="Times New Roman" w:cs="Times New Roman"/>
          <w:iCs/>
          <w:sz w:val="24"/>
          <w:szCs w:val="24"/>
        </w:rPr>
        <w:t>remarkably</w:t>
      </w:r>
      <w:r w:rsidR="00490807">
        <w:rPr>
          <w:rFonts w:ascii="Times New Roman" w:eastAsia="Times New Roman" w:hAnsi="Times New Roman" w:cs="Times New Roman"/>
          <w:iCs/>
          <w:sz w:val="24"/>
          <w:szCs w:val="24"/>
        </w:rPr>
        <w:t xml:space="preserve"> well for </w:t>
      </w:r>
      <w:r w:rsidR="006E363B">
        <w:rPr>
          <w:rFonts w:ascii="Times New Roman" w:eastAsia="Times New Roman" w:hAnsi="Times New Roman" w:cs="Times New Roman"/>
          <w:iCs/>
          <w:sz w:val="24"/>
          <w:szCs w:val="24"/>
        </w:rPr>
        <w:t xml:space="preserve">the </w:t>
      </w:r>
      <w:r w:rsidR="00D65941">
        <w:rPr>
          <w:rFonts w:ascii="Times New Roman" w:eastAsia="Times New Roman" w:hAnsi="Times New Roman" w:cs="Times New Roman"/>
          <w:iCs/>
          <w:sz w:val="24"/>
          <w:szCs w:val="24"/>
        </w:rPr>
        <w:t>time series of the other taxa.</w:t>
      </w:r>
      <w:r w:rsidR="003D577B">
        <w:rPr>
          <w:rFonts w:ascii="Times New Roman" w:eastAsia="Times New Roman" w:hAnsi="Times New Roman" w:cs="Times New Roman"/>
          <w:iCs/>
          <w:sz w:val="24"/>
          <w:szCs w:val="24"/>
        </w:rPr>
        <w:t xml:space="preserve"> </w:t>
      </w:r>
    </w:p>
    <w:p w14:paraId="594C4CBA" w14:textId="7907B850" w:rsidR="00E23DF5" w:rsidRDefault="00541671" w:rsidP="00AD1AC2">
      <w:pPr>
        <w:spacing w:line="480" w:lineRule="auto"/>
        <w:rPr>
          <w:rFonts w:ascii="Times New Roman" w:eastAsia="Times New Roman" w:hAnsi="Times New Roman" w:cs="Times New Roman"/>
          <w:i/>
          <w:sz w:val="24"/>
          <w:szCs w:val="24"/>
        </w:rPr>
      </w:pPr>
      <w:commentRangeStart w:id="298"/>
      <w:r>
        <w:rPr>
          <w:rFonts w:ascii="Times New Roman" w:eastAsia="Times New Roman" w:hAnsi="Times New Roman" w:cs="Times New Roman"/>
          <w:i/>
          <w:sz w:val="24"/>
          <w:szCs w:val="24"/>
        </w:rPr>
        <w:t>How common are</w:t>
      </w:r>
      <w:r w:rsidR="00A927D2">
        <w:rPr>
          <w:rFonts w:ascii="Times New Roman" w:eastAsia="Times New Roman" w:hAnsi="Times New Roman" w:cs="Times New Roman"/>
          <w:i/>
          <w:sz w:val="24"/>
          <w:szCs w:val="24"/>
        </w:rPr>
        <w:t xml:space="preserve"> declines</w:t>
      </w:r>
      <w:r>
        <w:rPr>
          <w:rFonts w:ascii="Times New Roman" w:eastAsia="Times New Roman" w:hAnsi="Times New Roman" w:cs="Times New Roman"/>
          <w:i/>
          <w:sz w:val="24"/>
          <w:szCs w:val="24"/>
        </w:rPr>
        <w:t xml:space="preserve"> in invasions?</w:t>
      </w:r>
    </w:p>
    <w:p w14:paraId="2E850B80" w14:textId="28208E85" w:rsidR="0078312E" w:rsidRDefault="00EE2B6D"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0C3123">
        <w:rPr>
          <w:rFonts w:ascii="Times New Roman" w:eastAsia="Times New Roman" w:hAnsi="Times New Roman" w:cs="Times New Roman"/>
          <w:iCs/>
          <w:sz w:val="24"/>
          <w:szCs w:val="24"/>
        </w:rPr>
        <w:t xml:space="preserve">Since </w:t>
      </w:r>
      <w:r w:rsidR="00400DE0">
        <w:rPr>
          <w:rFonts w:ascii="Times New Roman" w:eastAsia="Times New Roman" w:hAnsi="Times New Roman" w:cs="Times New Roman"/>
          <w:iCs/>
          <w:sz w:val="24"/>
          <w:szCs w:val="24"/>
        </w:rPr>
        <w:t>declines</w:t>
      </w:r>
      <w:r w:rsidR="003B6C6F">
        <w:rPr>
          <w:rFonts w:ascii="Times New Roman" w:eastAsia="Times New Roman" w:hAnsi="Times New Roman" w:cs="Times New Roman"/>
          <w:iCs/>
          <w:sz w:val="24"/>
          <w:szCs w:val="24"/>
        </w:rPr>
        <w:t xml:space="preserve"> in invasions </w:t>
      </w:r>
      <w:r w:rsidR="00400DE0">
        <w:rPr>
          <w:rFonts w:ascii="Times New Roman" w:eastAsia="Times New Roman" w:hAnsi="Times New Roman" w:cs="Times New Roman"/>
          <w:iCs/>
          <w:sz w:val="24"/>
          <w:szCs w:val="24"/>
        </w:rPr>
        <w:t xml:space="preserve">were first described, </w:t>
      </w:r>
      <w:r w:rsidR="0032485E">
        <w:rPr>
          <w:rFonts w:ascii="Times New Roman" w:eastAsia="Times New Roman" w:hAnsi="Times New Roman" w:cs="Times New Roman"/>
          <w:iCs/>
          <w:sz w:val="24"/>
          <w:szCs w:val="24"/>
        </w:rPr>
        <w:t>the longstanding question of how common a</w:t>
      </w:r>
      <w:r w:rsidR="005E22CE">
        <w:rPr>
          <w:rFonts w:ascii="Times New Roman" w:eastAsia="Times New Roman" w:hAnsi="Times New Roman" w:cs="Times New Roman"/>
          <w:iCs/>
          <w:sz w:val="24"/>
          <w:szCs w:val="24"/>
        </w:rPr>
        <w:t xml:space="preserve">re declines in invasions has been posed </w:t>
      </w:r>
      <w:r w:rsidR="005E22CE">
        <w:rPr>
          <w:rFonts w:ascii="Times New Roman" w:eastAsia="Times New Roman" w:hAnsi="Times New Roman" w:cs="Times New Roman"/>
          <w:iCs/>
          <w:sz w:val="24"/>
          <w:szCs w:val="24"/>
        </w:rPr>
        <w:fldChar w:fldCharType="begin"/>
      </w:r>
      <w:r w:rsidR="005E22CE">
        <w:rPr>
          <w:rFonts w:ascii="Times New Roman" w:eastAsia="Times New Roman" w:hAnsi="Times New Roman" w:cs="Times New Roman"/>
          <w:iCs/>
          <w:sz w:val="24"/>
          <w:szCs w:val="24"/>
        </w:rPr>
        <w:instrText xml:space="preserve"> ADDIN ZOTERO_ITEM CSL_CITATION {"citationID":"CNCnbnAy","properties":{"formattedCitation":"(Aagaard &amp; Lockwood 2016; Simberloff &amp; Gibbons 2004; Strayer {\\i{}et al.} 2017)","plainCitation":"(Aagaard &amp; Lockwood 2016; Simberloff &amp; Gibbons 2004; Strayer et al. 2017)","noteIndex":0},"citationItems":[{"id":195,"uris":["http://zotero.org/users/9972654/items/GYZSSW44"],"itemData":{"id":195,"type":"article-journal","container-title":"Biological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5E22CE">
        <w:rPr>
          <w:rFonts w:ascii="Times New Roman" w:eastAsia="Times New Roman" w:hAnsi="Times New Roman" w:cs="Times New Roman"/>
          <w:iCs/>
          <w:sz w:val="24"/>
          <w:szCs w:val="24"/>
        </w:rPr>
        <w:fldChar w:fldCharType="separate"/>
      </w:r>
      <w:r w:rsidR="005E22CE" w:rsidRPr="005E22CE">
        <w:rPr>
          <w:rFonts w:ascii="Times New Roman" w:hAnsi="Times New Roman" w:cs="Times New Roman"/>
          <w:sz w:val="24"/>
        </w:rPr>
        <w:t xml:space="preserve">(Aagaard &amp; Lockwood 2016; Simberloff &amp; Gibbons 2004; Strayer </w:t>
      </w:r>
      <w:r w:rsidR="005E22CE" w:rsidRPr="005E22CE">
        <w:rPr>
          <w:rFonts w:ascii="Times New Roman" w:hAnsi="Times New Roman" w:cs="Times New Roman"/>
          <w:i/>
          <w:iCs/>
          <w:sz w:val="24"/>
        </w:rPr>
        <w:t>et al.</w:t>
      </w:r>
      <w:r w:rsidR="005E22CE" w:rsidRPr="005E22CE">
        <w:rPr>
          <w:rFonts w:ascii="Times New Roman" w:hAnsi="Times New Roman" w:cs="Times New Roman"/>
          <w:sz w:val="24"/>
        </w:rPr>
        <w:t xml:space="preserve"> 2017)</w:t>
      </w:r>
      <w:r w:rsidR="005E22CE">
        <w:rPr>
          <w:rFonts w:ascii="Times New Roman" w:eastAsia="Times New Roman" w:hAnsi="Times New Roman" w:cs="Times New Roman"/>
          <w:iCs/>
          <w:sz w:val="24"/>
          <w:szCs w:val="24"/>
        </w:rPr>
        <w:fldChar w:fldCharType="end"/>
      </w:r>
      <w:commentRangeEnd w:id="298"/>
      <w:r w:rsidR="00237696">
        <w:rPr>
          <w:rStyle w:val="CommentReference"/>
        </w:rPr>
        <w:commentReference w:id="298"/>
      </w:r>
      <w:r w:rsidR="00011E6E">
        <w:rPr>
          <w:rFonts w:ascii="Times New Roman" w:eastAsia="Times New Roman" w:hAnsi="Times New Roman" w:cs="Times New Roman"/>
          <w:iCs/>
          <w:sz w:val="24"/>
          <w:szCs w:val="24"/>
        </w:rPr>
        <w:t xml:space="preserve">.  Given the </w:t>
      </w:r>
      <w:r w:rsidR="008B361B">
        <w:rPr>
          <w:rFonts w:ascii="Times New Roman" w:eastAsia="Times New Roman" w:hAnsi="Times New Roman" w:cs="Times New Roman"/>
          <w:iCs/>
          <w:sz w:val="24"/>
          <w:szCs w:val="24"/>
        </w:rPr>
        <w:t xml:space="preserve">ecological and </w:t>
      </w:r>
      <w:r w:rsidR="00FD0D3F">
        <w:rPr>
          <w:rFonts w:ascii="Times New Roman" w:eastAsia="Times New Roman" w:hAnsi="Times New Roman" w:cs="Times New Roman"/>
          <w:iCs/>
          <w:sz w:val="24"/>
          <w:szCs w:val="24"/>
        </w:rPr>
        <w:t>monetary</w:t>
      </w:r>
      <w:r w:rsidR="00701E55">
        <w:rPr>
          <w:rFonts w:ascii="Times New Roman" w:eastAsia="Times New Roman" w:hAnsi="Times New Roman" w:cs="Times New Roman"/>
          <w:iCs/>
          <w:sz w:val="24"/>
          <w:szCs w:val="24"/>
        </w:rPr>
        <w:t xml:space="preserve"> </w:t>
      </w:r>
      <w:r w:rsidR="00CC5BCF">
        <w:rPr>
          <w:rFonts w:ascii="Times New Roman" w:eastAsia="Times New Roman" w:hAnsi="Times New Roman" w:cs="Times New Roman"/>
          <w:iCs/>
          <w:sz w:val="24"/>
          <w:szCs w:val="24"/>
        </w:rPr>
        <w:t>costs attributed to</w:t>
      </w:r>
      <w:r w:rsidR="004E7BC4">
        <w:rPr>
          <w:rFonts w:ascii="Times New Roman" w:eastAsia="Times New Roman" w:hAnsi="Times New Roman" w:cs="Times New Roman"/>
          <w:iCs/>
          <w:sz w:val="24"/>
          <w:szCs w:val="24"/>
        </w:rPr>
        <w:t xml:space="preserve"> </w:t>
      </w:r>
      <w:r w:rsidR="00155249">
        <w:rPr>
          <w:rFonts w:ascii="Times New Roman" w:eastAsia="Times New Roman" w:hAnsi="Times New Roman" w:cs="Times New Roman"/>
          <w:iCs/>
          <w:sz w:val="24"/>
          <w:szCs w:val="24"/>
        </w:rPr>
        <w:t>both the</w:t>
      </w:r>
      <w:r w:rsidR="004E7BC4">
        <w:rPr>
          <w:rFonts w:ascii="Times New Roman" w:eastAsia="Times New Roman" w:hAnsi="Times New Roman" w:cs="Times New Roman"/>
          <w:iCs/>
          <w:sz w:val="24"/>
          <w:szCs w:val="24"/>
        </w:rPr>
        <w:t xml:space="preserve"> impacts and</w:t>
      </w:r>
      <w:r w:rsidR="00CC5BCF">
        <w:rPr>
          <w:rFonts w:ascii="Times New Roman" w:eastAsia="Times New Roman" w:hAnsi="Times New Roman" w:cs="Times New Roman"/>
          <w:iCs/>
          <w:sz w:val="24"/>
          <w:szCs w:val="24"/>
        </w:rPr>
        <w:t xml:space="preserve"> manag</w:t>
      </w:r>
      <w:r w:rsidR="004E7BC4">
        <w:rPr>
          <w:rFonts w:ascii="Times New Roman" w:eastAsia="Times New Roman" w:hAnsi="Times New Roman" w:cs="Times New Roman"/>
          <w:iCs/>
          <w:sz w:val="24"/>
          <w:szCs w:val="24"/>
        </w:rPr>
        <w:t xml:space="preserve">ement of </w:t>
      </w:r>
      <w:r w:rsidR="00CC5BCF">
        <w:rPr>
          <w:rFonts w:ascii="Times New Roman" w:eastAsia="Times New Roman" w:hAnsi="Times New Roman" w:cs="Times New Roman"/>
          <w:iCs/>
          <w:sz w:val="24"/>
          <w:szCs w:val="24"/>
        </w:rPr>
        <w:t>invasions</w:t>
      </w:r>
      <w:r w:rsidR="004E7BC4">
        <w:rPr>
          <w:rFonts w:ascii="Times New Roman" w:eastAsia="Times New Roman" w:hAnsi="Times New Roman" w:cs="Times New Roman"/>
          <w:iCs/>
          <w:sz w:val="24"/>
          <w:szCs w:val="24"/>
        </w:rPr>
        <w:t xml:space="preserve"> </w:t>
      </w:r>
      <w:r w:rsidR="004E7BC4">
        <w:rPr>
          <w:rFonts w:ascii="Times New Roman" w:eastAsia="Times New Roman" w:hAnsi="Times New Roman" w:cs="Times New Roman"/>
          <w:iCs/>
          <w:sz w:val="24"/>
          <w:szCs w:val="24"/>
        </w:rPr>
        <w:fldChar w:fldCharType="begin"/>
      </w:r>
      <w:r w:rsidR="008B361B">
        <w:rPr>
          <w:rFonts w:ascii="Times New Roman" w:eastAsia="Times New Roman" w:hAnsi="Times New Roman" w:cs="Times New Roman"/>
          <w:iCs/>
          <w:sz w:val="24"/>
          <w:szCs w:val="24"/>
        </w:rPr>
        <w:instrText xml:space="preserve"> ADDIN ZOTERO_ITEM CSL_CITATION {"citationID":"5v5VXxfW","properties":{"formattedCitation":"(Gallardo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4E7BC4">
        <w:rPr>
          <w:rFonts w:ascii="Times New Roman" w:eastAsia="Times New Roman" w:hAnsi="Times New Roman" w:cs="Times New Roman"/>
          <w:iCs/>
          <w:sz w:val="24"/>
          <w:szCs w:val="24"/>
        </w:rPr>
        <w:fldChar w:fldCharType="separate"/>
      </w:r>
      <w:r w:rsidR="008B361B" w:rsidRPr="008B361B">
        <w:rPr>
          <w:rFonts w:ascii="Times New Roman" w:hAnsi="Times New Roman" w:cs="Times New Roman"/>
          <w:sz w:val="24"/>
        </w:rPr>
        <w:t xml:space="preserve">(Gallardo </w:t>
      </w:r>
      <w:r w:rsidR="008B361B" w:rsidRPr="008B361B">
        <w:rPr>
          <w:rFonts w:ascii="Times New Roman" w:hAnsi="Times New Roman" w:cs="Times New Roman"/>
          <w:i/>
          <w:iCs/>
          <w:sz w:val="24"/>
        </w:rPr>
        <w:t>et al.</w:t>
      </w:r>
      <w:r w:rsidR="008B361B" w:rsidRPr="008B361B">
        <w:rPr>
          <w:rFonts w:ascii="Times New Roman" w:hAnsi="Times New Roman" w:cs="Times New Roman"/>
          <w:sz w:val="24"/>
        </w:rPr>
        <w:t xml:space="preserve"> 2016; Linders </w:t>
      </w:r>
      <w:r w:rsidR="008B361B" w:rsidRPr="008B361B">
        <w:rPr>
          <w:rFonts w:ascii="Times New Roman" w:hAnsi="Times New Roman" w:cs="Times New Roman"/>
          <w:i/>
          <w:iCs/>
          <w:sz w:val="24"/>
        </w:rPr>
        <w:t>et al.</w:t>
      </w:r>
      <w:r w:rsidR="008B361B" w:rsidRPr="008B361B">
        <w:rPr>
          <w:rFonts w:ascii="Times New Roman" w:hAnsi="Times New Roman" w:cs="Times New Roman"/>
          <w:sz w:val="24"/>
        </w:rPr>
        <w:t xml:space="preserve"> 2019; Pimentel </w:t>
      </w:r>
      <w:r w:rsidR="008B361B" w:rsidRPr="008B361B">
        <w:rPr>
          <w:rFonts w:ascii="Times New Roman" w:hAnsi="Times New Roman" w:cs="Times New Roman"/>
          <w:i/>
          <w:iCs/>
          <w:sz w:val="24"/>
        </w:rPr>
        <w:t>et al.</w:t>
      </w:r>
      <w:r w:rsidR="008B361B" w:rsidRPr="008B361B">
        <w:rPr>
          <w:rFonts w:ascii="Times New Roman" w:hAnsi="Times New Roman" w:cs="Times New Roman"/>
          <w:sz w:val="24"/>
        </w:rPr>
        <w:t xml:space="preserve"> 2005)</w:t>
      </w:r>
      <w:r w:rsidR="004E7BC4">
        <w:rPr>
          <w:rFonts w:ascii="Times New Roman" w:eastAsia="Times New Roman" w:hAnsi="Times New Roman" w:cs="Times New Roman"/>
          <w:iCs/>
          <w:sz w:val="24"/>
          <w:szCs w:val="24"/>
        </w:rPr>
        <w:fldChar w:fldCharType="end"/>
      </w:r>
      <w:r w:rsidR="008B361B">
        <w:rPr>
          <w:rFonts w:ascii="Times New Roman" w:eastAsia="Times New Roman" w:hAnsi="Times New Roman" w:cs="Times New Roman"/>
          <w:iCs/>
          <w:sz w:val="24"/>
          <w:szCs w:val="24"/>
        </w:rPr>
        <w:t xml:space="preserve"> and</w:t>
      </w:r>
      <w:r w:rsidR="00F25095">
        <w:rPr>
          <w:rFonts w:ascii="Times New Roman" w:eastAsia="Times New Roman" w:hAnsi="Times New Roman" w:cs="Times New Roman"/>
          <w:iCs/>
          <w:sz w:val="24"/>
          <w:szCs w:val="24"/>
        </w:rPr>
        <w:t xml:space="preserve"> the</w:t>
      </w:r>
      <w:r w:rsidR="008B361B">
        <w:rPr>
          <w:rFonts w:ascii="Times New Roman" w:eastAsia="Times New Roman" w:hAnsi="Times New Roman" w:cs="Times New Roman"/>
          <w:iCs/>
          <w:sz w:val="24"/>
          <w:szCs w:val="24"/>
        </w:rPr>
        <w:t xml:space="preserve"> observations that </w:t>
      </w:r>
      <w:r w:rsidR="00F25095">
        <w:rPr>
          <w:rFonts w:ascii="Times New Roman" w:eastAsia="Times New Roman" w:hAnsi="Times New Roman" w:cs="Times New Roman"/>
          <w:iCs/>
          <w:sz w:val="24"/>
          <w:szCs w:val="24"/>
        </w:rPr>
        <w:t>some invasions can bust</w:t>
      </w:r>
      <w:r w:rsidR="00826AB6">
        <w:rPr>
          <w:rFonts w:ascii="Times New Roman" w:eastAsia="Times New Roman" w:hAnsi="Times New Roman" w:cs="Times New Roman"/>
          <w:iCs/>
          <w:sz w:val="24"/>
          <w:szCs w:val="24"/>
        </w:rPr>
        <w:t>,</w:t>
      </w:r>
      <w:r w:rsidR="00155249">
        <w:rPr>
          <w:rFonts w:ascii="Times New Roman" w:eastAsia="Times New Roman" w:hAnsi="Times New Roman" w:cs="Times New Roman"/>
          <w:iCs/>
          <w:sz w:val="24"/>
          <w:szCs w:val="24"/>
        </w:rPr>
        <w:t xml:space="preserve"> it</w:t>
      </w:r>
      <w:r w:rsidR="00FD0D3F">
        <w:rPr>
          <w:rFonts w:ascii="Times New Roman" w:eastAsia="Times New Roman" w:hAnsi="Times New Roman" w:cs="Times New Roman"/>
          <w:iCs/>
          <w:sz w:val="24"/>
          <w:szCs w:val="24"/>
        </w:rPr>
        <w:t xml:space="preserve"> is </w:t>
      </w:r>
      <w:r w:rsidR="00D02981">
        <w:rPr>
          <w:rFonts w:ascii="Times New Roman" w:eastAsia="Times New Roman" w:hAnsi="Times New Roman" w:cs="Times New Roman"/>
          <w:iCs/>
          <w:sz w:val="24"/>
          <w:szCs w:val="24"/>
        </w:rPr>
        <w:t>natural to wonder if there are any circumstances where managers could implement the “do nothing police”</w:t>
      </w:r>
      <w:r w:rsidR="00064878">
        <w:rPr>
          <w:rFonts w:ascii="Times New Roman" w:eastAsia="Times New Roman" w:hAnsi="Times New Roman" w:cs="Times New Roman"/>
          <w:iCs/>
          <w:sz w:val="24"/>
          <w:szCs w:val="24"/>
        </w:rPr>
        <w:t xml:space="preserve"> and simply wait for an invasive species to decline.</w:t>
      </w:r>
      <w:r w:rsidR="00706D3A">
        <w:rPr>
          <w:rFonts w:ascii="Times New Roman" w:eastAsia="Times New Roman" w:hAnsi="Times New Roman" w:cs="Times New Roman"/>
          <w:iCs/>
          <w:sz w:val="24"/>
          <w:szCs w:val="24"/>
        </w:rPr>
        <w:t xml:space="preserve">  </w:t>
      </w:r>
      <w:commentRangeStart w:id="299"/>
      <w:r w:rsidR="00D32A27">
        <w:rPr>
          <w:rFonts w:ascii="Times New Roman" w:eastAsia="Times New Roman" w:hAnsi="Times New Roman" w:cs="Times New Roman"/>
          <w:iCs/>
          <w:sz w:val="24"/>
          <w:szCs w:val="24"/>
        </w:rPr>
        <w:t>O</w:t>
      </w:r>
      <w:r w:rsidR="00A74C28">
        <w:rPr>
          <w:rFonts w:ascii="Times New Roman" w:eastAsia="Times New Roman" w:hAnsi="Times New Roman" w:cs="Times New Roman"/>
          <w:iCs/>
          <w:sz w:val="24"/>
          <w:szCs w:val="24"/>
        </w:rPr>
        <w:t xml:space="preserve">ur work </w:t>
      </w:r>
      <w:r w:rsidR="005A3751">
        <w:rPr>
          <w:rFonts w:ascii="Times New Roman" w:eastAsia="Times New Roman" w:hAnsi="Times New Roman" w:cs="Times New Roman"/>
          <w:iCs/>
          <w:sz w:val="24"/>
          <w:szCs w:val="24"/>
        </w:rPr>
        <w:t>indicates</w:t>
      </w:r>
      <w:r w:rsidR="00A74C28">
        <w:rPr>
          <w:rFonts w:ascii="Times New Roman" w:eastAsia="Times New Roman" w:hAnsi="Times New Roman" w:cs="Times New Roman"/>
          <w:iCs/>
          <w:sz w:val="24"/>
          <w:szCs w:val="24"/>
        </w:rPr>
        <w:t xml:space="preserve"> that declines in invasions can occur across a </w:t>
      </w:r>
      <w:r w:rsidR="001E3864">
        <w:rPr>
          <w:rFonts w:ascii="Times New Roman" w:eastAsia="Times New Roman" w:hAnsi="Times New Roman" w:cs="Times New Roman"/>
          <w:iCs/>
          <w:sz w:val="24"/>
          <w:szCs w:val="24"/>
        </w:rPr>
        <w:t>diverse set of</w:t>
      </w:r>
      <w:del w:id="300" w:author="Nathan Dorn" w:date="2025-09-25T18:32:00Z" w16du:dateUtc="2025-09-25T22:32:00Z">
        <w:r w:rsidR="001E3864" w:rsidDel="00E94D93">
          <w:rPr>
            <w:rFonts w:ascii="Times New Roman" w:eastAsia="Times New Roman" w:hAnsi="Times New Roman" w:cs="Times New Roman"/>
            <w:iCs/>
            <w:sz w:val="24"/>
            <w:szCs w:val="24"/>
          </w:rPr>
          <w:delText xml:space="preserve"> </w:delText>
        </w:r>
        <w:r w:rsidR="00CE2BD3" w:rsidDel="00E94D93">
          <w:rPr>
            <w:rFonts w:ascii="Times New Roman" w:eastAsia="Times New Roman" w:hAnsi="Times New Roman" w:cs="Times New Roman"/>
            <w:iCs/>
            <w:sz w:val="24"/>
            <w:szCs w:val="24"/>
          </w:rPr>
          <w:delText>circumstances</w:delText>
        </w:r>
      </w:del>
      <w:ins w:id="301" w:author="Nathan Dorn" w:date="2025-09-25T18:32:00Z" w16du:dateUtc="2025-09-25T22:32:00Z">
        <w:r w:rsidR="00E94D93">
          <w:rPr>
            <w:rFonts w:ascii="Times New Roman" w:eastAsia="Times New Roman" w:hAnsi="Times New Roman" w:cs="Times New Roman"/>
            <w:iCs/>
            <w:sz w:val="24"/>
            <w:szCs w:val="24"/>
          </w:rPr>
          <w:t xml:space="preserve"> taxa and systems</w:t>
        </w:r>
      </w:ins>
      <w:r w:rsidR="000B0DA4">
        <w:rPr>
          <w:rFonts w:ascii="Times New Roman" w:eastAsia="Times New Roman" w:hAnsi="Times New Roman" w:cs="Times New Roman"/>
          <w:iCs/>
          <w:sz w:val="24"/>
          <w:szCs w:val="24"/>
        </w:rPr>
        <w:t xml:space="preserve"> (Fig. 3)</w:t>
      </w:r>
      <w:r w:rsidR="001E3864">
        <w:rPr>
          <w:rFonts w:ascii="Times New Roman" w:eastAsia="Times New Roman" w:hAnsi="Times New Roman" w:cs="Times New Roman"/>
          <w:iCs/>
          <w:sz w:val="24"/>
          <w:szCs w:val="24"/>
        </w:rPr>
        <w:t>,</w:t>
      </w:r>
      <w:r w:rsidR="00D03F55">
        <w:rPr>
          <w:rFonts w:ascii="Times New Roman" w:eastAsia="Times New Roman" w:hAnsi="Times New Roman" w:cs="Times New Roman"/>
          <w:iCs/>
          <w:sz w:val="24"/>
          <w:szCs w:val="24"/>
        </w:rPr>
        <w:t xml:space="preserve"> but</w:t>
      </w:r>
      <w:r w:rsidR="007C2185">
        <w:rPr>
          <w:rFonts w:ascii="Times New Roman" w:eastAsia="Times New Roman" w:hAnsi="Times New Roman" w:cs="Times New Roman"/>
          <w:iCs/>
          <w:sz w:val="24"/>
          <w:szCs w:val="24"/>
        </w:rPr>
        <w:t xml:space="preserve"> caution should be exercised when </w:t>
      </w:r>
      <w:r w:rsidR="003E16EC">
        <w:rPr>
          <w:rFonts w:ascii="Times New Roman" w:eastAsia="Times New Roman" w:hAnsi="Times New Roman" w:cs="Times New Roman"/>
          <w:iCs/>
          <w:sz w:val="24"/>
          <w:szCs w:val="24"/>
        </w:rPr>
        <w:t xml:space="preserve">trying to draw conclusions </w:t>
      </w:r>
      <w:r w:rsidR="00602F48">
        <w:rPr>
          <w:rFonts w:ascii="Times New Roman" w:eastAsia="Times New Roman" w:hAnsi="Times New Roman" w:cs="Times New Roman"/>
          <w:iCs/>
          <w:sz w:val="24"/>
          <w:szCs w:val="24"/>
        </w:rPr>
        <w:t xml:space="preserve">from patterns in the frequency of boom-busts across taxa, geography, </w:t>
      </w:r>
      <w:r w:rsidR="00602F48">
        <w:rPr>
          <w:rFonts w:ascii="Times New Roman" w:eastAsia="Times New Roman" w:hAnsi="Times New Roman" w:cs="Times New Roman"/>
          <w:iCs/>
          <w:sz w:val="24"/>
          <w:szCs w:val="24"/>
        </w:rPr>
        <w:lastRenderedPageBreak/>
        <w:t>or systems</w:t>
      </w:r>
      <w:r w:rsidR="00C25994">
        <w:rPr>
          <w:rFonts w:ascii="Times New Roman" w:eastAsia="Times New Roman" w:hAnsi="Times New Roman" w:cs="Times New Roman"/>
          <w:iCs/>
          <w:sz w:val="24"/>
          <w:szCs w:val="24"/>
        </w:rPr>
        <w:t xml:space="preserve"> within our data</w:t>
      </w:r>
      <w:r w:rsidR="00602F48">
        <w:rPr>
          <w:rFonts w:ascii="Times New Roman" w:eastAsia="Times New Roman" w:hAnsi="Times New Roman" w:cs="Times New Roman"/>
          <w:iCs/>
          <w:sz w:val="24"/>
          <w:szCs w:val="24"/>
        </w:rPr>
        <w:t xml:space="preserve">.  </w:t>
      </w:r>
      <w:r w:rsidR="00A96DC0">
        <w:rPr>
          <w:rFonts w:ascii="Times New Roman" w:eastAsia="Times New Roman" w:hAnsi="Times New Roman" w:cs="Times New Roman"/>
          <w:iCs/>
          <w:sz w:val="24"/>
          <w:szCs w:val="24"/>
        </w:rPr>
        <w:t>For example, w</w:t>
      </w:r>
      <w:r w:rsidR="00AC085E">
        <w:rPr>
          <w:rFonts w:ascii="Times New Roman" w:eastAsia="Times New Roman" w:hAnsi="Times New Roman" w:cs="Times New Roman"/>
          <w:iCs/>
          <w:sz w:val="24"/>
          <w:szCs w:val="24"/>
        </w:rPr>
        <w:t xml:space="preserve">e found that </w:t>
      </w:r>
      <w:r w:rsidR="00D03F55">
        <w:rPr>
          <w:rFonts w:ascii="Times New Roman" w:eastAsia="Times New Roman" w:hAnsi="Times New Roman" w:cs="Times New Roman"/>
          <w:iCs/>
          <w:sz w:val="24"/>
          <w:szCs w:val="24"/>
        </w:rPr>
        <w:t xml:space="preserve">out </w:t>
      </w:r>
      <w:r w:rsidR="00AC085E">
        <w:rPr>
          <w:rFonts w:ascii="Times New Roman" w:eastAsia="Times New Roman" w:hAnsi="Times New Roman" w:cs="Times New Roman"/>
          <w:iCs/>
          <w:sz w:val="24"/>
          <w:szCs w:val="24"/>
        </w:rPr>
        <w:t xml:space="preserve">of the 195 time series that </w:t>
      </w:r>
      <w:r w:rsidR="00531C04">
        <w:rPr>
          <w:rFonts w:ascii="Times New Roman" w:eastAsia="Times New Roman" w:hAnsi="Times New Roman" w:cs="Times New Roman"/>
          <w:iCs/>
          <w:sz w:val="24"/>
          <w:szCs w:val="24"/>
        </w:rPr>
        <w:t>met our inclusion criteria</w:t>
      </w:r>
      <w:r w:rsidR="00666613">
        <w:rPr>
          <w:rFonts w:ascii="Times New Roman" w:eastAsia="Times New Roman" w:hAnsi="Times New Roman" w:cs="Times New Roman"/>
          <w:iCs/>
          <w:sz w:val="24"/>
          <w:szCs w:val="24"/>
        </w:rPr>
        <w:t>,</w:t>
      </w:r>
      <w:r w:rsidR="00531C04">
        <w:rPr>
          <w:rFonts w:ascii="Times New Roman" w:eastAsia="Times New Roman" w:hAnsi="Times New Roman" w:cs="Times New Roman"/>
          <w:iCs/>
          <w:sz w:val="24"/>
          <w:szCs w:val="24"/>
        </w:rPr>
        <w:t xml:space="preserve"> </w:t>
      </w:r>
      <w:r w:rsidR="00402AF9">
        <w:rPr>
          <w:rFonts w:ascii="Times New Roman" w:eastAsia="Times New Roman" w:hAnsi="Times New Roman" w:cs="Times New Roman"/>
          <w:iCs/>
          <w:sz w:val="24"/>
          <w:szCs w:val="24"/>
        </w:rPr>
        <w:t>7</w:t>
      </w:r>
      <w:r w:rsidR="003A02AB">
        <w:rPr>
          <w:rFonts w:ascii="Times New Roman" w:eastAsia="Times New Roman" w:hAnsi="Times New Roman" w:cs="Times New Roman"/>
          <w:iCs/>
          <w:sz w:val="24"/>
          <w:szCs w:val="24"/>
        </w:rPr>
        <w:t xml:space="preserve">1% of </w:t>
      </w:r>
      <w:r w:rsidR="00666613">
        <w:rPr>
          <w:rFonts w:ascii="Times New Roman" w:eastAsia="Times New Roman" w:hAnsi="Times New Roman" w:cs="Times New Roman"/>
          <w:iCs/>
          <w:sz w:val="24"/>
          <w:szCs w:val="24"/>
        </w:rPr>
        <w:t>the time series</w:t>
      </w:r>
      <w:r w:rsidR="003A02AB">
        <w:rPr>
          <w:rFonts w:ascii="Times New Roman" w:eastAsia="Times New Roman" w:hAnsi="Times New Roman" w:cs="Times New Roman"/>
          <w:iCs/>
          <w:sz w:val="24"/>
          <w:szCs w:val="24"/>
        </w:rPr>
        <w:t xml:space="preserve"> </w:t>
      </w:r>
      <w:r w:rsidR="00666613">
        <w:rPr>
          <w:rFonts w:ascii="Times New Roman" w:eastAsia="Times New Roman" w:hAnsi="Times New Roman" w:cs="Times New Roman"/>
          <w:iCs/>
          <w:sz w:val="24"/>
          <w:szCs w:val="24"/>
        </w:rPr>
        <w:t>showed a</w:t>
      </w:r>
      <w:r w:rsidR="003A02AB">
        <w:rPr>
          <w:rFonts w:ascii="Times New Roman" w:eastAsia="Times New Roman" w:hAnsi="Times New Roman" w:cs="Times New Roman"/>
          <w:iCs/>
          <w:sz w:val="24"/>
          <w:szCs w:val="24"/>
        </w:rPr>
        <w:t xml:space="preserve"> decline</w:t>
      </w:r>
      <w:r w:rsidR="00D61862">
        <w:rPr>
          <w:rFonts w:ascii="Times New Roman" w:eastAsia="Times New Roman" w:hAnsi="Times New Roman" w:cs="Times New Roman"/>
          <w:iCs/>
          <w:sz w:val="24"/>
          <w:szCs w:val="24"/>
        </w:rPr>
        <w:t xml:space="preserve"> </w:t>
      </w:r>
      <w:r w:rsidR="00531C04">
        <w:rPr>
          <w:rFonts w:ascii="Times New Roman" w:eastAsia="Times New Roman" w:hAnsi="Times New Roman" w:cs="Times New Roman"/>
          <w:iCs/>
          <w:sz w:val="24"/>
          <w:szCs w:val="24"/>
        </w:rPr>
        <w:t>(</w:t>
      </w:r>
      <w:r w:rsidR="00D61862">
        <w:rPr>
          <w:rFonts w:ascii="Times New Roman" w:eastAsia="Times New Roman" w:hAnsi="Times New Roman" w:cs="Times New Roman"/>
          <w:iCs/>
          <w:sz w:val="24"/>
          <w:szCs w:val="24"/>
        </w:rPr>
        <w:t>i.e., either overshoot or boom-bust)</w:t>
      </w:r>
      <w:r w:rsidR="00855ACE">
        <w:rPr>
          <w:rFonts w:ascii="Times New Roman" w:eastAsia="Times New Roman" w:hAnsi="Times New Roman" w:cs="Times New Roman"/>
          <w:iCs/>
          <w:sz w:val="24"/>
          <w:szCs w:val="24"/>
        </w:rPr>
        <w:t xml:space="preserve"> and 4</w:t>
      </w:r>
      <w:r w:rsidR="00A32788">
        <w:rPr>
          <w:rFonts w:ascii="Times New Roman" w:eastAsia="Times New Roman" w:hAnsi="Times New Roman" w:cs="Times New Roman"/>
          <w:iCs/>
          <w:sz w:val="24"/>
          <w:szCs w:val="24"/>
        </w:rPr>
        <w:t xml:space="preserve">5% of the time series had sustained declines </w:t>
      </w:r>
      <w:commentRangeEnd w:id="299"/>
      <w:r w:rsidR="00E94D93">
        <w:rPr>
          <w:rStyle w:val="CommentReference"/>
        </w:rPr>
        <w:commentReference w:id="299"/>
      </w:r>
      <w:r w:rsidR="00A32788">
        <w:rPr>
          <w:rFonts w:ascii="Times New Roman" w:eastAsia="Times New Roman" w:hAnsi="Times New Roman" w:cs="Times New Roman"/>
          <w:iCs/>
          <w:sz w:val="24"/>
          <w:szCs w:val="24"/>
        </w:rPr>
        <w:t>of ≥</w:t>
      </w:r>
      <w:r w:rsidR="00B64258">
        <w:rPr>
          <w:rFonts w:ascii="Times New Roman" w:eastAsia="Times New Roman" w:hAnsi="Times New Roman" w:cs="Times New Roman"/>
          <w:iCs/>
          <w:sz w:val="24"/>
          <w:szCs w:val="24"/>
        </w:rPr>
        <w:t xml:space="preserve"> 90% from the maximum abundance (Fig. 2).  </w:t>
      </w:r>
      <w:r w:rsidR="005A141E">
        <w:rPr>
          <w:rFonts w:ascii="Times New Roman" w:eastAsia="Times New Roman" w:hAnsi="Times New Roman" w:cs="Times New Roman"/>
          <w:iCs/>
          <w:sz w:val="24"/>
          <w:szCs w:val="24"/>
        </w:rPr>
        <w:t>These percentages</w:t>
      </w:r>
      <w:r w:rsidR="00B64258">
        <w:rPr>
          <w:rFonts w:ascii="Times New Roman" w:eastAsia="Times New Roman" w:hAnsi="Times New Roman" w:cs="Times New Roman"/>
          <w:iCs/>
          <w:sz w:val="24"/>
          <w:szCs w:val="24"/>
        </w:rPr>
        <w:t xml:space="preserve"> of declines</w:t>
      </w:r>
      <w:r w:rsidR="00A96DC0">
        <w:rPr>
          <w:rFonts w:ascii="Times New Roman" w:eastAsia="Times New Roman" w:hAnsi="Times New Roman" w:cs="Times New Roman"/>
          <w:iCs/>
          <w:sz w:val="24"/>
          <w:szCs w:val="24"/>
        </w:rPr>
        <w:t xml:space="preserve"> within invasions</w:t>
      </w:r>
      <w:r w:rsidR="00B64258">
        <w:rPr>
          <w:rFonts w:ascii="Times New Roman" w:eastAsia="Times New Roman" w:hAnsi="Times New Roman" w:cs="Times New Roman"/>
          <w:iCs/>
          <w:sz w:val="24"/>
          <w:szCs w:val="24"/>
        </w:rPr>
        <w:t xml:space="preserve"> </w:t>
      </w:r>
      <w:r w:rsidR="005A141E">
        <w:rPr>
          <w:rFonts w:ascii="Times New Roman" w:eastAsia="Times New Roman" w:hAnsi="Times New Roman" w:cs="Times New Roman"/>
          <w:iCs/>
          <w:sz w:val="24"/>
          <w:szCs w:val="24"/>
        </w:rPr>
        <w:t xml:space="preserve">are </w:t>
      </w:r>
      <w:r w:rsidR="00B64258">
        <w:rPr>
          <w:rFonts w:ascii="Times New Roman" w:eastAsia="Times New Roman" w:hAnsi="Times New Roman" w:cs="Times New Roman"/>
          <w:iCs/>
          <w:sz w:val="24"/>
          <w:szCs w:val="24"/>
        </w:rPr>
        <w:t>likely overestimate</w:t>
      </w:r>
      <w:r w:rsidR="005A141E">
        <w:rPr>
          <w:rFonts w:ascii="Times New Roman" w:eastAsia="Times New Roman" w:hAnsi="Times New Roman" w:cs="Times New Roman"/>
          <w:iCs/>
          <w:sz w:val="24"/>
          <w:szCs w:val="24"/>
        </w:rPr>
        <w:t>s</w:t>
      </w:r>
      <w:r w:rsidR="00A96DC0">
        <w:rPr>
          <w:rFonts w:ascii="Times New Roman" w:eastAsia="Times New Roman" w:hAnsi="Times New Roman" w:cs="Times New Roman"/>
          <w:iCs/>
          <w:sz w:val="24"/>
          <w:szCs w:val="24"/>
        </w:rPr>
        <w:t xml:space="preserve"> because </w:t>
      </w:r>
      <w:r w:rsidR="00D462F9">
        <w:rPr>
          <w:rFonts w:ascii="Times New Roman" w:eastAsia="Times New Roman" w:hAnsi="Times New Roman" w:cs="Times New Roman"/>
          <w:iCs/>
          <w:sz w:val="24"/>
          <w:szCs w:val="24"/>
        </w:rPr>
        <w:t>we searched the literature for papers that were discussing boom-busts</w:t>
      </w:r>
      <w:r w:rsidR="00431794">
        <w:rPr>
          <w:rFonts w:ascii="Times New Roman" w:eastAsia="Times New Roman" w:hAnsi="Times New Roman" w:cs="Times New Roman"/>
          <w:iCs/>
          <w:sz w:val="24"/>
          <w:szCs w:val="24"/>
        </w:rPr>
        <w:t xml:space="preserve"> (i.e., our sample is biased towards </w:t>
      </w:r>
      <w:r w:rsidR="001F6BF4">
        <w:rPr>
          <w:rFonts w:ascii="Times New Roman" w:eastAsia="Times New Roman" w:hAnsi="Times New Roman" w:cs="Times New Roman"/>
          <w:iCs/>
          <w:sz w:val="24"/>
          <w:szCs w:val="24"/>
        </w:rPr>
        <w:t>finding declines)</w:t>
      </w:r>
      <w:r w:rsidR="00D462F9">
        <w:rPr>
          <w:rFonts w:ascii="Times New Roman" w:eastAsia="Times New Roman" w:hAnsi="Times New Roman" w:cs="Times New Roman"/>
          <w:iCs/>
          <w:sz w:val="24"/>
          <w:szCs w:val="24"/>
        </w:rPr>
        <w:t>.</w:t>
      </w:r>
      <w:r w:rsidR="00A32788">
        <w:rPr>
          <w:rFonts w:ascii="Times New Roman" w:eastAsia="Times New Roman" w:hAnsi="Times New Roman" w:cs="Times New Roman"/>
          <w:iCs/>
          <w:sz w:val="24"/>
          <w:szCs w:val="24"/>
        </w:rPr>
        <w:t xml:space="preserve"> </w:t>
      </w:r>
      <w:r w:rsidR="005C0E03">
        <w:rPr>
          <w:rFonts w:ascii="Times New Roman" w:eastAsia="Times New Roman" w:hAnsi="Times New Roman" w:cs="Times New Roman"/>
          <w:iCs/>
          <w:sz w:val="24"/>
          <w:szCs w:val="24"/>
        </w:rPr>
        <w:t xml:space="preserve"> </w:t>
      </w:r>
      <w:r w:rsidR="003309E6">
        <w:rPr>
          <w:rFonts w:ascii="Times New Roman" w:eastAsia="Times New Roman" w:hAnsi="Times New Roman" w:cs="Times New Roman"/>
          <w:iCs/>
          <w:sz w:val="24"/>
          <w:szCs w:val="24"/>
        </w:rPr>
        <w:t>A</w:t>
      </w:r>
      <w:r w:rsidR="003D4EFB">
        <w:rPr>
          <w:rFonts w:ascii="Times New Roman" w:eastAsia="Times New Roman" w:hAnsi="Times New Roman" w:cs="Times New Roman"/>
          <w:iCs/>
          <w:sz w:val="24"/>
          <w:szCs w:val="24"/>
        </w:rPr>
        <w:t xml:space="preserve">dditionally, </w:t>
      </w:r>
      <w:r w:rsidR="00591D5D">
        <w:rPr>
          <w:rFonts w:ascii="Times New Roman" w:eastAsia="Times New Roman" w:hAnsi="Times New Roman" w:cs="Times New Roman"/>
          <w:iCs/>
          <w:sz w:val="24"/>
          <w:szCs w:val="24"/>
        </w:rPr>
        <w:t>some taxa</w:t>
      </w:r>
      <w:r w:rsidR="00692321">
        <w:rPr>
          <w:rFonts w:ascii="Times New Roman" w:eastAsia="Times New Roman" w:hAnsi="Times New Roman" w:cs="Times New Roman"/>
          <w:iCs/>
          <w:sz w:val="24"/>
          <w:szCs w:val="24"/>
        </w:rPr>
        <w:t>, continents and systems may be over</w:t>
      </w:r>
      <w:r w:rsidR="0017295F">
        <w:rPr>
          <w:rFonts w:ascii="Times New Roman" w:eastAsia="Times New Roman" w:hAnsi="Times New Roman" w:cs="Times New Roman"/>
          <w:iCs/>
          <w:sz w:val="24"/>
          <w:szCs w:val="24"/>
        </w:rPr>
        <w:t>-</w:t>
      </w:r>
      <w:r w:rsidR="00692321">
        <w:rPr>
          <w:rFonts w:ascii="Times New Roman" w:eastAsia="Times New Roman" w:hAnsi="Times New Roman" w:cs="Times New Roman"/>
          <w:iCs/>
          <w:sz w:val="24"/>
          <w:szCs w:val="24"/>
        </w:rPr>
        <w:t xml:space="preserve"> or </w:t>
      </w:r>
      <w:r w:rsidR="0017295F">
        <w:rPr>
          <w:rFonts w:ascii="Times New Roman" w:eastAsia="Times New Roman" w:hAnsi="Times New Roman" w:cs="Times New Roman"/>
          <w:iCs/>
          <w:sz w:val="24"/>
          <w:szCs w:val="24"/>
        </w:rPr>
        <w:t>under-represented</w:t>
      </w:r>
      <w:r w:rsidR="00692321">
        <w:rPr>
          <w:rFonts w:ascii="Times New Roman" w:eastAsia="Times New Roman" w:hAnsi="Times New Roman" w:cs="Times New Roman"/>
          <w:iCs/>
          <w:sz w:val="24"/>
          <w:szCs w:val="24"/>
        </w:rPr>
        <w:t xml:space="preserve"> in our sample.</w:t>
      </w:r>
      <w:r w:rsidR="007055D4">
        <w:rPr>
          <w:rFonts w:ascii="Times New Roman" w:eastAsia="Times New Roman" w:hAnsi="Times New Roman" w:cs="Times New Roman"/>
          <w:iCs/>
          <w:sz w:val="24"/>
          <w:szCs w:val="24"/>
        </w:rPr>
        <w:t xml:space="preserve"> </w:t>
      </w:r>
      <w:r w:rsidR="00A57FE7">
        <w:rPr>
          <w:rFonts w:ascii="Times New Roman" w:eastAsia="Times New Roman" w:hAnsi="Times New Roman" w:cs="Times New Roman"/>
          <w:iCs/>
          <w:sz w:val="24"/>
          <w:szCs w:val="24"/>
        </w:rPr>
        <w:t>Notably</w:t>
      </w:r>
      <w:r w:rsidR="007055D4">
        <w:rPr>
          <w:rFonts w:ascii="Times New Roman" w:eastAsia="Times New Roman" w:hAnsi="Times New Roman" w:cs="Times New Roman"/>
          <w:iCs/>
          <w:sz w:val="24"/>
          <w:szCs w:val="24"/>
        </w:rPr>
        <w:t>,</w:t>
      </w:r>
      <w:r w:rsidR="0087602D">
        <w:rPr>
          <w:rFonts w:ascii="Times New Roman" w:eastAsia="Times New Roman" w:hAnsi="Times New Roman" w:cs="Times New Roman"/>
          <w:iCs/>
          <w:sz w:val="24"/>
          <w:szCs w:val="24"/>
        </w:rPr>
        <w:t xml:space="preserve"> we found the most time series for</w:t>
      </w:r>
      <w:r w:rsidR="007055D4">
        <w:rPr>
          <w:rFonts w:ascii="Times New Roman" w:eastAsia="Times New Roman" w:hAnsi="Times New Roman" w:cs="Times New Roman"/>
          <w:iCs/>
          <w:sz w:val="24"/>
          <w:szCs w:val="24"/>
        </w:rPr>
        <w:t xml:space="preserve"> New Zealand mud snails</w:t>
      </w:r>
      <w:r w:rsidR="0017295F">
        <w:rPr>
          <w:rFonts w:ascii="Times New Roman" w:eastAsia="Times New Roman" w:hAnsi="Times New Roman" w:cs="Times New Roman"/>
          <w:iCs/>
          <w:sz w:val="24"/>
          <w:szCs w:val="24"/>
        </w:rPr>
        <w:t xml:space="preserve"> (</w:t>
      </w:r>
      <w:r w:rsidR="0017295F" w:rsidRPr="0017295F">
        <w:rPr>
          <w:rFonts w:ascii="Times New Roman" w:eastAsia="Times New Roman" w:hAnsi="Times New Roman" w:cs="Times New Roman"/>
          <w:i/>
          <w:sz w:val="24"/>
          <w:szCs w:val="24"/>
        </w:rPr>
        <w:t>Potamopyrgus antipodarum</w:t>
      </w:r>
      <w:r w:rsidR="0017295F">
        <w:rPr>
          <w:rFonts w:ascii="Times New Roman" w:eastAsia="Times New Roman" w:hAnsi="Times New Roman" w:cs="Times New Roman"/>
          <w:iCs/>
          <w:sz w:val="24"/>
          <w:szCs w:val="24"/>
        </w:rPr>
        <w:t>)</w:t>
      </w:r>
      <w:r w:rsidR="0079116E">
        <w:rPr>
          <w:rFonts w:ascii="Times New Roman" w:eastAsia="Times New Roman" w:hAnsi="Times New Roman" w:cs="Times New Roman"/>
          <w:iCs/>
          <w:sz w:val="24"/>
          <w:szCs w:val="24"/>
        </w:rPr>
        <w:t xml:space="preserve"> </w:t>
      </w:r>
      <w:r w:rsidR="00806BEC">
        <w:rPr>
          <w:rFonts w:ascii="Times New Roman" w:eastAsia="Times New Roman" w:hAnsi="Times New Roman" w:cs="Times New Roman"/>
          <w:iCs/>
          <w:sz w:val="24"/>
          <w:szCs w:val="24"/>
        </w:rPr>
        <w:t xml:space="preserve">which had been compiled in Europe </w:t>
      </w:r>
      <w:r w:rsidR="00806BEC">
        <w:rPr>
          <w:rFonts w:ascii="Times New Roman" w:eastAsia="Times New Roman" w:hAnsi="Times New Roman" w:cs="Times New Roman"/>
          <w:iCs/>
          <w:sz w:val="24"/>
          <w:szCs w:val="24"/>
        </w:rPr>
        <w:fldChar w:fldCharType="begin"/>
      </w:r>
      <w:r w:rsidR="00806BEC">
        <w:rPr>
          <w:rFonts w:ascii="Times New Roman" w:eastAsia="Times New Roman" w:hAnsi="Times New Roman" w:cs="Times New Roman"/>
          <w:iCs/>
          <w:sz w:val="24"/>
          <w:szCs w:val="24"/>
        </w:rPr>
        <w:instrText xml:space="preserve"> ADDIN ZOTERO_ITEM CSL_CITATION {"citationID":"DFoe4TBG","properties":{"formattedCitation":"(Haubrock {\\i{}et al.} 2022)","plainCitation":"(Haubrock et al. 2022)","noteIndex":0},"citationItems":[{"id":90,"uris":["http://zotero.org/users/9972654/items/IPV6Z6PT"],"itemData":{"id":90,"type":"article-journal","abstract":"Globalization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00806BEC">
        <w:rPr>
          <w:rFonts w:ascii="Times New Roman" w:eastAsia="Times New Roman" w:hAnsi="Times New Roman" w:cs="Times New Roman"/>
          <w:iCs/>
          <w:sz w:val="24"/>
          <w:szCs w:val="24"/>
        </w:rPr>
        <w:fldChar w:fldCharType="separate"/>
      </w:r>
      <w:r w:rsidR="00806BEC" w:rsidRPr="00806BEC">
        <w:rPr>
          <w:rFonts w:ascii="Times New Roman" w:hAnsi="Times New Roman" w:cs="Times New Roman"/>
          <w:sz w:val="24"/>
        </w:rPr>
        <w:t xml:space="preserve">(Haubrock </w:t>
      </w:r>
      <w:r w:rsidR="00806BEC" w:rsidRPr="00806BEC">
        <w:rPr>
          <w:rFonts w:ascii="Times New Roman" w:hAnsi="Times New Roman" w:cs="Times New Roman"/>
          <w:i/>
          <w:iCs/>
          <w:sz w:val="24"/>
        </w:rPr>
        <w:t>et al.</w:t>
      </w:r>
      <w:r w:rsidR="00806BEC" w:rsidRPr="00806BEC">
        <w:rPr>
          <w:rFonts w:ascii="Times New Roman" w:hAnsi="Times New Roman" w:cs="Times New Roman"/>
          <w:sz w:val="24"/>
        </w:rPr>
        <w:t xml:space="preserve"> 2022)</w:t>
      </w:r>
      <w:r w:rsidR="00806BEC">
        <w:rPr>
          <w:rFonts w:ascii="Times New Roman" w:eastAsia="Times New Roman" w:hAnsi="Times New Roman" w:cs="Times New Roman"/>
          <w:iCs/>
          <w:sz w:val="24"/>
          <w:szCs w:val="24"/>
        </w:rPr>
        <w:fldChar w:fldCharType="end"/>
      </w:r>
      <w:r w:rsidR="004C6DD4">
        <w:rPr>
          <w:rFonts w:ascii="Times New Roman" w:eastAsia="Times New Roman" w:hAnsi="Times New Roman" w:cs="Times New Roman"/>
          <w:iCs/>
          <w:sz w:val="24"/>
          <w:szCs w:val="24"/>
        </w:rPr>
        <w:t>. Thus, t</w:t>
      </w:r>
      <w:r w:rsidR="00B70BB9">
        <w:rPr>
          <w:rFonts w:ascii="Times New Roman" w:eastAsia="Times New Roman" w:hAnsi="Times New Roman" w:cs="Times New Roman"/>
          <w:iCs/>
          <w:sz w:val="24"/>
          <w:szCs w:val="24"/>
        </w:rPr>
        <w:t xml:space="preserve">he frequency of </w:t>
      </w:r>
      <w:r w:rsidR="00AF215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 xml:space="preserve">categories that include New Zealand mud snails (i.e., Europe, Freshwater, Gastropoda, and longevity &lt; 1 year) may be reflecting New Zealand mud snails rather than </w:t>
      </w:r>
      <w:r w:rsidR="00A236B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entire group.</w:t>
      </w:r>
      <w:r w:rsidR="00742FFF">
        <w:rPr>
          <w:rFonts w:ascii="Times New Roman" w:eastAsia="Times New Roman" w:hAnsi="Times New Roman" w:cs="Times New Roman"/>
          <w:iCs/>
          <w:sz w:val="24"/>
          <w:szCs w:val="24"/>
        </w:rPr>
        <w:t xml:space="preserve">  </w:t>
      </w:r>
      <w:r w:rsidR="000D680C">
        <w:rPr>
          <w:rFonts w:ascii="Times New Roman" w:eastAsia="Times New Roman" w:hAnsi="Times New Roman" w:cs="Times New Roman"/>
          <w:iCs/>
          <w:sz w:val="24"/>
          <w:szCs w:val="24"/>
        </w:rPr>
        <w:t>I</w:t>
      </w:r>
      <w:r w:rsidR="00EB7447">
        <w:rPr>
          <w:rFonts w:ascii="Times New Roman" w:eastAsia="Times New Roman" w:hAnsi="Times New Roman" w:cs="Times New Roman"/>
          <w:iCs/>
          <w:sz w:val="24"/>
          <w:szCs w:val="24"/>
        </w:rPr>
        <w:t xml:space="preserve">nvasions outside of Europe and North America </w:t>
      </w:r>
      <w:r w:rsidR="00742FFF">
        <w:rPr>
          <w:rFonts w:ascii="Times New Roman" w:eastAsia="Times New Roman" w:hAnsi="Times New Roman" w:cs="Times New Roman"/>
          <w:iCs/>
          <w:sz w:val="24"/>
          <w:szCs w:val="24"/>
        </w:rPr>
        <w:t>appear to</w:t>
      </w:r>
      <w:r w:rsidR="006E12A9">
        <w:rPr>
          <w:rFonts w:ascii="Times New Roman" w:eastAsia="Times New Roman" w:hAnsi="Times New Roman" w:cs="Times New Roman"/>
          <w:iCs/>
          <w:sz w:val="24"/>
          <w:szCs w:val="24"/>
        </w:rPr>
        <w:t xml:space="preserve"> rarely experience boom-busts (Fig. 3</w:t>
      </w:r>
      <w:r w:rsidR="00B06F35">
        <w:rPr>
          <w:rFonts w:ascii="Times New Roman" w:eastAsia="Times New Roman" w:hAnsi="Times New Roman" w:cs="Times New Roman"/>
          <w:iCs/>
          <w:sz w:val="24"/>
          <w:szCs w:val="24"/>
        </w:rPr>
        <w:t>C)</w:t>
      </w:r>
      <w:r w:rsidR="00CC3B4B">
        <w:rPr>
          <w:rFonts w:ascii="Times New Roman" w:eastAsia="Times New Roman" w:hAnsi="Times New Roman" w:cs="Times New Roman"/>
          <w:iCs/>
          <w:sz w:val="24"/>
          <w:szCs w:val="24"/>
        </w:rPr>
        <w:t xml:space="preserve">, though </w:t>
      </w:r>
      <w:r w:rsidR="000D680C">
        <w:rPr>
          <w:rFonts w:ascii="Times New Roman" w:eastAsia="Times New Roman" w:hAnsi="Times New Roman" w:cs="Times New Roman"/>
          <w:iCs/>
          <w:sz w:val="24"/>
          <w:szCs w:val="24"/>
        </w:rPr>
        <w:t xml:space="preserve">this is likely a result of prevalence of academic papers being published </w:t>
      </w:r>
      <w:r w:rsidR="00440CE4">
        <w:rPr>
          <w:rFonts w:ascii="Times New Roman" w:eastAsia="Times New Roman" w:hAnsi="Times New Roman" w:cs="Times New Roman"/>
          <w:iCs/>
          <w:sz w:val="24"/>
          <w:szCs w:val="24"/>
        </w:rPr>
        <w:t>from</w:t>
      </w:r>
      <w:r w:rsidR="000D680C">
        <w:rPr>
          <w:rFonts w:ascii="Times New Roman" w:eastAsia="Times New Roman" w:hAnsi="Times New Roman" w:cs="Times New Roman"/>
          <w:iCs/>
          <w:sz w:val="24"/>
          <w:szCs w:val="24"/>
        </w:rPr>
        <w:t xml:space="preserve"> these </w:t>
      </w:r>
      <w:r w:rsidR="00E3562C">
        <w:rPr>
          <w:rFonts w:ascii="Times New Roman" w:eastAsia="Times New Roman" w:hAnsi="Times New Roman" w:cs="Times New Roman"/>
          <w:iCs/>
          <w:sz w:val="24"/>
          <w:szCs w:val="24"/>
        </w:rPr>
        <w:t>continents.  Finally, plants</w:t>
      </w:r>
      <w:r w:rsidR="00440CE4">
        <w:rPr>
          <w:rFonts w:ascii="Times New Roman" w:eastAsia="Times New Roman" w:hAnsi="Times New Roman" w:cs="Times New Roman"/>
          <w:iCs/>
          <w:sz w:val="24"/>
          <w:szCs w:val="24"/>
        </w:rPr>
        <w:t xml:space="preserve"> invasions</w:t>
      </w:r>
      <w:r w:rsidR="00E3562C">
        <w:rPr>
          <w:rFonts w:ascii="Times New Roman" w:eastAsia="Times New Roman" w:hAnsi="Times New Roman" w:cs="Times New Roman"/>
          <w:iCs/>
          <w:sz w:val="24"/>
          <w:szCs w:val="24"/>
        </w:rPr>
        <w:t xml:space="preserve"> rarely </w:t>
      </w:r>
      <w:r w:rsidR="00440CE4">
        <w:rPr>
          <w:rFonts w:ascii="Times New Roman" w:eastAsia="Times New Roman" w:hAnsi="Times New Roman" w:cs="Times New Roman"/>
          <w:iCs/>
          <w:sz w:val="24"/>
          <w:szCs w:val="24"/>
        </w:rPr>
        <w:t xml:space="preserve">appear to </w:t>
      </w:r>
      <w:r w:rsidR="005226A4">
        <w:rPr>
          <w:rFonts w:ascii="Times New Roman" w:eastAsia="Times New Roman" w:hAnsi="Times New Roman" w:cs="Times New Roman"/>
          <w:iCs/>
          <w:sz w:val="24"/>
          <w:szCs w:val="24"/>
        </w:rPr>
        <w:t>undergo</w:t>
      </w:r>
      <w:r w:rsidR="00E3562C">
        <w:rPr>
          <w:rFonts w:ascii="Times New Roman" w:eastAsia="Times New Roman" w:hAnsi="Times New Roman" w:cs="Times New Roman"/>
          <w:iCs/>
          <w:sz w:val="24"/>
          <w:szCs w:val="24"/>
        </w:rPr>
        <w:t xml:space="preserve"> boom-bust</w:t>
      </w:r>
      <w:r w:rsidR="00440CE4">
        <w:rPr>
          <w:rFonts w:ascii="Times New Roman" w:eastAsia="Times New Roman" w:hAnsi="Times New Roman" w:cs="Times New Roman"/>
          <w:iCs/>
          <w:sz w:val="24"/>
          <w:szCs w:val="24"/>
        </w:rPr>
        <w:t>s</w:t>
      </w:r>
      <w:r w:rsidR="00E3562C">
        <w:rPr>
          <w:rFonts w:ascii="Times New Roman" w:eastAsia="Times New Roman" w:hAnsi="Times New Roman" w:cs="Times New Roman"/>
          <w:iCs/>
          <w:sz w:val="24"/>
          <w:szCs w:val="24"/>
        </w:rPr>
        <w:t xml:space="preserve">, whether this is a pattern or whether this is a lack of reporting of boom-busts </w:t>
      </w:r>
      <w:r w:rsidR="00703C4F">
        <w:rPr>
          <w:rFonts w:ascii="Times New Roman" w:eastAsia="Times New Roman" w:hAnsi="Times New Roman" w:cs="Times New Roman"/>
          <w:iCs/>
          <w:sz w:val="24"/>
          <w:szCs w:val="24"/>
        </w:rPr>
        <w:t xml:space="preserve">by plant </w:t>
      </w:r>
      <w:r w:rsidR="003F6057">
        <w:rPr>
          <w:rFonts w:ascii="Times New Roman" w:eastAsia="Times New Roman" w:hAnsi="Times New Roman" w:cs="Times New Roman"/>
          <w:iCs/>
          <w:sz w:val="24"/>
          <w:szCs w:val="24"/>
        </w:rPr>
        <w:t>ecologists</w:t>
      </w:r>
      <w:r w:rsidR="00703C4F">
        <w:rPr>
          <w:rFonts w:ascii="Times New Roman" w:eastAsia="Times New Roman" w:hAnsi="Times New Roman" w:cs="Times New Roman"/>
          <w:iCs/>
          <w:sz w:val="24"/>
          <w:szCs w:val="24"/>
        </w:rPr>
        <w:t xml:space="preserve"> is unclear.</w:t>
      </w:r>
      <w:r w:rsidR="000A009D">
        <w:rPr>
          <w:rFonts w:ascii="Times New Roman" w:eastAsia="Times New Roman" w:hAnsi="Times New Roman" w:cs="Times New Roman"/>
          <w:iCs/>
          <w:sz w:val="24"/>
          <w:szCs w:val="24"/>
        </w:rPr>
        <w:t xml:space="preserve"> </w:t>
      </w:r>
      <w:r w:rsidR="001068F1">
        <w:rPr>
          <w:rFonts w:ascii="Times New Roman" w:eastAsia="Times New Roman" w:hAnsi="Times New Roman" w:cs="Times New Roman"/>
          <w:iCs/>
          <w:sz w:val="24"/>
          <w:szCs w:val="24"/>
        </w:rPr>
        <w:t xml:space="preserve">Although we have limited </w:t>
      </w:r>
      <w:r w:rsidR="00D4308A">
        <w:rPr>
          <w:rFonts w:ascii="Times New Roman" w:eastAsia="Times New Roman" w:hAnsi="Times New Roman" w:cs="Times New Roman"/>
          <w:iCs/>
          <w:sz w:val="24"/>
          <w:szCs w:val="24"/>
        </w:rPr>
        <w:t>capacity</w:t>
      </w:r>
      <w:r w:rsidR="001068F1">
        <w:rPr>
          <w:rFonts w:ascii="Times New Roman" w:eastAsia="Times New Roman" w:hAnsi="Times New Roman" w:cs="Times New Roman"/>
          <w:iCs/>
          <w:sz w:val="24"/>
          <w:szCs w:val="24"/>
        </w:rPr>
        <w:t xml:space="preserve"> </w:t>
      </w:r>
      <w:r w:rsidR="000A009D">
        <w:rPr>
          <w:rFonts w:ascii="Times New Roman" w:eastAsia="Times New Roman" w:hAnsi="Times New Roman" w:cs="Times New Roman"/>
          <w:iCs/>
          <w:sz w:val="24"/>
          <w:szCs w:val="24"/>
        </w:rPr>
        <w:t>to answer this question using our data</w:t>
      </w:r>
      <w:r w:rsidR="00BF4DEE">
        <w:rPr>
          <w:rFonts w:ascii="Times New Roman" w:eastAsia="Times New Roman" w:hAnsi="Times New Roman" w:cs="Times New Roman"/>
          <w:iCs/>
          <w:sz w:val="24"/>
          <w:szCs w:val="24"/>
        </w:rPr>
        <w:t xml:space="preserve">, </w:t>
      </w:r>
      <w:r w:rsidR="00C67600">
        <w:rPr>
          <w:rFonts w:ascii="Times New Roman" w:eastAsia="Times New Roman" w:hAnsi="Times New Roman" w:cs="Times New Roman"/>
          <w:iCs/>
          <w:sz w:val="24"/>
          <w:szCs w:val="24"/>
        </w:rPr>
        <w:t>several</w:t>
      </w:r>
      <w:r w:rsidR="00B477BD">
        <w:rPr>
          <w:rFonts w:ascii="Times New Roman" w:eastAsia="Times New Roman" w:hAnsi="Times New Roman" w:cs="Times New Roman"/>
          <w:iCs/>
          <w:sz w:val="24"/>
          <w:szCs w:val="24"/>
        </w:rPr>
        <w:t xml:space="preserve"> studies have </w:t>
      </w:r>
      <w:r w:rsidR="00D4308A">
        <w:rPr>
          <w:rFonts w:ascii="Times New Roman" w:eastAsia="Times New Roman" w:hAnsi="Times New Roman" w:cs="Times New Roman"/>
          <w:iCs/>
          <w:sz w:val="24"/>
          <w:szCs w:val="24"/>
        </w:rPr>
        <w:t>begun</w:t>
      </w:r>
      <w:r w:rsidR="00B477BD">
        <w:rPr>
          <w:rFonts w:ascii="Times New Roman" w:eastAsia="Times New Roman" w:hAnsi="Times New Roman" w:cs="Times New Roman"/>
          <w:iCs/>
          <w:sz w:val="24"/>
          <w:szCs w:val="24"/>
        </w:rPr>
        <w:t xml:space="preserve"> to a</w:t>
      </w:r>
      <w:r w:rsidR="00BF4DEE">
        <w:rPr>
          <w:rFonts w:ascii="Times New Roman" w:eastAsia="Times New Roman" w:hAnsi="Times New Roman" w:cs="Times New Roman"/>
          <w:iCs/>
          <w:sz w:val="24"/>
          <w:szCs w:val="24"/>
        </w:rPr>
        <w:t>nswer</w:t>
      </w:r>
      <w:r w:rsidR="00B477BD">
        <w:rPr>
          <w:rFonts w:ascii="Times New Roman" w:eastAsia="Times New Roman" w:hAnsi="Times New Roman" w:cs="Times New Roman"/>
          <w:iCs/>
          <w:sz w:val="24"/>
          <w:szCs w:val="24"/>
        </w:rPr>
        <w:t xml:space="preserve"> </w:t>
      </w:r>
      <w:r w:rsidR="00BF4DEE">
        <w:rPr>
          <w:rFonts w:ascii="Times New Roman" w:eastAsia="Times New Roman" w:hAnsi="Times New Roman" w:cs="Times New Roman"/>
          <w:iCs/>
          <w:sz w:val="24"/>
          <w:szCs w:val="24"/>
        </w:rPr>
        <w:t xml:space="preserve">this </w:t>
      </w:r>
      <w:r w:rsidR="00D23D91">
        <w:rPr>
          <w:rFonts w:ascii="Times New Roman" w:eastAsia="Times New Roman" w:hAnsi="Times New Roman" w:cs="Times New Roman"/>
          <w:iCs/>
          <w:sz w:val="24"/>
          <w:szCs w:val="24"/>
        </w:rPr>
        <w:t>question,</w:t>
      </w:r>
      <w:r w:rsidR="00BF4DEE">
        <w:rPr>
          <w:rFonts w:ascii="Times New Roman" w:eastAsia="Times New Roman" w:hAnsi="Times New Roman" w:cs="Times New Roman"/>
          <w:iCs/>
          <w:sz w:val="24"/>
          <w:szCs w:val="24"/>
        </w:rPr>
        <w:t xml:space="preserve"> </w:t>
      </w:r>
      <w:r w:rsidR="00B477BD">
        <w:rPr>
          <w:rFonts w:ascii="Times New Roman" w:eastAsia="Times New Roman" w:hAnsi="Times New Roman" w:cs="Times New Roman"/>
          <w:iCs/>
          <w:sz w:val="24"/>
          <w:szCs w:val="24"/>
        </w:rPr>
        <w:t xml:space="preserve">and the </w:t>
      </w:r>
      <w:r w:rsidR="00D4308A">
        <w:rPr>
          <w:rFonts w:ascii="Times New Roman" w:eastAsia="Times New Roman" w:hAnsi="Times New Roman" w:cs="Times New Roman"/>
          <w:iCs/>
          <w:sz w:val="24"/>
          <w:szCs w:val="24"/>
        </w:rPr>
        <w:t>consensus</w:t>
      </w:r>
      <w:r w:rsidR="00B477BD">
        <w:rPr>
          <w:rFonts w:ascii="Times New Roman" w:eastAsia="Times New Roman" w:hAnsi="Times New Roman" w:cs="Times New Roman"/>
          <w:iCs/>
          <w:sz w:val="24"/>
          <w:szCs w:val="24"/>
        </w:rPr>
        <w:t xml:space="preserve"> seems to indicate that the rate of population declines </w:t>
      </w:r>
      <w:r w:rsidR="00BF4DEE">
        <w:rPr>
          <w:rFonts w:ascii="Times New Roman" w:eastAsia="Times New Roman" w:hAnsi="Times New Roman" w:cs="Times New Roman"/>
          <w:iCs/>
          <w:sz w:val="24"/>
          <w:szCs w:val="24"/>
        </w:rPr>
        <w:t>will likely depend on whether the rate of declines in invasions is assessed across species or within species.</w:t>
      </w:r>
    </w:p>
    <w:p w14:paraId="3ABD67E1" w14:textId="0CA78FB0" w:rsidR="00DB683A" w:rsidRDefault="00DB683A"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F54BB2">
        <w:rPr>
          <w:rFonts w:ascii="Times New Roman" w:eastAsia="Times New Roman" w:hAnsi="Times New Roman" w:cs="Times New Roman"/>
          <w:iCs/>
          <w:sz w:val="24"/>
          <w:szCs w:val="24"/>
        </w:rPr>
        <w:t xml:space="preserve">When assessing </w:t>
      </w:r>
      <w:commentRangeStart w:id="302"/>
      <w:r w:rsidR="00AD2CBA">
        <w:rPr>
          <w:rFonts w:ascii="Times New Roman" w:eastAsia="Times New Roman" w:hAnsi="Times New Roman" w:cs="Times New Roman"/>
          <w:iCs/>
          <w:sz w:val="24"/>
          <w:szCs w:val="24"/>
        </w:rPr>
        <w:t xml:space="preserve">populations declines </w:t>
      </w:r>
      <w:r w:rsidR="00317F7C">
        <w:rPr>
          <w:rFonts w:ascii="Times New Roman" w:eastAsia="Times New Roman" w:hAnsi="Times New Roman" w:cs="Times New Roman"/>
          <w:iCs/>
          <w:sz w:val="24"/>
          <w:szCs w:val="24"/>
        </w:rPr>
        <w:t>within different populations of the same</w:t>
      </w:r>
      <w:r w:rsidR="00F54BB2">
        <w:rPr>
          <w:rFonts w:ascii="Times New Roman" w:eastAsia="Times New Roman" w:hAnsi="Times New Roman" w:cs="Times New Roman"/>
          <w:iCs/>
          <w:sz w:val="24"/>
          <w:szCs w:val="24"/>
        </w:rPr>
        <w:t xml:space="preserve"> </w:t>
      </w:r>
      <w:ins w:id="303" w:author="Nathan Dorn" w:date="2025-09-25T18:36:00Z" w16du:dateUtc="2025-09-25T22:36:00Z">
        <w:r w:rsidR="005B19D6">
          <w:rPr>
            <w:rFonts w:ascii="Times New Roman" w:eastAsia="Times New Roman" w:hAnsi="Times New Roman" w:cs="Times New Roman"/>
            <w:iCs/>
            <w:sz w:val="24"/>
            <w:szCs w:val="24"/>
          </w:rPr>
          <w:t xml:space="preserve">invasive </w:t>
        </w:r>
      </w:ins>
      <w:r w:rsidR="00F54BB2">
        <w:rPr>
          <w:rFonts w:ascii="Times New Roman" w:eastAsia="Times New Roman" w:hAnsi="Times New Roman" w:cs="Times New Roman"/>
          <w:iCs/>
          <w:sz w:val="24"/>
          <w:szCs w:val="24"/>
        </w:rPr>
        <w:t>species,</w:t>
      </w:r>
      <w:r w:rsidR="002E09D5">
        <w:rPr>
          <w:rFonts w:ascii="Times New Roman" w:eastAsia="Times New Roman" w:hAnsi="Times New Roman" w:cs="Times New Roman"/>
          <w:iCs/>
          <w:sz w:val="24"/>
          <w:szCs w:val="24"/>
        </w:rPr>
        <w:t xml:space="preserve"> studies indicate that not every population </w:t>
      </w:r>
      <w:r w:rsidR="006678E1">
        <w:rPr>
          <w:rFonts w:ascii="Times New Roman" w:eastAsia="Times New Roman" w:hAnsi="Times New Roman" w:cs="Times New Roman"/>
          <w:iCs/>
          <w:sz w:val="24"/>
          <w:szCs w:val="24"/>
        </w:rPr>
        <w:t xml:space="preserve">experiences declines </w:t>
      </w:r>
      <w:r w:rsidR="006678E1">
        <w:rPr>
          <w:rFonts w:ascii="Times New Roman" w:eastAsia="Times New Roman" w:hAnsi="Times New Roman" w:cs="Times New Roman"/>
          <w:iCs/>
          <w:sz w:val="24"/>
          <w:szCs w:val="24"/>
        </w:rPr>
        <w:fldChar w:fldCharType="begin"/>
      </w:r>
      <w:r w:rsidR="006678E1">
        <w:rPr>
          <w:rFonts w:ascii="Times New Roman" w:eastAsia="Times New Roman" w:hAnsi="Times New Roman" w:cs="Times New Roman"/>
          <w:iCs/>
          <w:sz w:val="24"/>
          <w:szCs w:val="24"/>
        </w:rPr>
        <w:instrText xml:space="preserve"> ADDIN ZOTERO_ITEM CSL_CITATION {"citationID":"QyMt1D0O","properties":{"formattedCitation":"(Cooling {\\i{}et al.} 2012; Haubrock {\\i{}et al.} 2022; Larson {\\i{}et al.} 2019; Sandstr\\uc0\\u246{}m {\\i{}et al.} 2014; Tyler 2010)","plainCitation":"(Cooling et al. 2012; Haubrock et al. 2022; Larson et al. 2019; Sandström et al. 2014; Tyler 2010)","noteIndex":0},"citationItems":[{"id":237,"uris":["http://zotero.org/users/9972654/items/PGCIIC5E"],"itemData":{"id":237,"type":"article-journal","abstract":"Synergies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6678E1">
        <w:rPr>
          <w:rFonts w:ascii="Times New Roman" w:eastAsia="Times New Roman" w:hAnsi="Times New Roman" w:cs="Times New Roman"/>
          <w:iCs/>
          <w:sz w:val="24"/>
          <w:szCs w:val="24"/>
        </w:rPr>
        <w:fldChar w:fldCharType="separate"/>
      </w:r>
      <w:r w:rsidR="006678E1" w:rsidRPr="006678E1">
        <w:rPr>
          <w:rFonts w:ascii="Times New Roman" w:hAnsi="Times New Roman" w:cs="Times New Roman"/>
          <w:sz w:val="24"/>
        </w:rPr>
        <w:t xml:space="preserve">(Cooling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2012; Haubrock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2022; Larson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2019; Sandström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2014; Tyler 2010)</w:t>
      </w:r>
      <w:r w:rsidR="006678E1">
        <w:rPr>
          <w:rFonts w:ascii="Times New Roman" w:eastAsia="Times New Roman" w:hAnsi="Times New Roman" w:cs="Times New Roman"/>
          <w:iCs/>
          <w:sz w:val="24"/>
          <w:szCs w:val="24"/>
        </w:rPr>
        <w:fldChar w:fldCharType="end"/>
      </w:r>
      <w:commentRangeEnd w:id="302"/>
      <w:r w:rsidR="005B19D6">
        <w:rPr>
          <w:rStyle w:val="CommentReference"/>
        </w:rPr>
        <w:commentReference w:id="302"/>
      </w:r>
      <w:r w:rsidR="008C7415">
        <w:rPr>
          <w:rFonts w:ascii="Times New Roman" w:eastAsia="Times New Roman" w:hAnsi="Times New Roman" w:cs="Times New Roman"/>
          <w:iCs/>
          <w:sz w:val="24"/>
          <w:szCs w:val="24"/>
        </w:rPr>
        <w:t>.</w:t>
      </w:r>
      <w:r w:rsidR="0022188D">
        <w:rPr>
          <w:rFonts w:ascii="Times New Roman" w:eastAsia="Times New Roman" w:hAnsi="Times New Roman" w:cs="Times New Roman"/>
          <w:iCs/>
          <w:sz w:val="24"/>
          <w:szCs w:val="24"/>
        </w:rPr>
        <w:t xml:space="preserve">  </w:t>
      </w:r>
      <w:r w:rsidR="00B576AA">
        <w:rPr>
          <w:rFonts w:ascii="Times New Roman" w:eastAsia="Times New Roman" w:hAnsi="Times New Roman" w:cs="Times New Roman"/>
          <w:iCs/>
          <w:sz w:val="24"/>
          <w:szCs w:val="24"/>
        </w:rPr>
        <w:t xml:space="preserve">The best data </w:t>
      </w:r>
      <w:r w:rsidR="000961D9">
        <w:rPr>
          <w:rFonts w:ascii="Times New Roman" w:eastAsia="Times New Roman" w:hAnsi="Times New Roman" w:cs="Times New Roman"/>
          <w:iCs/>
          <w:sz w:val="24"/>
          <w:szCs w:val="24"/>
        </w:rPr>
        <w:t>for</w:t>
      </w:r>
      <w:r w:rsidR="007D0FFD">
        <w:rPr>
          <w:rFonts w:ascii="Times New Roman" w:eastAsia="Times New Roman" w:hAnsi="Times New Roman" w:cs="Times New Roman"/>
          <w:iCs/>
          <w:sz w:val="24"/>
          <w:szCs w:val="24"/>
        </w:rPr>
        <w:t xml:space="preserve"> assess</w:t>
      </w:r>
      <w:r w:rsidR="000961D9">
        <w:rPr>
          <w:rFonts w:ascii="Times New Roman" w:eastAsia="Times New Roman" w:hAnsi="Times New Roman" w:cs="Times New Roman"/>
          <w:iCs/>
          <w:sz w:val="24"/>
          <w:szCs w:val="24"/>
        </w:rPr>
        <w:t xml:space="preserve">ing  </w:t>
      </w:r>
      <w:r w:rsidR="007D0FFD">
        <w:rPr>
          <w:rFonts w:ascii="Times New Roman" w:eastAsia="Times New Roman" w:hAnsi="Times New Roman" w:cs="Times New Roman"/>
          <w:iCs/>
          <w:sz w:val="24"/>
          <w:szCs w:val="24"/>
        </w:rPr>
        <w:t>population</w:t>
      </w:r>
      <w:r w:rsidR="000961D9">
        <w:rPr>
          <w:rFonts w:ascii="Times New Roman" w:eastAsia="Times New Roman" w:hAnsi="Times New Roman" w:cs="Times New Roman"/>
          <w:iCs/>
          <w:sz w:val="24"/>
          <w:szCs w:val="24"/>
        </w:rPr>
        <w:t xml:space="preserve"> declines within </w:t>
      </w:r>
      <w:r w:rsidR="007D0FFD">
        <w:rPr>
          <w:rFonts w:ascii="Times New Roman" w:eastAsia="Times New Roman" w:hAnsi="Times New Roman" w:cs="Times New Roman"/>
          <w:iCs/>
          <w:sz w:val="24"/>
          <w:szCs w:val="24"/>
        </w:rPr>
        <w:t>the same species</w:t>
      </w:r>
      <w:r w:rsidR="00E21894">
        <w:rPr>
          <w:rFonts w:ascii="Times New Roman" w:eastAsia="Times New Roman" w:hAnsi="Times New Roman" w:cs="Times New Roman"/>
          <w:iCs/>
          <w:sz w:val="24"/>
          <w:szCs w:val="24"/>
        </w:rPr>
        <w:t xml:space="preserve"> are</w:t>
      </w:r>
      <w:r w:rsidR="007D0FFD">
        <w:rPr>
          <w:rFonts w:ascii="Times New Roman" w:eastAsia="Times New Roman" w:hAnsi="Times New Roman" w:cs="Times New Roman"/>
          <w:iCs/>
          <w:sz w:val="24"/>
          <w:szCs w:val="24"/>
        </w:rPr>
        <w:t xml:space="preserve"> compile</w:t>
      </w:r>
      <w:r w:rsidR="000961D9">
        <w:rPr>
          <w:rFonts w:ascii="Times New Roman" w:eastAsia="Times New Roman" w:hAnsi="Times New Roman" w:cs="Times New Roman"/>
          <w:iCs/>
          <w:sz w:val="24"/>
          <w:szCs w:val="24"/>
        </w:rPr>
        <w:t>d list</w:t>
      </w:r>
      <w:r w:rsidR="00E21894">
        <w:rPr>
          <w:rFonts w:ascii="Times New Roman" w:eastAsia="Times New Roman" w:hAnsi="Times New Roman" w:cs="Times New Roman"/>
          <w:iCs/>
          <w:sz w:val="24"/>
          <w:szCs w:val="24"/>
        </w:rPr>
        <w:t>s</w:t>
      </w:r>
      <w:r w:rsidR="000961D9">
        <w:rPr>
          <w:rFonts w:ascii="Times New Roman" w:eastAsia="Times New Roman" w:hAnsi="Times New Roman" w:cs="Times New Roman"/>
          <w:iCs/>
          <w:sz w:val="24"/>
          <w:szCs w:val="24"/>
        </w:rPr>
        <w:t xml:space="preserve"> of</w:t>
      </w:r>
      <w:r w:rsidR="007D0FFD">
        <w:rPr>
          <w:rFonts w:ascii="Times New Roman" w:eastAsia="Times New Roman" w:hAnsi="Times New Roman" w:cs="Times New Roman"/>
          <w:iCs/>
          <w:sz w:val="24"/>
          <w:szCs w:val="24"/>
        </w:rPr>
        <w:t xml:space="preserve"> time series of </w:t>
      </w:r>
      <w:r w:rsidR="005907F4">
        <w:rPr>
          <w:rFonts w:ascii="Times New Roman" w:eastAsia="Times New Roman" w:hAnsi="Times New Roman" w:cs="Times New Roman"/>
          <w:iCs/>
          <w:sz w:val="24"/>
          <w:szCs w:val="24"/>
        </w:rPr>
        <w:t>different populations of the same species</w:t>
      </w:r>
      <w:r w:rsidR="004A522C">
        <w:rPr>
          <w:rFonts w:ascii="Times New Roman" w:eastAsia="Times New Roman" w:hAnsi="Times New Roman" w:cs="Times New Roman"/>
          <w:iCs/>
          <w:sz w:val="24"/>
          <w:szCs w:val="24"/>
        </w:rPr>
        <w:t xml:space="preserve"> </w:t>
      </w:r>
      <w:r w:rsidR="004A522C">
        <w:rPr>
          <w:rFonts w:ascii="Times New Roman" w:eastAsia="Times New Roman" w:hAnsi="Times New Roman" w:cs="Times New Roman"/>
          <w:iCs/>
          <w:sz w:val="24"/>
          <w:szCs w:val="24"/>
        </w:rPr>
        <w:fldChar w:fldCharType="begin"/>
      </w:r>
      <w:r w:rsidR="004A522C">
        <w:rPr>
          <w:rFonts w:ascii="Times New Roman" w:eastAsia="Times New Roman" w:hAnsi="Times New Roman" w:cs="Times New Roman"/>
          <w:iCs/>
          <w:sz w:val="24"/>
          <w:szCs w:val="24"/>
        </w:rPr>
        <w:instrText xml:space="preserve"> ADDIN ZOTERO_ITEM CSL_CITATION {"citationID":"AZEFPId4","properties":{"formattedCitation":"(Haubrock {\\i{}et al.} 2022; Larson {\\i{}et al.} 2019; Sandstr\\uc0\\u246{}m {\\i{}et al.} 2014; Tyler 2010)","plainCitation":"(Haubrock et al. 2022; Larson et al. 2019; Sandström et al. 2014; Tyler 2010)","noteIndex":0},"citationItems":[{"id":90,"uris":["http://zotero.org/users/9972654/items/IPV6Z6PT"],"itemData":{"id":90,"type":"article-journal","abstract":"Globalization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4A522C">
        <w:rPr>
          <w:rFonts w:ascii="Times New Roman" w:eastAsia="Times New Roman" w:hAnsi="Times New Roman" w:cs="Times New Roman"/>
          <w:iCs/>
          <w:sz w:val="24"/>
          <w:szCs w:val="24"/>
        </w:rPr>
        <w:fldChar w:fldCharType="separate"/>
      </w:r>
      <w:r w:rsidR="004A522C" w:rsidRPr="004A522C">
        <w:rPr>
          <w:rFonts w:ascii="Times New Roman" w:hAnsi="Times New Roman" w:cs="Times New Roman"/>
          <w:sz w:val="24"/>
        </w:rPr>
        <w:t xml:space="preserve">(Haubrock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2022; Larson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2019; Sandström </w:t>
      </w:r>
      <w:r w:rsidR="004A522C" w:rsidRPr="004A522C">
        <w:rPr>
          <w:rFonts w:ascii="Times New Roman" w:hAnsi="Times New Roman" w:cs="Times New Roman"/>
          <w:i/>
          <w:iCs/>
          <w:sz w:val="24"/>
        </w:rPr>
        <w:t xml:space="preserve">et </w:t>
      </w:r>
      <w:r w:rsidR="004A522C" w:rsidRPr="004A522C">
        <w:rPr>
          <w:rFonts w:ascii="Times New Roman" w:hAnsi="Times New Roman" w:cs="Times New Roman"/>
          <w:i/>
          <w:iCs/>
          <w:sz w:val="24"/>
        </w:rPr>
        <w:lastRenderedPageBreak/>
        <w:t>al.</w:t>
      </w:r>
      <w:r w:rsidR="004A522C" w:rsidRPr="004A522C">
        <w:rPr>
          <w:rFonts w:ascii="Times New Roman" w:hAnsi="Times New Roman" w:cs="Times New Roman"/>
          <w:sz w:val="24"/>
        </w:rPr>
        <w:t xml:space="preserve"> 2014; Tyler 2010)</w:t>
      </w:r>
      <w:r w:rsidR="004A522C">
        <w:rPr>
          <w:rFonts w:ascii="Times New Roman" w:eastAsia="Times New Roman" w:hAnsi="Times New Roman" w:cs="Times New Roman"/>
          <w:iCs/>
          <w:sz w:val="24"/>
          <w:szCs w:val="24"/>
        </w:rPr>
        <w:fldChar w:fldCharType="end"/>
      </w:r>
      <w:r w:rsidR="004A522C">
        <w:rPr>
          <w:rFonts w:ascii="Times New Roman" w:eastAsia="Times New Roman" w:hAnsi="Times New Roman" w:cs="Times New Roman"/>
          <w:iCs/>
          <w:sz w:val="24"/>
          <w:szCs w:val="24"/>
        </w:rPr>
        <w:t xml:space="preserve">, </w:t>
      </w:r>
      <w:r w:rsidR="004A522C" w:rsidRPr="00B044D9">
        <w:rPr>
          <w:rFonts w:ascii="Times New Roman" w:eastAsia="Times New Roman" w:hAnsi="Times New Roman" w:cs="Times New Roman"/>
          <w:iCs/>
          <w:sz w:val="24"/>
          <w:szCs w:val="24"/>
        </w:rPr>
        <w:t xml:space="preserve">but </w:t>
      </w:r>
      <w:r w:rsidR="004660E7" w:rsidRPr="00B044D9">
        <w:rPr>
          <w:rFonts w:ascii="Times New Roman" w:eastAsia="Times New Roman" w:hAnsi="Times New Roman" w:cs="Times New Roman"/>
          <w:iCs/>
          <w:sz w:val="24"/>
          <w:szCs w:val="24"/>
        </w:rPr>
        <w:t xml:space="preserve">survival analyses </w:t>
      </w:r>
      <w:r w:rsidR="00BD0C05" w:rsidRPr="00B044D9">
        <w:rPr>
          <w:rFonts w:ascii="Times New Roman" w:eastAsia="Times New Roman" w:hAnsi="Times New Roman" w:cs="Times New Roman"/>
          <w:iCs/>
          <w:sz w:val="24"/>
          <w:szCs w:val="24"/>
        </w:rPr>
        <w:t xml:space="preserve">using the time to </w:t>
      </w:r>
      <w:r w:rsidR="0015198F" w:rsidRPr="00B044D9">
        <w:rPr>
          <w:rFonts w:ascii="Times New Roman" w:eastAsia="Times New Roman" w:hAnsi="Times New Roman" w:cs="Times New Roman"/>
          <w:iCs/>
          <w:sz w:val="24"/>
          <w:szCs w:val="24"/>
        </w:rPr>
        <w:t>local</w:t>
      </w:r>
      <w:r w:rsidR="000F5E18" w:rsidRPr="00B044D9">
        <w:rPr>
          <w:rFonts w:ascii="Times New Roman" w:eastAsia="Times New Roman" w:hAnsi="Times New Roman" w:cs="Times New Roman"/>
          <w:iCs/>
          <w:sz w:val="24"/>
          <w:szCs w:val="24"/>
        </w:rPr>
        <w:t xml:space="preserve"> extinctions </w:t>
      </w:r>
      <w:r w:rsidR="00B044D9" w:rsidRPr="00B044D9">
        <w:rPr>
          <w:rFonts w:ascii="Times New Roman" w:eastAsia="Times New Roman" w:hAnsi="Times New Roman" w:cs="Times New Roman"/>
          <w:iCs/>
          <w:sz w:val="24"/>
          <w:szCs w:val="24"/>
        </w:rPr>
        <w:t>since the record of first occurrence</w:t>
      </w:r>
      <w:r w:rsidR="00E46A88" w:rsidRPr="00B044D9">
        <w:rPr>
          <w:rFonts w:ascii="Times New Roman" w:eastAsia="Times New Roman" w:hAnsi="Times New Roman" w:cs="Times New Roman"/>
          <w:iCs/>
          <w:sz w:val="24"/>
          <w:szCs w:val="24"/>
        </w:rPr>
        <w:t xml:space="preserve"> </w:t>
      </w:r>
      <w:r w:rsidR="004660E7" w:rsidRPr="00B044D9">
        <w:rPr>
          <w:rFonts w:ascii="Times New Roman" w:eastAsia="Times New Roman" w:hAnsi="Times New Roman" w:cs="Times New Roman"/>
          <w:iCs/>
          <w:sz w:val="24"/>
          <w:szCs w:val="24"/>
        </w:rPr>
        <w:t>have compellingly been used</w:t>
      </w:r>
      <w:r w:rsidR="00C006F8">
        <w:rPr>
          <w:rFonts w:ascii="Times New Roman" w:eastAsia="Times New Roman" w:hAnsi="Times New Roman" w:cs="Times New Roman"/>
          <w:iCs/>
          <w:sz w:val="24"/>
          <w:szCs w:val="24"/>
        </w:rPr>
        <w:t xml:space="preserve"> </w:t>
      </w:r>
      <w:r w:rsidR="004660E7">
        <w:rPr>
          <w:rFonts w:ascii="Times New Roman" w:eastAsia="Times New Roman" w:hAnsi="Times New Roman" w:cs="Times New Roman"/>
          <w:iCs/>
          <w:sz w:val="24"/>
          <w:szCs w:val="24"/>
        </w:rPr>
        <w:fldChar w:fldCharType="begin"/>
      </w:r>
      <w:r w:rsidR="004660E7">
        <w:rPr>
          <w:rFonts w:ascii="Times New Roman" w:eastAsia="Times New Roman" w:hAnsi="Times New Roman" w:cs="Times New Roman"/>
          <w:iCs/>
          <w:sz w:val="24"/>
          <w:szCs w:val="24"/>
        </w:rPr>
        <w:instrText xml:space="preserve"> ADDIN ZOTERO_ITEM CSL_CITATION {"citationID":"rk3iKvHl","properties":{"formattedCitation":"(Cooling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4660E7">
        <w:rPr>
          <w:rFonts w:ascii="Times New Roman" w:eastAsia="Times New Roman" w:hAnsi="Times New Roman" w:cs="Times New Roman"/>
          <w:iCs/>
          <w:sz w:val="24"/>
          <w:szCs w:val="24"/>
        </w:rPr>
        <w:fldChar w:fldCharType="separate"/>
      </w:r>
      <w:r w:rsidR="004660E7" w:rsidRPr="004660E7">
        <w:rPr>
          <w:rFonts w:ascii="Times New Roman" w:hAnsi="Times New Roman" w:cs="Times New Roman"/>
          <w:sz w:val="24"/>
        </w:rPr>
        <w:t xml:space="preserve">(Cooling </w:t>
      </w:r>
      <w:r w:rsidR="004660E7" w:rsidRPr="004660E7">
        <w:rPr>
          <w:rFonts w:ascii="Times New Roman" w:hAnsi="Times New Roman" w:cs="Times New Roman"/>
          <w:i/>
          <w:iCs/>
          <w:sz w:val="24"/>
        </w:rPr>
        <w:t>et al.</w:t>
      </w:r>
      <w:r w:rsidR="004660E7" w:rsidRPr="004660E7">
        <w:rPr>
          <w:rFonts w:ascii="Times New Roman" w:hAnsi="Times New Roman" w:cs="Times New Roman"/>
          <w:sz w:val="24"/>
        </w:rPr>
        <w:t xml:space="preserve"> 2012)</w:t>
      </w:r>
      <w:r w:rsidR="004660E7">
        <w:rPr>
          <w:rFonts w:ascii="Times New Roman" w:eastAsia="Times New Roman" w:hAnsi="Times New Roman" w:cs="Times New Roman"/>
          <w:iCs/>
          <w:sz w:val="24"/>
          <w:szCs w:val="24"/>
        </w:rPr>
        <w:fldChar w:fldCharType="end"/>
      </w:r>
      <w:r w:rsidR="00E1138F">
        <w:rPr>
          <w:rFonts w:ascii="Times New Roman" w:eastAsia="Times New Roman" w:hAnsi="Times New Roman" w:cs="Times New Roman"/>
          <w:iCs/>
          <w:sz w:val="24"/>
          <w:szCs w:val="24"/>
        </w:rPr>
        <w:t>.</w:t>
      </w:r>
      <w:r w:rsidR="009C2299">
        <w:rPr>
          <w:rFonts w:ascii="Times New Roman" w:eastAsia="Times New Roman" w:hAnsi="Times New Roman" w:cs="Times New Roman"/>
          <w:iCs/>
          <w:sz w:val="24"/>
          <w:szCs w:val="24"/>
        </w:rPr>
        <w:t xml:space="preserve">  </w:t>
      </w:r>
      <w:r w:rsidR="00252AB5">
        <w:rPr>
          <w:rFonts w:ascii="Times New Roman" w:eastAsia="Times New Roman" w:hAnsi="Times New Roman" w:cs="Times New Roman"/>
          <w:iCs/>
          <w:sz w:val="24"/>
          <w:szCs w:val="24"/>
        </w:rPr>
        <w:t xml:space="preserve">From these data, </w:t>
      </w:r>
      <w:r w:rsidR="00F175A0">
        <w:rPr>
          <w:rFonts w:ascii="Times New Roman" w:eastAsia="Times New Roman" w:hAnsi="Times New Roman" w:cs="Times New Roman"/>
          <w:iCs/>
          <w:sz w:val="24"/>
          <w:szCs w:val="24"/>
        </w:rPr>
        <w:t>Rusty Crayfish (</w:t>
      </w:r>
      <w:r w:rsidR="00F175A0" w:rsidRPr="00252AB5">
        <w:rPr>
          <w:rFonts w:ascii="Times New Roman" w:eastAsia="Times New Roman" w:hAnsi="Times New Roman" w:cs="Times New Roman"/>
          <w:i/>
          <w:sz w:val="24"/>
          <w:szCs w:val="24"/>
        </w:rPr>
        <w:t>F</w:t>
      </w:r>
      <w:r w:rsidR="00252AB5" w:rsidRPr="00252AB5">
        <w:rPr>
          <w:rFonts w:ascii="Times New Roman" w:eastAsia="Times New Roman" w:hAnsi="Times New Roman" w:cs="Times New Roman"/>
          <w:i/>
          <w:sz w:val="24"/>
          <w:szCs w:val="24"/>
        </w:rPr>
        <w:t>axonius rusticus</w:t>
      </w:r>
      <w:r w:rsidR="00252AB5">
        <w:rPr>
          <w:rFonts w:ascii="Times New Roman" w:eastAsia="Times New Roman" w:hAnsi="Times New Roman" w:cs="Times New Roman"/>
          <w:iCs/>
          <w:sz w:val="24"/>
          <w:szCs w:val="24"/>
        </w:rPr>
        <w:t>) were shown to experienced declines in 47% of 17 lakes in Wisconsin, USA</w:t>
      </w:r>
      <w:r w:rsidR="00F94711">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fldChar w:fldCharType="begin"/>
      </w:r>
      <w:r w:rsidR="00F94711">
        <w:rPr>
          <w:rFonts w:ascii="Times New Roman" w:eastAsia="Times New Roman" w:hAnsi="Times New Roman" w:cs="Times New Roman"/>
          <w:iCs/>
          <w:sz w:val="24"/>
          <w:szCs w:val="24"/>
        </w:rPr>
        <w:instrText xml:space="preserve"> ADDIN ZOTERO_ITEM CSL_CITATION {"citationID":"KOuwsCEP","properties":{"formattedCitation":"(Larson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F94711">
        <w:rPr>
          <w:rFonts w:ascii="Times New Roman" w:eastAsia="Times New Roman" w:hAnsi="Times New Roman" w:cs="Times New Roman"/>
          <w:iCs/>
          <w:sz w:val="24"/>
          <w:szCs w:val="24"/>
        </w:rPr>
        <w:fldChar w:fldCharType="separate"/>
      </w:r>
      <w:r w:rsidR="00F94711" w:rsidRPr="00F94711">
        <w:rPr>
          <w:rFonts w:ascii="Times New Roman" w:hAnsi="Times New Roman" w:cs="Times New Roman"/>
          <w:sz w:val="24"/>
        </w:rPr>
        <w:t xml:space="preserve">(Larson </w:t>
      </w:r>
      <w:r w:rsidR="00F94711" w:rsidRPr="00F94711">
        <w:rPr>
          <w:rFonts w:ascii="Times New Roman" w:hAnsi="Times New Roman" w:cs="Times New Roman"/>
          <w:i/>
          <w:iCs/>
          <w:sz w:val="24"/>
        </w:rPr>
        <w:t>et al.</w:t>
      </w:r>
      <w:r w:rsidR="00F94711" w:rsidRPr="00F94711">
        <w:rPr>
          <w:rFonts w:ascii="Times New Roman" w:hAnsi="Times New Roman" w:cs="Times New Roman"/>
          <w:sz w:val="24"/>
        </w:rPr>
        <w:t xml:space="preserve"> 2019)</w:t>
      </w:r>
      <w:r w:rsidR="00F94711">
        <w:rPr>
          <w:rFonts w:ascii="Times New Roman" w:eastAsia="Times New Roman" w:hAnsi="Times New Roman" w:cs="Times New Roman"/>
          <w:iCs/>
          <w:sz w:val="24"/>
          <w:szCs w:val="24"/>
        </w:rPr>
        <w:fldChar w:fldCharType="end"/>
      </w:r>
      <w:r w:rsidR="00252AB5">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t>Signal Crayfish</w:t>
      </w:r>
      <w:r w:rsidR="001B5FAD">
        <w:rPr>
          <w:rFonts w:ascii="Times New Roman" w:eastAsia="Times New Roman" w:hAnsi="Times New Roman" w:cs="Times New Roman"/>
          <w:iCs/>
          <w:sz w:val="24"/>
          <w:szCs w:val="24"/>
        </w:rPr>
        <w:t xml:space="preserve"> </w:t>
      </w:r>
      <w:r w:rsidR="00D76D11">
        <w:rPr>
          <w:rFonts w:ascii="Times New Roman" w:eastAsia="Times New Roman" w:hAnsi="Times New Roman" w:cs="Times New Roman"/>
          <w:iCs/>
          <w:sz w:val="24"/>
          <w:szCs w:val="24"/>
        </w:rPr>
        <w:t>(</w:t>
      </w:r>
      <w:r w:rsidR="0093579A" w:rsidRPr="0093579A">
        <w:rPr>
          <w:rFonts w:ascii="Times New Roman" w:eastAsia="Times New Roman" w:hAnsi="Times New Roman" w:cs="Times New Roman"/>
          <w:i/>
          <w:sz w:val="24"/>
          <w:szCs w:val="24"/>
        </w:rPr>
        <w:t>Pacifastacus leniusculus</w:t>
      </w:r>
      <w:r w:rsidR="00D76D11">
        <w:rPr>
          <w:rFonts w:ascii="Times New Roman" w:eastAsia="Times New Roman" w:hAnsi="Times New Roman" w:cs="Times New Roman"/>
          <w:iCs/>
          <w:sz w:val="24"/>
          <w:szCs w:val="24"/>
        </w:rPr>
        <w:t xml:space="preserve">) </w:t>
      </w:r>
      <w:r w:rsidR="009367F7">
        <w:rPr>
          <w:rFonts w:ascii="Times New Roman" w:eastAsia="Times New Roman" w:hAnsi="Times New Roman" w:cs="Times New Roman"/>
          <w:iCs/>
          <w:sz w:val="24"/>
          <w:szCs w:val="24"/>
        </w:rPr>
        <w:t>were show to experience what the author defined as population collapses in 41% o</w:t>
      </w:r>
      <w:r w:rsidR="002F5A4C">
        <w:rPr>
          <w:rFonts w:ascii="Times New Roman" w:eastAsia="Times New Roman" w:hAnsi="Times New Roman" w:cs="Times New Roman"/>
          <w:iCs/>
          <w:sz w:val="24"/>
          <w:szCs w:val="24"/>
        </w:rPr>
        <w:t xml:space="preserve">f 44 lakes across Sweden </w:t>
      </w:r>
      <w:r w:rsidR="002F5A4C">
        <w:rPr>
          <w:rFonts w:ascii="Times New Roman" w:eastAsia="Times New Roman" w:hAnsi="Times New Roman" w:cs="Times New Roman"/>
          <w:iCs/>
          <w:sz w:val="24"/>
          <w:szCs w:val="24"/>
        </w:rPr>
        <w:fldChar w:fldCharType="begin"/>
      </w:r>
      <w:r w:rsidR="002F5A4C">
        <w:rPr>
          <w:rFonts w:ascii="Times New Roman" w:eastAsia="Times New Roman" w:hAnsi="Times New Roman" w:cs="Times New Roman"/>
          <w:iCs/>
          <w:sz w:val="24"/>
          <w:szCs w:val="24"/>
        </w:rPr>
        <w:instrText xml:space="preserve"> ADDIN ZOTERO_ITEM CSL_CITATION {"citationID":"1RhMWTzY","properties":{"formattedCitation":"(Sandstr\\uc0\\u246{}m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2F5A4C">
        <w:rPr>
          <w:rFonts w:ascii="Times New Roman" w:eastAsia="Times New Roman" w:hAnsi="Times New Roman" w:cs="Times New Roman"/>
          <w:iCs/>
          <w:sz w:val="24"/>
          <w:szCs w:val="24"/>
        </w:rPr>
        <w:fldChar w:fldCharType="separate"/>
      </w:r>
      <w:r w:rsidR="002F5A4C" w:rsidRPr="002F5A4C">
        <w:rPr>
          <w:rFonts w:ascii="Times New Roman" w:hAnsi="Times New Roman" w:cs="Times New Roman"/>
          <w:sz w:val="24"/>
        </w:rPr>
        <w:t xml:space="preserve">(Sandström </w:t>
      </w:r>
      <w:r w:rsidR="002F5A4C" w:rsidRPr="002F5A4C">
        <w:rPr>
          <w:rFonts w:ascii="Times New Roman" w:hAnsi="Times New Roman" w:cs="Times New Roman"/>
          <w:i/>
          <w:iCs/>
          <w:sz w:val="24"/>
        </w:rPr>
        <w:t>et al.</w:t>
      </w:r>
      <w:r w:rsidR="002F5A4C" w:rsidRPr="002F5A4C">
        <w:rPr>
          <w:rFonts w:ascii="Times New Roman" w:hAnsi="Times New Roman" w:cs="Times New Roman"/>
          <w:sz w:val="24"/>
        </w:rPr>
        <w:t xml:space="preserve"> 2014)</w:t>
      </w:r>
      <w:r w:rsidR="002F5A4C">
        <w:rPr>
          <w:rFonts w:ascii="Times New Roman" w:eastAsia="Times New Roman" w:hAnsi="Times New Roman" w:cs="Times New Roman"/>
          <w:iCs/>
          <w:sz w:val="24"/>
          <w:szCs w:val="24"/>
        </w:rPr>
        <w:fldChar w:fldCharType="end"/>
      </w:r>
      <w:r w:rsidR="008A5883">
        <w:rPr>
          <w:rFonts w:ascii="Times New Roman" w:eastAsia="Times New Roman" w:hAnsi="Times New Roman" w:cs="Times New Roman"/>
          <w:iCs/>
          <w:sz w:val="24"/>
          <w:szCs w:val="24"/>
        </w:rPr>
        <w:t xml:space="preserve">, </w:t>
      </w:r>
      <w:r w:rsidR="00421CFE">
        <w:rPr>
          <w:rFonts w:ascii="Times New Roman" w:eastAsia="Times New Roman" w:hAnsi="Times New Roman" w:cs="Times New Roman"/>
          <w:iCs/>
          <w:sz w:val="24"/>
          <w:szCs w:val="24"/>
        </w:rPr>
        <w:t>Reindeer</w:t>
      </w:r>
      <w:r w:rsidR="00EF00E2">
        <w:rPr>
          <w:rFonts w:ascii="Times New Roman" w:eastAsia="Times New Roman" w:hAnsi="Times New Roman" w:cs="Times New Roman"/>
          <w:iCs/>
          <w:sz w:val="24"/>
          <w:szCs w:val="24"/>
        </w:rPr>
        <w:t xml:space="preserve"> (</w:t>
      </w:r>
      <w:r w:rsidR="00EF00E2" w:rsidRPr="00EF00E2">
        <w:rPr>
          <w:rFonts w:ascii="Times New Roman" w:eastAsia="Times New Roman" w:hAnsi="Times New Roman" w:cs="Times New Roman"/>
          <w:i/>
          <w:sz w:val="24"/>
          <w:szCs w:val="24"/>
        </w:rPr>
        <w:t>Rangifer tarandus</w:t>
      </w:r>
      <w:r w:rsidR="00EF00E2">
        <w:rPr>
          <w:rFonts w:ascii="Times New Roman" w:eastAsia="Times New Roman" w:hAnsi="Times New Roman" w:cs="Times New Roman"/>
          <w:iCs/>
          <w:sz w:val="24"/>
          <w:szCs w:val="24"/>
        </w:rPr>
        <w:t>) were shown to experience declines in</w:t>
      </w:r>
      <w:r w:rsidR="00421CFE">
        <w:rPr>
          <w:rFonts w:ascii="Times New Roman" w:eastAsia="Times New Roman" w:hAnsi="Times New Roman" w:cs="Times New Roman"/>
          <w:iCs/>
          <w:sz w:val="24"/>
          <w:szCs w:val="24"/>
        </w:rPr>
        <w:t xml:space="preserve"> 86% of </w:t>
      </w:r>
      <w:r w:rsidR="00EF00E2">
        <w:rPr>
          <w:rFonts w:ascii="Times New Roman" w:eastAsia="Times New Roman" w:hAnsi="Times New Roman" w:cs="Times New Roman"/>
          <w:iCs/>
          <w:sz w:val="24"/>
          <w:szCs w:val="24"/>
        </w:rPr>
        <w:t>7 introduced populations across the arctic</w:t>
      </w:r>
      <w:r w:rsidR="0093579A">
        <w:rPr>
          <w:rFonts w:ascii="Times New Roman" w:eastAsia="Times New Roman" w:hAnsi="Times New Roman" w:cs="Times New Roman"/>
          <w:iCs/>
          <w:sz w:val="24"/>
          <w:szCs w:val="24"/>
        </w:rPr>
        <w:t>,</w:t>
      </w:r>
      <w:r w:rsidR="005F1689">
        <w:rPr>
          <w:rFonts w:ascii="Times New Roman" w:eastAsia="Times New Roman" w:hAnsi="Times New Roman" w:cs="Times New Roman"/>
          <w:iCs/>
          <w:sz w:val="24"/>
          <w:szCs w:val="24"/>
        </w:rPr>
        <w:t xml:space="preserve"> and</w:t>
      </w:r>
      <w:r w:rsidR="00F22D30">
        <w:rPr>
          <w:rFonts w:ascii="Times New Roman" w:eastAsia="Times New Roman" w:hAnsi="Times New Roman" w:cs="Times New Roman"/>
          <w:iCs/>
          <w:sz w:val="24"/>
          <w:szCs w:val="24"/>
        </w:rPr>
        <w:t xml:space="preserve"> Argentine ants were found to be extirpated</w:t>
      </w:r>
      <w:r w:rsidR="0023421E">
        <w:rPr>
          <w:rFonts w:ascii="Times New Roman" w:eastAsia="Times New Roman" w:hAnsi="Times New Roman" w:cs="Times New Roman"/>
          <w:iCs/>
          <w:sz w:val="24"/>
          <w:szCs w:val="24"/>
        </w:rPr>
        <w:t xml:space="preserve"> from 40% of </w:t>
      </w:r>
      <w:r w:rsidR="005F1689">
        <w:rPr>
          <w:rFonts w:ascii="Times New Roman" w:eastAsia="Times New Roman" w:hAnsi="Times New Roman" w:cs="Times New Roman"/>
          <w:iCs/>
          <w:sz w:val="24"/>
          <w:szCs w:val="24"/>
        </w:rPr>
        <w:t xml:space="preserve">historical </w:t>
      </w:r>
      <w:r w:rsidR="0023421E">
        <w:rPr>
          <w:rFonts w:ascii="Times New Roman" w:eastAsia="Times New Roman" w:hAnsi="Times New Roman" w:cs="Times New Roman"/>
          <w:iCs/>
          <w:sz w:val="24"/>
          <w:szCs w:val="24"/>
        </w:rPr>
        <w:t>locations in New Zealand</w:t>
      </w:r>
      <w:r w:rsidR="00E33F8F">
        <w:rPr>
          <w:rFonts w:ascii="Times New Roman" w:eastAsia="Times New Roman" w:hAnsi="Times New Roman" w:cs="Times New Roman"/>
          <w:iCs/>
          <w:sz w:val="24"/>
          <w:szCs w:val="24"/>
        </w:rPr>
        <w:t xml:space="preserve"> </w:t>
      </w:r>
      <w:r w:rsidR="00E33F8F">
        <w:rPr>
          <w:rFonts w:ascii="Times New Roman" w:eastAsia="Times New Roman" w:hAnsi="Times New Roman" w:cs="Times New Roman"/>
          <w:iCs/>
          <w:sz w:val="24"/>
          <w:szCs w:val="24"/>
        </w:rPr>
        <w:fldChar w:fldCharType="begin"/>
      </w:r>
      <w:r w:rsidR="00E33F8F">
        <w:rPr>
          <w:rFonts w:ascii="Times New Roman" w:eastAsia="Times New Roman" w:hAnsi="Times New Roman" w:cs="Times New Roman"/>
          <w:iCs/>
          <w:sz w:val="24"/>
          <w:szCs w:val="24"/>
        </w:rPr>
        <w:instrText xml:space="preserve"> ADDIN ZOTERO_ITEM CSL_CITATION {"citationID":"NiCJrBpO","properties":{"formattedCitation":"(Cooling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E33F8F">
        <w:rPr>
          <w:rFonts w:ascii="Times New Roman" w:eastAsia="Times New Roman" w:hAnsi="Times New Roman" w:cs="Times New Roman"/>
          <w:iCs/>
          <w:sz w:val="24"/>
          <w:szCs w:val="24"/>
        </w:rPr>
        <w:fldChar w:fldCharType="separate"/>
      </w:r>
      <w:r w:rsidR="00E33F8F" w:rsidRPr="00E33F8F">
        <w:rPr>
          <w:rFonts w:ascii="Times New Roman" w:hAnsi="Times New Roman" w:cs="Times New Roman"/>
          <w:sz w:val="24"/>
        </w:rPr>
        <w:t xml:space="preserve">(Cooling </w:t>
      </w:r>
      <w:r w:rsidR="00E33F8F" w:rsidRPr="00E33F8F">
        <w:rPr>
          <w:rFonts w:ascii="Times New Roman" w:hAnsi="Times New Roman" w:cs="Times New Roman"/>
          <w:i/>
          <w:iCs/>
          <w:sz w:val="24"/>
        </w:rPr>
        <w:t>et al.</w:t>
      </w:r>
      <w:r w:rsidR="00E33F8F" w:rsidRPr="00E33F8F">
        <w:rPr>
          <w:rFonts w:ascii="Times New Roman" w:hAnsi="Times New Roman" w:cs="Times New Roman"/>
          <w:sz w:val="24"/>
        </w:rPr>
        <w:t xml:space="preserve"> 2012)</w:t>
      </w:r>
      <w:r w:rsidR="00E33F8F">
        <w:rPr>
          <w:rFonts w:ascii="Times New Roman" w:eastAsia="Times New Roman" w:hAnsi="Times New Roman" w:cs="Times New Roman"/>
          <w:iCs/>
          <w:sz w:val="24"/>
          <w:szCs w:val="24"/>
        </w:rPr>
        <w:fldChar w:fldCharType="end"/>
      </w:r>
      <w:r w:rsidR="0023421E">
        <w:rPr>
          <w:rFonts w:ascii="Times New Roman" w:eastAsia="Times New Roman" w:hAnsi="Times New Roman" w:cs="Times New Roman"/>
          <w:iCs/>
          <w:sz w:val="24"/>
          <w:szCs w:val="24"/>
        </w:rPr>
        <w:t>.</w:t>
      </w:r>
      <w:r w:rsidR="00C006F8">
        <w:rPr>
          <w:rFonts w:ascii="Times New Roman" w:eastAsia="Times New Roman" w:hAnsi="Times New Roman" w:cs="Times New Roman"/>
          <w:iCs/>
          <w:sz w:val="24"/>
          <w:szCs w:val="24"/>
        </w:rPr>
        <w:t xml:space="preserve">  </w:t>
      </w:r>
      <w:r w:rsidR="0096299B">
        <w:rPr>
          <w:rFonts w:ascii="Times New Roman" w:eastAsia="Times New Roman" w:hAnsi="Times New Roman" w:cs="Times New Roman"/>
          <w:iCs/>
          <w:sz w:val="24"/>
          <w:szCs w:val="24"/>
        </w:rPr>
        <w:t xml:space="preserve">Exploring patterns in the </w:t>
      </w:r>
      <w:r w:rsidR="00C006F8">
        <w:rPr>
          <w:rFonts w:ascii="Times New Roman" w:eastAsia="Times New Roman" w:hAnsi="Times New Roman" w:cs="Times New Roman"/>
          <w:iCs/>
          <w:sz w:val="24"/>
          <w:szCs w:val="24"/>
        </w:rPr>
        <w:t>likelihood of a population</w:t>
      </w:r>
      <w:r w:rsidR="0096299B">
        <w:rPr>
          <w:rFonts w:ascii="Times New Roman" w:eastAsia="Times New Roman" w:hAnsi="Times New Roman" w:cs="Times New Roman"/>
          <w:iCs/>
          <w:sz w:val="24"/>
          <w:szCs w:val="24"/>
        </w:rPr>
        <w:t xml:space="preserve"> experiencing declines has led to </w:t>
      </w:r>
      <w:r w:rsidR="00FD0BCE">
        <w:rPr>
          <w:rFonts w:ascii="Times New Roman" w:eastAsia="Times New Roman" w:hAnsi="Times New Roman" w:cs="Times New Roman"/>
          <w:iCs/>
          <w:sz w:val="24"/>
          <w:szCs w:val="24"/>
        </w:rPr>
        <w:t xml:space="preserve">some interesting results. </w:t>
      </w:r>
      <w:r w:rsidR="00530E48">
        <w:rPr>
          <w:rFonts w:ascii="Times New Roman" w:eastAsia="Times New Roman" w:hAnsi="Times New Roman" w:cs="Times New Roman"/>
          <w:iCs/>
          <w:sz w:val="24"/>
          <w:szCs w:val="24"/>
        </w:rPr>
        <w:t xml:space="preserve">For example, </w:t>
      </w:r>
      <w:r w:rsidR="00B361E8">
        <w:rPr>
          <w:rFonts w:ascii="Times New Roman" w:eastAsia="Times New Roman" w:hAnsi="Times New Roman" w:cs="Times New Roman"/>
          <w:iCs/>
          <w:sz w:val="24"/>
          <w:szCs w:val="24"/>
        </w:rPr>
        <w:t>r</w:t>
      </w:r>
      <w:r w:rsidR="00D97BE6">
        <w:rPr>
          <w:rFonts w:ascii="Times New Roman" w:eastAsia="Times New Roman" w:hAnsi="Times New Roman" w:cs="Times New Roman"/>
          <w:iCs/>
          <w:sz w:val="24"/>
          <w:szCs w:val="24"/>
        </w:rPr>
        <w:t xml:space="preserve">usty </w:t>
      </w:r>
      <w:r w:rsidR="00B361E8">
        <w:rPr>
          <w:rFonts w:ascii="Times New Roman" w:eastAsia="Times New Roman" w:hAnsi="Times New Roman" w:cs="Times New Roman"/>
          <w:iCs/>
          <w:sz w:val="24"/>
          <w:szCs w:val="24"/>
        </w:rPr>
        <w:t>c</w:t>
      </w:r>
      <w:r w:rsidR="00D97BE6">
        <w:rPr>
          <w:rFonts w:ascii="Times New Roman" w:eastAsia="Times New Roman" w:hAnsi="Times New Roman" w:cs="Times New Roman"/>
          <w:iCs/>
          <w:sz w:val="24"/>
          <w:szCs w:val="24"/>
        </w:rPr>
        <w:t xml:space="preserve">rayfish within </w:t>
      </w:r>
      <w:r w:rsidR="00C54FDF">
        <w:rPr>
          <w:rFonts w:ascii="Times New Roman" w:eastAsia="Times New Roman" w:hAnsi="Times New Roman" w:cs="Times New Roman"/>
          <w:iCs/>
          <w:sz w:val="24"/>
          <w:szCs w:val="24"/>
        </w:rPr>
        <w:t xml:space="preserve">lakes </w:t>
      </w:r>
      <w:r w:rsidR="00D9712F">
        <w:rPr>
          <w:rFonts w:ascii="Times New Roman" w:eastAsia="Times New Roman" w:hAnsi="Times New Roman" w:cs="Times New Roman"/>
          <w:iCs/>
          <w:sz w:val="24"/>
          <w:szCs w:val="24"/>
        </w:rPr>
        <w:t>with higher</w:t>
      </w:r>
      <w:r w:rsidR="003B70F8">
        <w:rPr>
          <w:rFonts w:ascii="Times New Roman" w:eastAsia="Times New Roman" w:hAnsi="Times New Roman" w:cs="Times New Roman"/>
          <w:iCs/>
          <w:sz w:val="24"/>
          <w:szCs w:val="24"/>
        </w:rPr>
        <w:t xml:space="preserve"> </w:t>
      </w:r>
      <w:r w:rsidR="002C01DD">
        <w:rPr>
          <w:rFonts w:ascii="Times New Roman" w:eastAsia="Times New Roman" w:hAnsi="Times New Roman" w:cs="Times New Roman"/>
          <w:iCs/>
          <w:sz w:val="24"/>
          <w:szCs w:val="24"/>
        </w:rPr>
        <w:t>proportion</w:t>
      </w:r>
      <w:r w:rsidR="00D9712F">
        <w:rPr>
          <w:rFonts w:ascii="Times New Roman" w:eastAsia="Times New Roman" w:hAnsi="Times New Roman" w:cs="Times New Roman"/>
          <w:iCs/>
          <w:sz w:val="24"/>
          <w:szCs w:val="24"/>
        </w:rPr>
        <w:t>s</w:t>
      </w:r>
      <w:r w:rsidR="002C01DD">
        <w:rPr>
          <w:rFonts w:ascii="Times New Roman" w:eastAsia="Times New Roman" w:hAnsi="Times New Roman" w:cs="Times New Roman"/>
          <w:iCs/>
          <w:sz w:val="24"/>
          <w:szCs w:val="24"/>
        </w:rPr>
        <w:t xml:space="preserve"> of substrate that was “rocky” </w:t>
      </w:r>
      <w:r w:rsidR="00C54FDF">
        <w:rPr>
          <w:rFonts w:ascii="Times New Roman" w:eastAsia="Times New Roman" w:hAnsi="Times New Roman" w:cs="Times New Roman"/>
          <w:iCs/>
          <w:sz w:val="24"/>
          <w:szCs w:val="24"/>
        </w:rPr>
        <w:t xml:space="preserve">within the littoral zone </w:t>
      </w:r>
      <w:r w:rsidR="00D9712F">
        <w:rPr>
          <w:rFonts w:ascii="Times New Roman" w:eastAsia="Times New Roman" w:hAnsi="Times New Roman" w:cs="Times New Roman"/>
          <w:iCs/>
          <w:sz w:val="24"/>
          <w:szCs w:val="24"/>
        </w:rPr>
        <w:t>were shown to be less likely to experience declines</w:t>
      </w:r>
      <w:r w:rsidR="00145E1A">
        <w:rPr>
          <w:rFonts w:ascii="Times New Roman" w:eastAsia="Times New Roman" w:hAnsi="Times New Roman" w:cs="Times New Roman"/>
          <w:iCs/>
          <w:sz w:val="24"/>
          <w:szCs w:val="24"/>
        </w:rPr>
        <w:t xml:space="preserve"> </w:t>
      </w:r>
      <w:r w:rsidR="00145E1A">
        <w:rPr>
          <w:rFonts w:ascii="Times New Roman" w:eastAsia="Times New Roman" w:hAnsi="Times New Roman" w:cs="Times New Roman"/>
          <w:iCs/>
          <w:sz w:val="24"/>
          <w:szCs w:val="24"/>
        </w:rPr>
        <w:fldChar w:fldCharType="begin"/>
      </w:r>
      <w:r w:rsidR="00145E1A">
        <w:rPr>
          <w:rFonts w:ascii="Times New Roman" w:eastAsia="Times New Roman" w:hAnsi="Times New Roman" w:cs="Times New Roman"/>
          <w:iCs/>
          <w:sz w:val="24"/>
          <w:szCs w:val="24"/>
        </w:rPr>
        <w:instrText xml:space="preserve"> ADDIN ZOTERO_ITEM CSL_CITATION {"citationID":"VpPW3RUB","properties":{"formattedCitation":"(Larson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145E1A">
        <w:rPr>
          <w:rFonts w:ascii="Times New Roman" w:eastAsia="Times New Roman" w:hAnsi="Times New Roman" w:cs="Times New Roman"/>
          <w:iCs/>
          <w:sz w:val="24"/>
          <w:szCs w:val="24"/>
        </w:rPr>
        <w:fldChar w:fldCharType="separate"/>
      </w:r>
      <w:r w:rsidR="00145E1A" w:rsidRPr="00145E1A">
        <w:rPr>
          <w:rFonts w:ascii="Times New Roman" w:hAnsi="Times New Roman" w:cs="Times New Roman"/>
          <w:sz w:val="24"/>
        </w:rPr>
        <w:t xml:space="preserve">(Larson </w:t>
      </w:r>
      <w:r w:rsidR="00145E1A" w:rsidRPr="00145E1A">
        <w:rPr>
          <w:rFonts w:ascii="Times New Roman" w:hAnsi="Times New Roman" w:cs="Times New Roman"/>
          <w:i/>
          <w:iCs/>
          <w:sz w:val="24"/>
        </w:rPr>
        <w:t>et al.</w:t>
      </w:r>
      <w:r w:rsidR="00145E1A" w:rsidRPr="00145E1A">
        <w:rPr>
          <w:rFonts w:ascii="Times New Roman" w:hAnsi="Times New Roman" w:cs="Times New Roman"/>
          <w:sz w:val="24"/>
        </w:rPr>
        <w:t xml:space="preserve"> 2019)</w:t>
      </w:r>
      <w:r w:rsidR="00145E1A">
        <w:rPr>
          <w:rFonts w:ascii="Times New Roman" w:eastAsia="Times New Roman" w:hAnsi="Times New Roman" w:cs="Times New Roman"/>
          <w:iCs/>
          <w:sz w:val="24"/>
          <w:szCs w:val="24"/>
        </w:rPr>
        <w:fldChar w:fldCharType="end"/>
      </w:r>
      <w:r w:rsidR="008C0871">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t>And</w:t>
      </w:r>
      <w:r w:rsidR="008C0871">
        <w:rPr>
          <w:rFonts w:ascii="Times New Roman" w:eastAsia="Times New Roman" w:hAnsi="Times New Roman" w:cs="Times New Roman"/>
          <w:iCs/>
          <w:sz w:val="24"/>
          <w:szCs w:val="24"/>
        </w:rPr>
        <w:t xml:space="preserve"> the time </w:t>
      </w:r>
      <w:r w:rsidR="00B361E8">
        <w:rPr>
          <w:rFonts w:ascii="Times New Roman" w:eastAsia="Times New Roman" w:hAnsi="Times New Roman" w:cs="Times New Roman"/>
          <w:iCs/>
          <w:sz w:val="24"/>
          <w:szCs w:val="24"/>
        </w:rPr>
        <w:t xml:space="preserve">until populations of Argentine ant collapsed as estimated by a </w:t>
      </w:r>
      <w:r w:rsidR="00C30B75">
        <w:rPr>
          <w:rFonts w:ascii="Times New Roman" w:eastAsia="Times New Roman" w:hAnsi="Times New Roman" w:cs="Times New Roman"/>
          <w:iCs/>
          <w:sz w:val="24"/>
          <w:szCs w:val="24"/>
        </w:rPr>
        <w:t>Kaplan</w:t>
      </w:r>
      <w:r w:rsidR="00B361E8">
        <w:rPr>
          <w:rFonts w:ascii="Times New Roman" w:eastAsia="Times New Roman" w:hAnsi="Times New Roman" w:cs="Times New Roman"/>
          <w:iCs/>
          <w:sz w:val="24"/>
          <w:szCs w:val="24"/>
        </w:rPr>
        <w:t xml:space="preserve"> Meier survival analysis varied from 10.5 to 1</w:t>
      </w:r>
      <w:r w:rsidR="00872A2A">
        <w:rPr>
          <w:rFonts w:ascii="Times New Roman" w:eastAsia="Times New Roman" w:hAnsi="Times New Roman" w:cs="Times New Roman"/>
          <w:iCs/>
          <w:sz w:val="24"/>
          <w:szCs w:val="24"/>
        </w:rPr>
        <w:t>7</w:t>
      </w:r>
      <w:r w:rsidR="00B361E8">
        <w:rPr>
          <w:rFonts w:ascii="Times New Roman" w:eastAsia="Times New Roman" w:hAnsi="Times New Roman" w:cs="Times New Roman"/>
          <w:iCs/>
          <w:sz w:val="24"/>
          <w:szCs w:val="24"/>
        </w:rPr>
        <w:t xml:space="preserve">.1 years depending </w:t>
      </w:r>
      <w:r w:rsidR="00C30B75">
        <w:rPr>
          <w:rFonts w:ascii="Times New Roman" w:eastAsia="Times New Roman" w:hAnsi="Times New Roman" w:cs="Times New Roman"/>
          <w:iCs/>
          <w:sz w:val="24"/>
          <w:szCs w:val="24"/>
        </w:rPr>
        <w:t xml:space="preserve">on </w:t>
      </w:r>
      <w:r w:rsidR="00B361E8">
        <w:rPr>
          <w:rFonts w:ascii="Times New Roman" w:eastAsia="Times New Roman" w:hAnsi="Times New Roman" w:cs="Times New Roman"/>
          <w:iCs/>
          <w:sz w:val="24"/>
          <w:szCs w:val="24"/>
        </w:rPr>
        <w:t>different climatic conditions (i.e., low or high rainfall and low or high temperatures</w:t>
      </w:r>
      <w:r w:rsidR="00F606B9">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{"citationID":"fIDahwz4","properties":{"formattedCitation":"(Cooling {\\i{}et al.} 2012)","plainCitation":"(Cooling et al. 2012)","dontUpdate":true,"noteIndex":0},"citationItems":[{"id":237,"uris":["http://zotero.org/users/9972654/items/PGCIIC5E"],"itemData":{"id":237,"type":"article-journal","abstract":"Synergies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F606B9">
        <w:rPr>
          <w:rFonts w:ascii="Times New Roman" w:eastAsia="Times New Roman" w:hAnsi="Times New Roman" w:cs="Times New Roman"/>
          <w:iCs/>
          <w:sz w:val="24"/>
          <w:szCs w:val="24"/>
        </w:rPr>
        <w:fldChar w:fldCharType="separate"/>
      </w:r>
      <w:r w:rsidR="00F606B9" w:rsidRPr="00F606B9">
        <w:rPr>
          <w:rFonts w:ascii="Times New Roman" w:hAnsi="Times New Roman" w:cs="Times New Roman"/>
          <w:sz w:val="24"/>
        </w:rPr>
        <w:t xml:space="preserve">Cooling </w:t>
      </w:r>
      <w:r w:rsidR="00F606B9" w:rsidRPr="00F606B9">
        <w:rPr>
          <w:rFonts w:ascii="Times New Roman" w:hAnsi="Times New Roman" w:cs="Times New Roman"/>
          <w:i/>
          <w:iCs/>
          <w:sz w:val="24"/>
        </w:rPr>
        <w:t>et al.</w:t>
      </w:r>
      <w:r w:rsidR="00F606B9" w:rsidRPr="00F606B9">
        <w:rPr>
          <w:rFonts w:ascii="Times New Roman" w:hAnsi="Times New Roman" w:cs="Times New Roman"/>
          <w:sz w:val="24"/>
        </w:rPr>
        <w:t xml:space="preserve"> 2012)</w:t>
      </w:r>
      <w:r w:rsidR="00F606B9">
        <w:rPr>
          <w:rFonts w:ascii="Times New Roman" w:eastAsia="Times New Roman" w:hAnsi="Times New Roman" w:cs="Times New Roman"/>
          <w:iCs/>
          <w:sz w:val="24"/>
          <w:szCs w:val="24"/>
        </w:rPr>
        <w:fldChar w:fldCharType="end"/>
      </w:r>
      <w:r w:rsidR="00B361E8">
        <w:rPr>
          <w:rFonts w:ascii="Times New Roman" w:eastAsia="Times New Roman" w:hAnsi="Times New Roman" w:cs="Times New Roman"/>
          <w:iCs/>
          <w:sz w:val="24"/>
          <w:szCs w:val="24"/>
        </w:rPr>
        <w:t>.</w:t>
      </w:r>
      <w:r w:rsidR="00872A2A">
        <w:rPr>
          <w:rFonts w:ascii="Times New Roman" w:eastAsia="Times New Roman" w:hAnsi="Times New Roman" w:cs="Times New Roman"/>
          <w:iCs/>
          <w:sz w:val="24"/>
          <w:szCs w:val="24"/>
        </w:rPr>
        <w:t xml:space="preserve">  Thus, habitat and the climate conditions experienced by a population may mediate</w:t>
      </w:r>
      <w:r w:rsidR="008F4B01">
        <w:rPr>
          <w:rFonts w:ascii="Times New Roman" w:eastAsia="Times New Roman" w:hAnsi="Times New Roman" w:cs="Times New Roman"/>
          <w:iCs/>
          <w:sz w:val="24"/>
          <w:szCs w:val="24"/>
        </w:rPr>
        <w:t xml:space="preserve"> boom-bust</w:t>
      </w:r>
      <w:r w:rsidR="0050106D">
        <w:rPr>
          <w:rFonts w:ascii="Times New Roman" w:eastAsia="Times New Roman" w:hAnsi="Times New Roman" w:cs="Times New Roman"/>
          <w:iCs/>
          <w:sz w:val="24"/>
          <w:szCs w:val="24"/>
        </w:rPr>
        <w:t>s in</w:t>
      </w:r>
      <w:r w:rsidR="00AA6D2F">
        <w:rPr>
          <w:rFonts w:ascii="Times New Roman" w:eastAsia="Times New Roman" w:hAnsi="Times New Roman" w:cs="Times New Roman"/>
          <w:iCs/>
          <w:sz w:val="24"/>
          <w:szCs w:val="24"/>
        </w:rPr>
        <w:t xml:space="preserve"> invasions.</w:t>
      </w:r>
    </w:p>
    <w:p w14:paraId="5A4C688B" w14:textId="174FD3DE" w:rsidR="00981117" w:rsidRPr="00916FCC" w:rsidRDefault="00317F7C"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commentRangeStart w:id="304"/>
      <w:r w:rsidR="005678E6">
        <w:rPr>
          <w:rFonts w:ascii="Times New Roman" w:eastAsia="Times New Roman" w:hAnsi="Times New Roman" w:cs="Times New Roman"/>
          <w:iCs/>
          <w:sz w:val="24"/>
          <w:szCs w:val="24"/>
        </w:rPr>
        <w:t xml:space="preserve">Similarly, </w:t>
      </w:r>
      <w:r w:rsidR="00FB3CC7">
        <w:rPr>
          <w:rFonts w:ascii="Times New Roman" w:eastAsia="Times New Roman" w:hAnsi="Times New Roman" w:cs="Times New Roman"/>
          <w:iCs/>
          <w:sz w:val="24"/>
          <w:szCs w:val="24"/>
        </w:rPr>
        <w:t>when declines within invasions are</w:t>
      </w:r>
      <w:r>
        <w:rPr>
          <w:rFonts w:ascii="Times New Roman" w:eastAsia="Times New Roman" w:hAnsi="Times New Roman" w:cs="Times New Roman"/>
          <w:iCs/>
          <w:sz w:val="24"/>
          <w:szCs w:val="24"/>
        </w:rPr>
        <w:t xml:space="preserve"> assess</w:t>
      </w:r>
      <w:r w:rsidR="00097214">
        <w:rPr>
          <w:rFonts w:ascii="Times New Roman" w:eastAsia="Times New Roman" w:hAnsi="Times New Roman" w:cs="Times New Roman"/>
          <w:iCs/>
          <w:sz w:val="24"/>
          <w:szCs w:val="24"/>
        </w:rPr>
        <w:t>ed</w:t>
      </w:r>
      <w:r>
        <w:rPr>
          <w:rFonts w:ascii="Times New Roman" w:eastAsia="Times New Roman" w:hAnsi="Times New Roman" w:cs="Times New Roman"/>
          <w:iCs/>
          <w:sz w:val="24"/>
          <w:szCs w:val="24"/>
        </w:rPr>
        <w:t xml:space="preserve"> across species, </w:t>
      </w:r>
      <w:r w:rsidR="00E72FE6">
        <w:rPr>
          <w:rFonts w:ascii="Times New Roman" w:eastAsia="Times New Roman" w:hAnsi="Times New Roman" w:cs="Times New Roman"/>
          <w:iCs/>
          <w:sz w:val="24"/>
          <w:szCs w:val="24"/>
        </w:rPr>
        <w:t xml:space="preserve">not all invasives species experiences declines. </w:t>
      </w:r>
      <w:r w:rsidR="00EE1A95">
        <w:rPr>
          <w:rFonts w:ascii="Times New Roman" w:eastAsia="Times New Roman" w:hAnsi="Times New Roman" w:cs="Times New Roman"/>
          <w:iCs/>
          <w:sz w:val="24"/>
          <w:szCs w:val="24"/>
        </w:rPr>
        <w:t xml:space="preserve">The best data for assessing </w:t>
      </w:r>
      <w:r w:rsidR="00D76EFD">
        <w:rPr>
          <w:rFonts w:ascii="Times New Roman" w:eastAsia="Times New Roman" w:hAnsi="Times New Roman" w:cs="Times New Roman"/>
          <w:iCs/>
          <w:sz w:val="24"/>
          <w:szCs w:val="24"/>
        </w:rPr>
        <w:t xml:space="preserve">declines across species is a compiled list of the time-series of the different non-native </w:t>
      </w:r>
      <w:commentRangeStart w:id="305"/>
      <w:r w:rsidR="00D76EFD">
        <w:rPr>
          <w:rFonts w:ascii="Times New Roman" w:eastAsia="Times New Roman" w:hAnsi="Times New Roman" w:cs="Times New Roman"/>
          <w:iCs/>
          <w:sz w:val="24"/>
          <w:szCs w:val="24"/>
        </w:rPr>
        <w:t>species</w:t>
      </w:r>
      <w:commentRangeEnd w:id="305"/>
      <w:r w:rsidR="00B90789">
        <w:rPr>
          <w:rStyle w:val="CommentReference"/>
        </w:rPr>
        <w:commentReference w:id="305"/>
      </w:r>
      <w:r w:rsidR="00D76EFD">
        <w:rPr>
          <w:rFonts w:ascii="Times New Roman" w:eastAsia="Times New Roman" w:hAnsi="Times New Roman" w:cs="Times New Roman"/>
          <w:iCs/>
          <w:sz w:val="24"/>
          <w:szCs w:val="24"/>
        </w:rPr>
        <w:t xml:space="preserve"> within </w:t>
      </w:r>
      <w:r w:rsidR="00D93A39">
        <w:rPr>
          <w:rFonts w:ascii="Times New Roman" w:eastAsia="Times New Roman" w:hAnsi="Times New Roman" w:cs="Times New Roman"/>
          <w:iCs/>
          <w:sz w:val="24"/>
          <w:szCs w:val="24"/>
        </w:rPr>
        <w:t>a region</w:t>
      </w:r>
      <w:r w:rsidR="005C36D2">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fldChar w:fldCharType="begin"/>
      </w:r>
      <w:r w:rsidR="005C36D2">
        <w:rPr>
          <w:rFonts w:ascii="Times New Roman" w:eastAsia="Times New Roman" w:hAnsi="Times New Roman" w:cs="Times New Roman"/>
          <w:iCs/>
          <w:sz w:val="24"/>
          <w:szCs w:val="24"/>
        </w:rPr>
        <w:instrText xml:space="preserve"> ADDIN ZOTERO_ITEM CSL_CITATION {"citationID":"CyfamJqc","properties":{"formattedCitation":"(Aagaard &amp; Lockwood 2016; Morris {\\i{}et al.} 2013)","plainCitation":"(Aagaard &amp; Lockwood 2016; Morris et al. 2013)","noteIndex":0},"citationItems":[{"id":195,"uris":["http://zotero.org/users/9972654/items/GYZSSW44"],"itemData":{"id":195,"type":"article-journal","container-title":"Biological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C36D2">
        <w:rPr>
          <w:rFonts w:ascii="Times New Roman" w:eastAsia="Times New Roman" w:hAnsi="Times New Roman" w:cs="Times New Roman"/>
          <w:iCs/>
          <w:sz w:val="24"/>
          <w:szCs w:val="24"/>
        </w:rPr>
        <w:fldChar w:fldCharType="separate"/>
      </w:r>
      <w:r w:rsidR="005C36D2" w:rsidRPr="005C36D2">
        <w:rPr>
          <w:rFonts w:ascii="Times New Roman" w:hAnsi="Times New Roman" w:cs="Times New Roman"/>
          <w:sz w:val="24"/>
        </w:rPr>
        <w:t xml:space="preserve">(Aagaard &amp; Lockwood 2016; Morris </w:t>
      </w:r>
      <w:r w:rsidR="005C36D2" w:rsidRPr="005C36D2">
        <w:rPr>
          <w:rFonts w:ascii="Times New Roman" w:hAnsi="Times New Roman" w:cs="Times New Roman"/>
          <w:i/>
          <w:iCs/>
          <w:sz w:val="24"/>
        </w:rPr>
        <w:t>et al.</w:t>
      </w:r>
      <w:r w:rsidR="005C36D2" w:rsidRPr="005C36D2">
        <w:rPr>
          <w:rFonts w:ascii="Times New Roman" w:hAnsi="Times New Roman" w:cs="Times New Roman"/>
          <w:sz w:val="24"/>
        </w:rPr>
        <w:t xml:space="preserve"> 2013)</w:t>
      </w:r>
      <w:r w:rsidR="005C36D2">
        <w:rPr>
          <w:rFonts w:ascii="Times New Roman" w:eastAsia="Times New Roman" w:hAnsi="Times New Roman" w:cs="Times New Roman"/>
          <w:iCs/>
          <w:sz w:val="24"/>
          <w:szCs w:val="24"/>
        </w:rPr>
        <w:fldChar w:fldCharType="end"/>
      </w:r>
      <w:r w:rsidR="00D93A39">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t>For example, a list of time series</w:t>
      </w:r>
      <w:r w:rsidR="00767068">
        <w:rPr>
          <w:rFonts w:ascii="Times New Roman" w:eastAsia="Times New Roman" w:hAnsi="Times New Roman" w:cs="Times New Roman"/>
          <w:iCs/>
          <w:sz w:val="24"/>
          <w:szCs w:val="24"/>
        </w:rPr>
        <w:t xml:space="preserve"> were compiled</w:t>
      </w:r>
      <w:r w:rsidR="005C36D2">
        <w:rPr>
          <w:rFonts w:ascii="Times New Roman" w:eastAsia="Times New Roman" w:hAnsi="Times New Roman" w:cs="Times New Roman"/>
          <w:iCs/>
          <w:sz w:val="24"/>
          <w:szCs w:val="24"/>
        </w:rPr>
        <w:t xml:space="preserve"> </w:t>
      </w:r>
      <w:r w:rsidR="00610789">
        <w:rPr>
          <w:rFonts w:ascii="Times New Roman" w:eastAsia="Times New Roman" w:hAnsi="Times New Roman" w:cs="Times New Roman"/>
          <w:iCs/>
          <w:sz w:val="24"/>
          <w:szCs w:val="24"/>
        </w:rPr>
        <w:t xml:space="preserve">from the Audubon Christmas Bird Counts </w:t>
      </w:r>
      <w:r w:rsidR="004F60FC">
        <w:rPr>
          <w:rFonts w:ascii="Times New Roman" w:eastAsia="Times New Roman" w:hAnsi="Times New Roman" w:cs="Times New Roman"/>
          <w:iCs/>
          <w:sz w:val="24"/>
          <w:szCs w:val="24"/>
        </w:rPr>
        <w:t>for the non-native</w:t>
      </w:r>
      <w:r w:rsidR="005C36D2">
        <w:rPr>
          <w:rFonts w:ascii="Times New Roman" w:eastAsia="Times New Roman" w:hAnsi="Times New Roman" w:cs="Times New Roman"/>
          <w:iCs/>
          <w:sz w:val="24"/>
          <w:szCs w:val="24"/>
        </w:rPr>
        <w:t xml:space="preserve"> birds within Hawaii, Los Angeles </w:t>
      </w:r>
      <w:r w:rsidR="0058647A">
        <w:rPr>
          <w:rFonts w:ascii="Times New Roman" w:eastAsia="Times New Roman" w:hAnsi="Times New Roman" w:cs="Times New Roman"/>
          <w:iCs/>
          <w:sz w:val="24"/>
          <w:szCs w:val="24"/>
        </w:rPr>
        <w:t>California</w:t>
      </w:r>
      <w:r w:rsidR="005C36D2">
        <w:rPr>
          <w:rFonts w:ascii="Times New Roman" w:eastAsia="Times New Roman" w:hAnsi="Times New Roman" w:cs="Times New Roman"/>
          <w:iCs/>
          <w:sz w:val="24"/>
          <w:szCs w:val="24"/>
        </w:rPr>
        <w:t xml:space="preserve">, Miami Florida and </w:t>
      </w:r>
      <w:r w:rsidR="008D4466">
        <w:rPr>
          <w:rFonts w:ascii="Times New Roman" w:eastAsia="Times New Roman" w:hAnsi="Times New Roman" w:cs="Times New Roman"/>
          <w:iCs/>
          <w:sz w:val="24"/>
          <w:szCs w:val="24"/>
        </w:rPr>
        <w:t>Puerto Rico</w:t>
      </w:r>
      <w:r w:rsidR="004F60FC">
        <w:rPr>
          <w:rFonts w:ascii="Times New Roman" w:eastAsia="Times New Roman" w:hAnsi="Times New Roman" w:cs="Times New Roman"/>
          <w:iCs/>
          <w:sz w:val="24"/>
          <w:szCs w:val="24"/>
        </w:rPr>
        <w:t>,</w:t>
      </w:r>
      <w:r w:rsidR="008D4466">
        <w:rPr>
          <w:rFonts w:ascii="Times New Roman" w:eastAsia="Times New Roman" w:hAnsi="Times New Roman" w:cs="Times New Roman"/>
          <w:iCs/>
          <w:sz w:val="24"/>
          <w:szCs w:val="24"/>
        </w:rPr>
        <w:t xml:space="preserve"> USA</w:t>
      </w:r>
      <w:r w:rsidR="004F60FC">
        <w:rPr>
          <w:rFonts w:ascii="Times New Roman" w:eastAsia="Times New Roman" w:hAnsi="Times New Roman" w:cs="Times New Roman"/>
          <w:iCs/>
          <w:sz w:val="24"/>
          <w:szCs w:val="24"/>
        </w:rPr>
        <w:t xml:space="preserve"> </w:t>
      </w:r>
      <w:r w:rsidR="0058647A">
        <w:rPr>
          <w:rFonts w:ascii="Times New Roman" w:eastAsia="Times New Roman" w:hAnsi="Times New Roman" w:cs="Times New Roman"/>
          <w:iCs/>
          <w:sz w:val="24"/>
          <w:szCs w:val="24"/>
        </w:rPr>
        <w:fldChar w:fldCharType="begin"/>
      </w:r>
      <w:r w:rsidR="0058647A">
        <w:rPr>
          <w:rFonts w:ascii="Times New Roman" w:eastAsia="Times New Roman" w:hAnsi="Times New Roman" w:cs="Times New Roman"/>
          <w:iCs/>
          <w:sz w:val="24"/>
          <w:szCs w:val="24"/>
        </w:rPr>
        <w:instrText xml:space="preserve"> ADDIN ZOTERO_ITEM CSL_CITATION {"citationID":"6JlwIgGL","properties":{"formattedCitation":"(Aagaard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58647A">
        <w:rPr>
          <w:rFonts w:ascii="Times New Roman" w:eastAsia="Times New Roman" w:hAnsi="Times New Roman" w:cs="Times New Roman"/>
          <w:iCs/>
          <w:sz w:val="24"/>
          <w:szCs w:val="24"/>
        </w:rPr>
        <w:fldChar w:fldCharType="separate"/>
      </w:r>
      <w:r w:rsidR="0058647A" w:rsidRPr="0058647A">
        <w:rPr>
          <w:rFonts w:ascii="Times New Roman" w:hAnsi="Times New Roman" w:cs="Times New Roman"/>
          <w:sz w:val="24"/>
        </w:rPr>
        <w:t>(Aagaard &amp; Lockwood 2016)</w:t>
      </w:r>
      <w:r w:rsidR="0058647A">
        <w:rPr>
          <w:rFonts w:ascii="Times New Roman" w:eastAsia="Times New Roman" w:hAnsi="Times New Roman" w:cs="Times New Roman"/>
          <w:iCs/>
          <w:sz w:val="24"/>
          <w:szCs w:val="24"/>
        </w:rPr>
        <w:fldChar w:fldCharType="end"/>
      </w:r>
      <w:r w:rsidR="0058647A">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t>And i</w:t>
      </w:r>
      <w:r w:rsidR="00EB7FBA">
        <w:rPr>
          <w:rFonts w:ascii="Times New Roman" w:eastAsia="Times New Roman" w:hAnsi="Times New Roman" w:cs="Times New Roman"/>
          <w:iCs/>
          <w:sz w:val="24"/>
          <w:szCs w:val="24"/>
        </w:rPr>
        <w:t>n a rare</w:t>
      </w:r>
      <w:r w:rsidR="00684EDC">
        <w:rPr>
          <w:rFonts w:ascii="Times New Roman" w:eastAsia="Times New Roman" w:hAnsi="Times New Roman" w:cs="Times New Roman"/>
          <w:iCs/>
          <w:sz w:val="24"/>
          <w:szCs w:val="24"/>
        </w:rPr>
        <w:t>r</w:t>
      </w:r>
      <w:r w:rsidR="00EB7FBA">
        <w:rPr>
          <w:rFonts w:ascii="Times New Roman" w:eastAsia="Times New Roman" w:hAnsi="Times New Roman" w:cs="Times New Roman"/>
          <w:iCs/>
          <w:sz w:val="24"/>
          <w:szCs w:val="24"/>
        </w:rPr>
        <w:t xml:space="preserve"> study of boom-bust dynamics in invasive plants, </w:t>
      </w:r>
      <w:r w:rsidR="00BA1AB2">
        <w:rPr>
          <w:rFonts w:ascii="Times New Roman" w:eastAsia="Times New Roman" w:hAnsi="Times New Roman" w:cs="Times New Roman"/>
          <w:iCs/>
          <w:sz w:val="24"/>
          <w:szCs w:val="24"/>
        </w:rPr>
        <w:t>t</w:t>
      </w:r>
      <w:r w:rsidR="006137D3">
        <w:rPr>
          <w:rFonts w:ascii="Times New Roman" w:eastAsia="Times New Roman" w:hAnsi="Times New Roman" w:cs="Times New Roman"/>
          <w:iCs/>
          <w:sz w:val="24"/>
          <w:szCs w:val="24"/>
        </w:rPr>
        <w:t xml:space="preserve">ime </w:t>
      </w:r>
      <w:r w:rsidR="00BA1AB2">
        <w:rPr>
          <w:rFonts w:ascii="Times New Roman" w:eastAsia="Times New Roman" w:hAnsi="Times New Roman" w:cs="Times New Roman"/>
          <w:iCs/>
          <w:sz w:val="24"/>
          <w:szCs w:val="24"/>
        </w:rPr>
        <w:t>series</w:t>
      </w:r>
      <w:r w:rsidR="006137D3">
        <w:rPr>
          <w:rFonts w:ascii="Times New Roman" w:eastAsia="Times New Roman" w:hAnsi="Times New Roman" w:cs="Times New Roman"/>
          <w:iCs/>
          <w:sz w:val="24"/>
          <w:szCs w:val="24"/>
        </w:rPr>
        <w:t xml:space="preserve"> from </w:t>
      </w:r>
      <w:r w:rsidR="00934C64">
        <w:rPr>
          <w:rFonts w:ascii="Times New Roman" w:eastAsia="Times New Roman" w:hAnsi="Times New Roman" w:cs="Times New Roman"/>
          <w:iCs/>
          <w:sz w:val="24"/>
          <w:szCs w:val="24"/>
        </w:rPr>
        <w:t>various</w:t>
      </w:r>
      <w:r w:rsidR="00BA1AB2">
        <w:rPr>
          <w:rFonts w:ascii="Times New Roman" w:eastAsia="Times New Roman" w:hAnsi="Times New Roman" w:cs="Times New Roman"/>
          <w:iCs/>
          <w:sz w:val="24"/>
          <w:szCs w:val="24"/>
        </w:rPr>
        <w:t xml:space="preserve"> long-term data sources were compiled for i</w:t>
      </w:r>
      <w:r w:rsidR="00767068">
        <w:rPr>
          <w:rFonts w:ascii="Times New Roman" w:eastAsia="Times New Roman" w:hAnsi="Times New Roman" w:cs="Times New Roman"/>
          <w:iCs/>
          <w:sz w:val="24"/>
          <w:szCs w:val="24"/>
        </w:rPr>
        <w:t xml:space="preserve">nvasive rangeland plants </w:t>
      </w:r>
      <w:r w:rsidR="00BA1AB2">
        <w:rPr>
          <w:rFonts w:ascii="Times New Roman" w:eastAsia="Times New Roman" w:hAnsi="Times New Roman" w:cs="Times New Roman"/>
          <w:iCs/>
          <w:sz w:val="24"/>
          <w:szCs w:val="24"/>
        </w:rPr>
        <w:t>within the western United States</w:t>
      </w:r>
      <w:r w:rsidR="00793B93">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fldChar w:fldCharType="begin"/>
      </w:r>
      <w:r w:rsidR="00793B93">
        <w:rPr>
          <w:rFonts w:ascii="Times New Roman" w:eastAsia="Times New Roman" w:hAnsi="Times New Roman" w:cs="Times New Roman"/>
          <w:iCs/>
          <w:sz w:val="24"/>
          <w:szCs w:val="24"/>
        </w:rPr>
        <w:instrText xml:space="preserve"> ADDIN ZOTERO_ITEM CSL_CITATION {"citationID":"q8TYRhKt","properties":{"formattedCitation":"(Morris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793B93">
        <w:rPr>
          <w:rFonts w:ascii="Times New Roman" w:eastAsia="Times New Roman" w:hAnsi="Times New Roman" w:cs="Times New Roman"/>
          <w:iCs/>
          <w:sz w:val="24"/>
          <w:szCs w:val="24"/>
        </w:rPr>
        <w:fldChar w:fldCharType="separate"/>
      </w:r>
      <w:r w:rsidR="00793B93" w:rsidRPr="00793B93">
        <w:rPr>
          <w:rFonts w:ascii="Times New Roman" w:hAnsi="Times New Roman" w:cs="Times New Roman"/>
          <w:sz w:val="24"/>
        </w:rPr>
        <w:t xml:space="preserve">(Morris </w:t>
      </w:r>
      <w:r w:rsidR="00793B93" w:rsidRPr="00793B93">
        <w:rPr>
          <w:rFonts w:ascii="Times New Roman" w:hAnsi="Times New Roman" w:cs="Times New Roman"/>
          <w:i/>
          <w:iCs/>
          <w:sz w:val="24"/>
        </w:rPr>
        <w:t>et al.</w:t>
      </w:r>
      <w:r w:rsidR="00793B93" w:rsidRPr="00793B93">
        <w:rPr>
          <w:rFonts w:ascii="Times New Roman" w:hAnsi="Times New Roman" w:cs="Times New Roman"/>
          <w:sz w:val="24"/>
        </w:rPr>
        <w:t xml:space="preserve"> 2013)</w:t>
      </w:r>
      <w:r w:rsidR="00793B93">
        <w:rPr>
          <w:rFonts w:ascii="Times New Roman" w:eastAsia="Times New Roman" w:hAnsi="Times New Roman" w:cs="Times New Roman"/>
          <w:iCs/>
          <w:sz w:val="24"/>
          <w:szCs w:val="24"/>
        </w:rPr>
        <w:fldChar w:fldCharType="end"/>
      </w:r>
      <w:r w:rsidR="00793B93">
        <w:rPr>
          <w:rFonts w:ascii="Times New Roman" w:eastAsia="Times New Roman" w:hAnsi="Times New Roman" w:cs="Times New Roman"/>
          <w:iCs/>
          <w:sz w:val="24"/>
          <w:szCs w:val="24"/>
        </w:rPr>
        <w:t>.</w:t>
      </w:r>
      <w:r w:rsidR="00684EDC">
        <w:rPr>
          <w:rFonts w:ascii="Times New Roman" w:eastAsia="Times New Roman" w:hAnsi="Times New Roman" w:cs="Times New Roman"/>
          <w:iCs/>
          <w:sz w:val="24"/>
          <w:szCs w:val="24"/>
        </w:rPr>
        <w:t xml:space="preserve">  </w:t>
      </w:r>
      <w:r w:rsidR="0055639C">
        <w:rPr>
          <w:rFonts w:ascii="Times New Roman" w:eastAsia="Times New Roman" w:hAnsi="Times New Roman" w:cs="Times New Roman"/>
          <w:iCs/>
          <w:sz w:val="24"/>
          <w:szCs w:val="24"/>
        </w:rPr>
        <w:t xml:space="preserve">From these data, </w:t>
      </w:r>
      <w:r w:rsidR="00EB4E4F">
        <w:rPr>
          <w:rFonts w:ascii="Times New Roman" w:eastAsia="Times New Roman" w:hAnsi="Times New Roman" w:cs="Times New Roman"/>
          <w:iCs/>
          <w:sz w:val="24"/>
          <w:szCs w:val="24"/>
        </w:rPr>
        <w:lastRenderedPageBreak/>
        <w:t>65% of 44 invasive populations of birds experienced declines</w:t>
      </w:r>
      <w:r w:rsidR="00103942">
        <w:rPr>
          <w:rFonts w:ascii="Times New Roman" w:eastAsia="Times New Roman" w:hAnsi="Times New Roman" w:cs="Times New Roman"/>
          <w:iCs/>
          <w:sz w:val="24"/>
          <w:szCs w:val="24"/>
        </w:rPr>
        <w:t xml:space="preserve"> </w:t>
      </w:r>
      <w:r w:rsidR="00952C57">
        <w:rPr>
          <w:rFonts w:ascii="Times New Roman" w:eastAsia="Times New Roman" w:hAnsi="Times New Roman" w:cs="Times New Roman"/>
          <w:iCs/>
          <w:sz w:val="24"/>
          <w:szCs w:val="24"/>
        </w:rPr>
        <w:fldChar w:fldCharType="begin"/>
      </w:r>
      <w:r w:rsidR="00952C57">
        <w:rPr>
          <w:rFonts w:ascii="Times New Roman" w:eastAsia="Times New Roman" w:hAnsi="Times New Roman" w:cs="Times New Roman"/>
          <w:iCs/>
          <w:sz w:val="24"/>
          <w:szCs w:val="24"/>
        </w:rPr>
        <w:instrText xml:space="preserve"> ADDIN ZOTERO_ITEM CSL_CITATION {"citationID":"yZSsY7q0","properties":{"formattedCitation":"(Aagaard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952C57">
        <w:rPr>
          <w:rFonts w:ascii="Times New Roman" w:eastAsia="Times New Roman" w:hAnsi="Times New Roman" w:cs="Times New Roman"/>
          <w:iCs/>
          <w:sz w:val="24"/>
          <w:szCs w:val="24"/>
        </w:rPr>
        <w:fldChar w:fldCharType="separate"/>
      </w:r>
      <w:r w:rsidR="00952C57" w:rsidRPr="00952C57">
        <w:rPr>
          <w:rFonts w:ascii="Times New Roman" w:hAnsi="Times New Roman" w:cs="Times New Roman"/>
          <w:sz w:val="24"/>
        </w:rPr>
        <w:t>(Aagaard &amp; Lockwood 2016)</w:t>
      </w:r>
      <w:r w:rsidR="00952C57">
        <w:rPr>
          <w:rFonts w:ascii="Times New Roman" w:eastAsia="Times New Roman" w:hAnsi="Times New Roman" w:cs="Times New Roman"/>
          <w:iCs/>
          <w:sz w:val="24"/>
          <w:szCs w:val="24"/>
        </w:rPr>
        <w:fldChar w:fldCharType="end"/>
      </w:r>
      <w:r w:rsidR="00EB4E4F">
        <w:rPr>
          <w:rFonts w:ascii="Times New Roman" w:eastAsia="Times New Roman" w:hAnsi="Times New Roman" w:cs="Times New Roman"/>
          <w:iCs/>
          <w:sz w:val="24"/>
          <w:szCs w:val="24"/>
        </w:rPr>
        <w:t xml:space="preserve">, and </w:t>
      </w:r>
      <w:r w:rsidR="00952C57">
        <w:rPr>
          <w:rFonts w:ascii="Times New Roman" w:eastAsia="Times New Roman" w:hAnsi="Times New Roman" w:cs="Times New Roman"/>
          <w:iCs/>
          <w:sz w:val="24"/>
          <w:szCs w:val="24"/>
        </w:rPr>
        <w:t>29% of rangeland plants experienced declines</w:t>
      </w:r>
      <w:r w:rsidR="00552F4D">
        <w:rPr>
          <w:rFonts w:ascii="Times New Roman" w:eastAsia="Times New Roman" w:hAnsi="Times New Roman" w:cs="Times New Roman"/>
          <w:iCs/>
          <w:sz w:val="24"/>
          <w:szCs w:val="24"/>
        </w:rPr>
        <w:t xml:space="preserve"> </w:t>
      </w:r>
      <w:r w:rsidR="00552F4D">
        <w:rPr>
          <w:rFonts w:ascii="Times New Roman" w:eastAsia="Times New Roman" w:hAnsi="Times New Roman" w:cs="Times New Roman"/>
          <w:iCs/>
          <w:sz w:val="24"/>
          <w:szCs w:val="24"/>
        </w:rPr>
        <w:fldChar w:fldCharType="begin"/>
      </w:r>
      <w:r w:rsidR="00552F4D">
        <w:rPr>
          <w:rFonts w:ascii="Times New Roman" w:eastAsia="Times New Roman" w:hAnsi="Times New Roman" w:cs="Times New Roman"/>
          <w:iCs/>
          <w:sz w:val="24"/>
          <w:szCs w:val="24"/>
        </w:rPr>
        <w:instrText xml:space="preserve"> ADDIN ZOTERO_ITEM CSL_CITATION {"citationID":"tjMOZnx3","properties":{"formattedCitation":"(Morris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52F4D">
        <w:rPr>
          <w:rFonts w:ascii="Times New Roman" w:eastAsia="Times New Roman" w:hAnsi="Times New Roman" w:cs="Times New Roman"/>
          <w:iCs/>
          <w:sz w:val="24"/>
          <w:szCs w:val="24"/>
        </w:rPr>
        <w:fldChar w:fldCharType="separate"/>
      </w:r>
      <w:r w:rsidR="00552F4D" w:rsidRPr="00552F4D">
        <w:rPr>
          <w:rFonts w:ascii="Times New Roman" w:hAnsi="Times New Roman" w:cs="Times New Roman"/>
          <w:sz w:val="24"/>
        </w:rPr>
        <w:t xml:space="preserve">(Morris </w:t>
      </w:r>
      <w:r w:rsidR="00552F4D" w:rsidRPr="00552F4D">
        <w:rPr>
          <w:rFonts w:ascii="Times New Roman" w:hAnsi="Times New Roman" w:cs="Times New Roman"/>
          <w:i/>
          <w:iCs/>
          <w:sz w:val="24"/>
        </w:rPr>
        <w:t>et al.</w:t>
      </w:r>
      <w:r w:rsidR="00552F4D" w:rsidRPr="00552F4D">
        <w:rPr>
          <w:rFonts w:ascii="Times New Roman" w:hAnsi="Times New Roman" w:cs="Times New Roman"/>
          <w:sz w:val="24"/>
        </w:rPr>
        <w:t xml:space="preserve"> 2013)</w:t>
      </w:r>
      <w:r w:rsidR="00552F4D">
        <w:rPr>
          <w:rFonts w:ascii="Times New Roman" w:eastAsia="Times New Roman" w:hAnsi="Times New Roman" w:cs="Times New Roman"/>
          <w:iCs/>
          <w:sz w:val="24"/>
          <w:szCs w:val="24"/>
        </w:rPr>
        <w:fldChar w:fldCharType="end"/>
      </w:r>
      <w:r w:rsidR="00952C57">
        <w:rPr>
          <w:rFonts w:ascii="Times New Roman" w:eastAsia="Times New Roman" w:hAnsi="Times New Roman" w:cs="Times New Roman"/>
          <w:iCs/>
          <w:sz w:val="24"/>
          <w:szCs w:val="24"/>
        </w:rPr>
        <w:t>.</w:t>
      </w:r>
      <w:r w:rsidR="00552F4D">
        <w:rPr>
          <w:rFonts w:ascii="Times New Roman" w:eastAsia="Times New Roman" w:hAnsi="Times New Roman" w:cs="Times New Roman"/>
          <w:iCs/>
          <w:sz w:val="24"/>
          <w:szCs w:val="24"/>
        </w:rPr>
        <w:t xml:space="preserve">  Interestingly,</w:t>
      </w:r>
      <w:r w:rsidR="0021678A">
        <w:rPr>
          <w:rFonts w:ascii="Times New Roman" w:eastAsia="Times New Roman" w:hAnsi="Times New Roman" w:cs="Times New Roman"/>
          <w:iCs/>
          <w:sz w:val="24"/>
          <w:szCs w:val="24"/>
        </w:rPr>
        <w:t xml:space="preserve"> </w:t>
      </w:r>
      <w:r w:rsidR="007C679C">
        <w:rPr>
          <w:rFonts w:ascii="Times New Roman" w:eastAsia="Times New Roman" w:hAnsi="Times New Roman" w:cs="Times New Roman"/>
          <w:iCs/>
          <w:sz w:val="24"/>
          <w:szCs w:val="24"/>
        </w:rPr>
        <w:t xml:space="preserve">analysis exploring the likelihood of population declines across geographic and taxonomy showed little explanatory power </w:t>
      </w:r>
      <w:r w:rsidR="007C679C">
        <w:rPr>
          <w:rFonts w:ascii="Times New Roman" w:eastAsia="Times New Roman" w:hAnsi="Times New Roman" w:cs="Times New Roman"/>
          <w:iCs/>
          <w:sz w:val="24"/>
          <w:szCs w:val="24"/>
        </w:rPr>
        <w:fldChar w:fldCharType="begin"/>
      </w:r>
      <w:r w:rsidR="007C679C">
        <w:rPr>
          <w:rFonts w:ascii="Times New Roman" w:eastAsia="Times New Roman" w:hAnsi="Times New Roman" w:cs="Times New Roman"/>
          <w:iCs/>
          <w:sz w:val="24"/>
          <w:szCs w:val="24"/>
        </w:rPr>
        <w:instrText xml:space="preserve"> ADDIN ZOTERO_ITEM CSL_CITATION {"citationID":"qELKFFFi","properties":{"formattedCitation":"(Aagaard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7C679C">
        <w:rPr>
          <w:rFonts w:ascii="Times New Roman" w:eastAsia="Times New Roman" w:hAnsi="Times New Roman" w:cs="Times New Roman"/>
          <w:iCs/>
          <w:sz w:val="24"/>
          <w:szCs w:val="24"/>
        </w:rPr>
        <w:fldChar w:fldCharType="separate"/>
      </w:r>
      <w:r w:rsidR="007C679C" w:rsidRPr="007C679C">
        <w:rPr>
          <w:rFonts w:ascii="Times New Roman" w:hAnsi="Times New Roman" w:cs="Times New Roman"/>
          <w:sz w:val="24"/>
        </w:rPr>
        <w:t>(Aagaard &amp; Lockwood 2016)</w:t>
      </w:r>
      <w:r w:rsidR="007C679C">
        <w:rPr>
          <w:rFonts w:ascii="Times New Roman" w:eastAsia="Times New Roman" w:hAnsi="Times New Roman" w:cs="Times New Roman"/>
          <w:iCs/>
          <w:sz w:val="24"/>
          <w:szCs w:val="24"/>
        </w:rPr>
        <w:fldChar w:fldCharType="end"/>
      </w:r>
      <w:r w:rsidR="00EC05A9">
        <w:rPr>
          <w:rFonts w:ascii="Times New Roman" w:eastAsia="Times New Roman" w:hAnsi="Times New Roman" w:cs="Times New Roman"/>
          <w:iCs/>
          <w:sz w:val="24"/>
          <w:szCs w:val="24"/>
        </w:rPr>
        <w:t xml:space="preserve">. A </w:t>
      </w:r>
      <w:r w:rsidR="00C138EE">
        <w:rPr>
          <w:rFonts w:ascii="Times New Roman" w:eastAsia="Times New Roman" w:hAnsi="Times New Roman" w:cs="Times New Roman"/>
          <w:iCs/>
          <w:sz w:val="24"/>
          <w:szCs w:val="24"/>
        </w:rPr>
        <w:t>trait-based</w:t>
      </w:r>
      <w:r w:rsidR="00EC05A9">
        <w:rPr>
          <w:rFonts w:ascii="Times New Roman" w:eastAsia="Times New Roman" w:hAnsi="Times New Roman" w:cs="Times New Roman"/>
          <w:iCs/>
          <w:sz w:val="24"/>
          <w:szCs w:val="24"/>
        </w:rPr>
        <w:t xml:space="preserve"> analysis, however, has not been explored a</w:t>
      </w:r>
      <w:r w:rsidR="0020635F">
        <w:rPr>
          <w:rFonts w:ascii="Times New Roman" w:eastAsia="Times New Roman" w:hAnsi="Times New Roman" w:cs="Times New Roman"/>
          <w:iCs/>
          <w:sz w:val="24"/>
          <w:szCs w:val="24"/>
        </w:rPr>
        <w:t xml:space="preserve">nd could be a fruitful area of research to find patterns in the likelihood of declines </w:t>
      </w:r>
      <w:r w:rsidR="00C138EE">
        <w:rPr>
          <w:rFonts w:ascii="Times New Roman" w:eastAsia="Times New Roman" w:hAnsi="Times New Roman" w:cs="Times New Roman"/>
          <w:iCs/>
          <w:sz w:val="24"/>
          <w:szCs w:val="24"/>
        </w:rPr>
        <w:t xml:space="preserve">across </w:t>
      </w:r>
      <w:r w:rsidR="009B7667">
        <w:rPr>
          <w:rFonts w:ascii="Times New Roman" w:eastAsia="Times New Roman" w:hAnsi="Times New Roman" w:cs="Times New Roman"/>
          <w:iCs/>
          <w:sz w:val="24"/>
          <w:szCs w:val="24"/>
        </w:rPr>
        <w:t xml:space="preserve">different invading </w:t>
      </w:r>
      <w:r w:rsidR="00C138EE">
        <w:rPr>
          <w:rFonts w:ascii="Times New Roman" w:eastAsia="Times New Roman" w:hAnsi="Times New Roman" w:cs="Times New Roman"/>
          <w:iCs/>
          <w:sz w:val="24"/>
          <w:szCs w:val="24"/>
        </w:rPr>
        <w:t>species</w:t>
      </w:r>
      <w:r w:rsidR="0020635F">
        <w:rPr>
          <w:rFonts w:ascii="Times New Roman" w:eastAsia="Times New Roman" w:hAnsi="Times New Roman" w:cs="Times New Roman"/>
          <w:iCs/>
          <w:sz w:val="24"/>
          <w:szCs w:val="24"/>
        </w:rPr>
        <w:t>.</w:t>
      </w:r>
      <w:r w:rsidR="00981117">
        <w:rPr>
          <w:rFonts w:ascii="Times New Roman" w:eastAsia="Times New Roman" w:hAnsi="Times New Roman" w:cs="Times New Roman"/>
          <w:iCs/>
          <w:sz w:val="24"/>
          <w:szCs w:val="24"/>
        </w:rPr>
        <w:tab/>
      </w:r>
      <w:commentRangeEnd w:id="304"/>
      <w:r w:rsidR="005B19D6">
        <w:rPr>
          <w:rStyle w:val="CommentReference"/>
        </w:rPr>
        <w:commentReference w:id="304"/>
      </w:r>
    </w:p>
    <w:p w14:paraId="68B03E80" w14:textId="19F2560F" w:rsidR="00106C6A" w:rsidRDefault="00106C6A"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What causes</w:t>
      </w:r>
      <w:r w:rsidR="00A02326">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boom-busts?</w:t>
      </w:r>
    </w:p>
    <w:p w14:paraId="588117C4" w14:textId="7255BA33" w:rsidR="00012885" w:rsidRPr="003B494D" w:rsidRDefault="00D14455"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EB110F">
        <w:rPr>
          <w:rFonts w:ascii="Times New Roman" w:eastAsia="Times New Roman" w:hAnsi="Times New Roman" w:cs="Times New Roman"/>
          <w:iCs/>
          <w:sz w:val="24"/>
          <w:szCs w:val="24"/>
        </w:rPr>
        <w:t xml:space="preserve">Perhaps because </w:t>
      </w:r>
      <w:commentRangeStart w:id="306"/>
      <w:r w:rsidR="00EB110F">
        <w:rPr>
          <w:rFonts w:ascii="Times New Roman" w:eastAsia="Times New Roman" w:hAnsi="Times New Roman" w:cs="Times New Roman"/>
          <w:iCs/>
          <w:sz w:val="24"/>
          <w:szCs w:val="24"/>
        </w:rPr>
        <w:t>the</w:t>
      </w:r>
      <w:r w:rsidR="002B0E15">
        <w:rPr>
          <w:rFonts w:ascii="Times New Roman" w:eastAsia="Times New Roman" w:hAnsi="Times New Roman" w:cs="Times New Roman"/>
          <w:iCs/>
          <w:sz w:val="24"/>
          <w:szCs w:val="24"/>
        </w:rPr>
        <w:t xml:space="preserve"> ecological and monetary costs attributed to both the impacts and management of invasions</w:t>
      </w:r>
      <w:r w:rsidR="00EB110F">
        <w:rPr>
          <w:rFonts w:ascii="Times New Roman" w:eastAsia="Times New Roman" w:hAnsi="Times New Roman" w:cs="Times New Roman"/>
          <w:iCs/>
          <w:sz w:val="24"/>
          <w:szCs w:val="24"/>
        </w:rPr>
        <w:t xml:space="preserve"> are so large</w:t>
      </w:r>
      <w:r w:rsidR="002B0E15">
        <w:rPr>
          <w:rFonts w:ascii="Times New Roman" w:eastAsia="Times New Roman" w:hAnsi="Times New Roman" w:cs="Times New Roman"/>
          <w:iCs/>
          <w:sz w:val="24"/>
          <w:szCs w:val="24"/>
        </w:rPr>
        <w:t xml:space="preserve"> </w:t>
      </w:r>
      <w:r w:rsidR="002B0E15">
        <w:rPr>
          <w:rFonts w:ascii="Times New Roman" w:eastAsia="Times New Roman" w:hAnsi="Times New Roman" w:cs="Times New Roman"/>
          <w:iCs/>
          <w:sz w:val="24"/>
          <w:szCs w:val="24"/>
        </w:rPr>
        <w:fldChar w:fldCharType="begin"/>
      </w:r>
      <w:r w:rsidR="00D00E3D">
        <w:rPr>
          <w:rFonts w:ascii="Times New Roman" w:eastAsia="Times New Roman" w:hAnsi="Times New Roman" w:cs="Times New Roman"/>
          <w:iCs/>
          <w:sz w:val="24"/>
          <w:szCs w:val="24"/>
        </w:rPr>
        <w:instrText xml:space="preserve"> ADDIN ZOTERO_ITEM CSL_CITATION {"citationID":"eM8Psesk","properties":{"formattedCitation":"(Gallardo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2B0E15">
        <w:rPr>
          <w:rFonts w:ascii="Times New Roman" w:eastAsia="Times New Roman" w:hAnsi="Times New Roman" w:cs="Times New Roman"/>
          <w:iCs/>
          <w:sz w:val="24"/>
          <w:szCs w:val="24"/>
        </w:rPr>
        <w:fldChar w:fldCharType="separate"/>
      </w:r>
      <w:r w:rsidR="002B0E15" w:rsidRPr="008B361B">
        <w:rPr>
          <w:rFonts w:ascii="Times New Roman" w:hAnsi="Times New Roman" w:cs="Times New Roman"/>
          <w:sz w:val="24"/>
        </w:rPr>
        <w:t xml:space="preserve">(Gallardo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2016; Linders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2019; Pimentel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2005)</w:t>
      </w:r>
      <w:r w:rsidR="002B0E15">
        <w:rPr>
          <w:rFonts w:ascii="Times New Roman" w:eastAsia="Times New Roman" w:hAnsi="Times New Roman" w:cs="Times New Roman"/>
          <w:iCs/>
          <w:sz w:val="24"/>
          <w:szCs w:val="24"/>
        </w:rPr>
        <w:fldChar w:fldCharType="end"/>
      </w:r>
      <w:r w:rsidR="00EB110F">
        <w:rPr>
          <w:rFonts w:ascii="Times New Roman" w:eastAsia="Times New Roman" w:hAnsi="Times New Roman" w:cs="Times New Roman"/>
          <w:iCs/>
          <w:sz w:val="24"/>
          <w:szCs w:val="24"/>
        </w:rPr>
        <w:t>,</w:t>
      </w:r>
      <w:r w:rsidR="00481699">
        <w:rPr>
          <w:rFonts w:ascii="Times New Roman" w:eastAsia="Times New Roman" w:hAnsi="Times New Roman" w:cs="Times New Roman"/>
          <w:iCs/>
          <w:sz w:val="24"/>
          <w:szCs w:val="24"/>
        </w:rPr>
        <w:t xml:space="preserve"> the</w:t>
      </w:r>
      <w:r w:rsidR="00EB110F">
        <w:rPr>
          <w:rFonts w:ascii="Times New Roman" w:eastAsia="Times New Roman" w:hAnsi="Times New Roman" w:cs="Times New Roman"/>
          <w:iCs/>
          <w:sz w:val="24"/>
          <w:szCs w:val="24"/>
        </w:rPr>
        <w:t xml:space="preserve"> </w:t>
      </w:r>
      <w:r w:rsidR="00B26F94">
        <w:rPr>
          <w:rFonts w:ascii="Times New Roman" w:eastAsia="Times New Roman" w:hAnsi="Times New Roman" w:cs="Times New Roman"/>
          <w:iCs/>
          <w:sz w:val="24"/>
          <w:szCs w:val="24"/>
        </w:rPr>
        <w:t xml:space="preserve">invasion </w:t>
      </w:r>
      <w:r w:rsidR="00D00E3D">
        <w:rPr>
          <w:rFonts w:ascii="Times New Roman" w:eastAsia="Times New Roman" w:hAnsi="Times New Roman" w:cs="Times New Roman"/>
          <w:iCs/>
          <w:sz w:val="24"/>
          <w:szCs w:val="24"/>
        </w:rPr>
        <w:t>literature seems to focus on document</w:t>
      </w:r>
      <w:r w:rsidR="00D35C40">
        <w:rPr>
          <w:rFonts w:ascii="Times New Roman" w:eastAsia="Times New Roman" w:hAnsi="Times New Roman" w:cs="Times New Roman"/>
          <w:iCs/>
          <w:sz w:val="24"/>
          <w:szCs w:val="24"/>
        </w:rPr>
        <w:t>ing</w:t>
      </w:r>
      <w:r w:rsidR="00D00E3D">
        <w:rPr>
          <w:rFonts w:ascii="Times New Roman" w:eastAsia="Times New Roman" w:hAnsi="Times New Roman" w:cs="Times New Roman"/>
          <w:iCs/>
          <w:sz w:val="24"/>
          <w:szCs w:val="24"/>
        </w:rPr>
        <w:t xml:space="preserve"> </w:t>
      </w:r>
      <w:r w:rsidR="00EB110F">
        <w:rPr>
          <w:rFonts w:ascii="Times New Roman" w:eastAsia="Times New Roman" w:hAnsi="Times New Roman" w:cs="Times New Roman"/>
          <w:iCs/>
          <w:sz w:val="24"/>
          <w:szCs w:val="24"/>
        </w:rPr>
        <w:t>the impacts of invasive species and</w:t>
      </w:r>
      <w:r w:rsidR="00D00E3D">
        <w:rPr>
          <w:rFonts w:ascii="Times New Roman" w:eastAsia="Times New Roman" w:hAnsi="Times New Roman" w:cs="Times New Roman"/>
          <w:iCs/>
          <w:sz w:val="24"/>
          <w:szCs w:val="24"/>
        </w:rPr>
        <w:t xml:space="preserve"> assessing the efficacy of management control efforts </w:t>
      </w:r>
      <w:r w:rsidR="00D00E3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{"citationID":"GW6swTdl","properties":{"formattedCitation":"(Harrison {\\i{}et al.} 2013; Pintar {\\i{}et al.} 2023; Tipping {\\i{}et al.} 2012)","plainCitation":"(Harrison et al. 2013; Pintar et al. 2023; Tipping et al. 2012)","dontUpdate":true,"noteIndex":0},"citationItems":[{"id":1607,"uris":["http://zotero.org/users/9972654/items/Y7WC84R5"],"itemData":{"id":1607,"type":"article-journal","container-title":"Copeia","DOI":"10.1643/CE-11-182","ISSN":"0045-8511, 1938-5110","issue":"1","journalAbbreviation":"Copeia","language":"en","page":"80-96","source":"DOI.org (Crossref)","title":"Per Capita Effects of Non-native Mayan Cichlids ( &lt;i&gt;Cichlasoma urophthalmus&lt;/i&gt; ; Gunther) on Native Fish in the Estuarine Southern Everglades","volume":"2013","author":[{"family":"Harrison","given":"Elizabeth"},{"family":"Lorenz","given":"Jerome J."},{"family":"Trexler","given":"Joel C."}],"issued":{"date-parts":[["2013",3,27]]}}},{"id":1825,"uris":["http://zotero.org/users/9972654/items/S4M92RUI"],"itemData":{"id":1825,"type":"article-journal","container-title":"Biological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C."}],"accessed":{"date-parts":[["2023",9,29]]},"issued":{"date-parts":[["2023",8,16]]}}},{"id":2344,"uris":["http://zotero.org/users/9972654/items/DZR2WARA"],"itemData":{"id":2344,"type":"article-journal","abstract":"The recruitment and mortality of Melaleuca quinquenervia seedlings were evaluated over a 3-year period in a seasonally inundated wetland in the western Everglades region. The mean (±SE) density of seedlings/ saplings mÀ1 declined from 64.8 (±4.5) to 0.5 (±0.2) over the 3 years, a population reduction of 99.2%. Four distinct water regimes characterized this site: dry, dry to wet transition, ﬂooded, and wet to dry transition. Seedling recruitment was highest in the dry to wet transition and lowest in the ﬂooded water regime, while mortality was highest under ﬂooded and dry water regimes. The mean estimate of population growth (k) across water regimes was 0.64 ± 0.05 indicating negative population growth. Elimination of introduced insect herbivores using insecticides did not reduce mortality of recruited M. quinquenervia seedlings/saplings indicating that direct herbivory was not responsible for the decline in seedling density. On the other hand, a mean of only 0.2 (±0.03) viable seeds mÀ2 dÀ1 fell into the plots, an amount considerably lower than in previous studies. We submit that change in the invasion trajectory M. quinquenervia was most likely caused by reduced seed inputs from aerial seed banks depleted by insect herbivory rather than direct herbivory on seedlings. This may indicate a fundamental alteration of M. quinquenervia population dynamics ultimately resulting in a less invasive and, therefore, less ecologically damaging species.","container-title":"Biological Control","DOI":"10.1016/j.biocontrol.2011.10.003","ISSN":"10499644","issue":"2","journalAbbreviation":"Biological Control","language":"en","license":"https://www.elsevier.com/tdm/userlicense/1.0/","page":"163-168","source":"DOI.org (Crossref)","title":"Post-biological control invasion trajectory for Melaleuca quinquenervia in a seasonally inundated wetland","volume":"60","author":[{"family":"Tipping","given":"Philip W."},{"family":"Martin","given":"Melissa R."},{"family":"Pierce","given":"Ryan"},{"family":"Center","given":"Ted D."},{"family":"Pratt","given":"Paul R."},{"family":"Rayamajhi","given":"Min B."}],"issued":{"date-parts":[["2012",2]]}}}],"schema":"https://github.com/citation-style-language/schema/raw/master/csl-citation.json"} </w:instrText>
      </w:r>
      <w:r w:rsidR="00D00E3D">
        <w:rPr>
          <w:rFonts w:ascii="Times New Roman" w:eastAsia="Times New Roman" w:hAnsi="Times New Roman" w:cs="Times New Roman"/>
          <w:iCs/>
          <w:sz w:val="24"/>
          <w:szCs w:val="24"/>
        </w:rPr>
        <w:fldChar w:fldCharType="separate"/>
      </w:r>
      <w:r w:rsidR="00452B6D" w:rsidRPr="00452B6D">
        <w:rPr>
          <w:rFonts w:ascii="Times New Roman" w:hAnsi="Times New Roman" w:cs="Times New Roman"/>
          <w:sz w:val="24"/>
        </w:rPr>
        <w:t>(</w:t>
      </w:r>
      <w:r w:rsidR="00452B6D">
        <w:rPr>
          <w:rFonts w:ascii="Times New Roman" w:hAnsi="Times New Roman" w:cs="Times New Roman"/>
          <w:sz w:val="24"/>
        </w:rPr>
        <w:t xml:space="preserve">e.g., </w:t>
      </w:r>
      <w:r w:rsidR="00452B6D" w:rsidRPr="00452B6D">
        <w:rPr>
          <w:rFonts w:ascii="Times New Roman" w:hAnsi="Times New Roman" w:cs="Times New Roman"/>
          <w:sz w:val="24"/>
        </w:rPr>
        <w:t xml:space="preserve">Harrison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2013; Pintar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2023; Tipping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2012)</w:t>
      </w:r>
      <w:r w:rsidR="00D00E3D">
        <w:rPr>
          <w:rFonts w:ascii="Times New Roman" w:eastAsia="Times New Roman" w:hAnsi="Times New Roman" w:cs="Times New Roman"/>
          <w:iCs/>
          <w:sz w:val="24"/>
          <w:szCs w:val="24"/>
        </w:rPr>
        <w:fldChar w:fldCharType="end"/>
      </w:r>
      <w:r w:rsidR="005D583E">
        <w:rPr>
          <w:rFonts w:ascii="Times New Roman" w:eastAsia="Times New Roman" w:hAnsi="Times New Roman" w:cs="Times New Roman"/>
          <w:iCs/>
          <w:sz w:val="24"/>
          <w:szCs w:val="24"/>
        </w:rPr>
        <w:t xml:space="preserve">.  It seems that rarely </w:t>
      </w:r>
      <w:r w:rsidR="00C968C8">
        <w:rPr>
          <w:rFonts w:ascii="Times New Roman" w:eastAsia="Times New Roman" w:hAnsi="Times New Roman" w:cs="Times New Roman"/>
          <w:iCs/>
          <w:sz w:val="24"/>
          <w:szCs w:val="24"/>
        </w:rPr>
        <w:t>are</w:t>
      </w:r>
      <w:r w:rsidR="004B7A1D">
        <w:rPr>
          <w:rFonts w:ascii="Times New Roman" w:eastAsia="Times New Roman" w:hAnsi="Times New Roman" w:cs="Times New Roman"/>
          <w:iCs/>
          <w:sz w:val="24"/>
          <w:szCs w:val="24"/>
        </w:rPr>
        <w:t xml:space="preserve"> mechanisms</w:t>
      </w:r>
      <w:r w:rsidR="005D0E08">
        <w:rPr>
          <w:rFonts w:ascii="Times New Roman" w:eastAsia="Times New Roman" w:hAnsi="Times New Roman" w:cs="Times New Roman"/>
          <w:iCs/>
          <w:sz w:val="24"/>
          <w:szCs w:val="24"/>
        </w:rPr>
        <w:t xml:space="preserve"> that</w:t>
      </w:r>
      <w:r w:rsidR="004B7A1D">
        <w:rPr>
          <w:rFonts w:ascii="Times New Roman" w:eastAsia="Times New Roman" w:hAnsi="Times New Roman" w:cs="Times New Roman"/>
          <w:iCs/>
          <w:sz w:val="24"/>
          <w:szCs w:val="24"/>
        </w:rPr>
        <w:t xml:space="preserve"> driv</w:t>
      </w:r>
      <w:r w:rsidR="005D0E08">
        <w:rPr>
          <w:rFonts w:ascii="Times New Roman" w:eastAsia="Times New Roman" w:hAnsi="Times New Roman" w:cs="Times New Roman"/>
          <w:iCs/>
          <w:sz w:val="24"/>
          <w:szCs w:val="24"/>
        </w:rPr>
        <w:t>e</w:t>
      </w:r>
      <w:r w:rsidR="004B7A1D">
        <w:rPr>
          <w:rFonts w:ascii="Times New Roman" w:eastAsia="Times New Roman" w:hAnsi="Times New Roman" w:cs="Times New Roman"/>
          <w:iCs/>
          <w:sz w:val="24"/>
          <w:szCs w:val="24"/>
        </w:rPr>
        <w:t xml:space="preserve"> the dynamics of the invasion critically evaluated</w:t>
      </w:r>
      <w:r w:rsidR="00A0630D">
        <w:rPr>
          <w:rFonts w:ascii="Times New Roman" w:eastAsia="Times New Roman" w:hAnsi="Times New Roman" w:cs="Times New Roman"/>
          <w:iCs/>
          <w:sz w:val="24"/>
          <w:szCs w:val="24"/>
        </w:rPr>
        <w:t xml:space="preserve"> </w:t>
      </w:r>
      <w:r w:rsidR="00A0630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{"citationID":"zUEcbQoL","properties":{"formattedCitation":"(Strayer {\\i{}et al.} 2017; Tyler 2010)","plainCitation":"(Strayer et al. 2017; Tyler 2010)","dontUpdate":true,"noteIndex":0},"citationItems":[{"id":96,"uris":["http://zotero.org/users/9972654/items/NCR5V6NZ"],"itemData":{"id":96,"type":"article-journal","abstract":"Boom-bust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C."}],"issued":{"date-parts":[["2010",5]]}},"label":"page"}],"schema":"https://github.com/citation-style-language/schema/raw/master/csl-citation.json"} </w:instrText>
      </w:r>
      <w:r w:rsidR="00A0630D">
        <w:rPr>
          <w:rFonts w:ascii="Times New Roman" w:eastAsia="Times New Roman" w:hAnsi="Times New Roman" w:cs="Times New Roman"/>
          <w:iCs/>
          <w:sz w:val="24"/>
          <w:szCs w:val="24"/>
        </w:rPr>
        <w:fldChar w:fldCharType="separate"/>
      </w:r>
      <w:r w:rsidR="002C612C" w:rsidRPr="002C612C">
        <w:rPr>
          <w:rFonts w:ascii="Times New Roman" w:hAnsi="Times New Roman" w:cs="Times New Roman"/>
          <w:sz w:val="24"/>
        </w:rPr>
        <w:t xml:space="preserve">(Strayer </w:t>
      </w:r>
      <w:r w:rsidR="002C612C" w:rsidRPr="002C612C">
        <w:rPr>
          <w:rFonts w:ascii="Times New Roman" w:hAnsi="Times New Roman" w:cs="Times New Roman"/>
          <w:i/>
          <w:iCs/>
          <w:sz w:val="24"/>
        </w:rPr>
        <w:t>et al.</w:t>
      </w:r>
      <w:r w:rsidR="002C612C" w:rsidRPr="002C612C">
        <w:rPr>
          <w:rFonts w:ascii="Times New Roman" w:hAnsi="Times New Roman" w:cs="Times New Roman"/>
          <w:sz w:val="24"/>
        </w:rPr>
        <w:t xml:space="preserve"> 2017;</w:t>
      </w:r>
      <w:r w:rsidR="002C612C">
        <w:rPr>
          <w:rFonts w:ascii="Times New Roman" w:hAnsi="Times New Roman" w:cs="Times New Roman"/>
          <w:sz w:val="24"/>
        </w:rPr>
        <w:t xml:space="preserve"> but see</w:t>
      </w:r>
      <w:r w:rsidR="002C612C" w:rsidRPr="002C612C">
        <w:rPr>
          <w:rFonts w:ascii="Times New Roman" w:hAnsi="Times New Roman" w:cs="Times New Roman"/>
          <w:sz w:val="24"/>
        </w:rPr>
        <w:t xml:space="preserve"> Tyler 2010)</w:t>
      </w:r>
      <w:r w:rsidR="00A0630D">
        <w:rPr>
          <w:rFonts w:ascii="Times New Roman" w:eastAsia="Times New Roman" w:hAnsi="Times New Roman" w:cs="Times New Roman"/>
          <w:iCs/>
          <w:sz w:val="24"/>
          <w:szCs w:val="24"/>
        </w:rPr>
        <w:fldChar w:fldCharType="end"/>
      </w:r>
      <w:r w:rsidR="004B7A1D">
        <w:rPr>
          <w:rFonts w:ascii="Times New Roman" w:eastAsia="Times New Roman" w:hAnsi="Times New Roman" w:cs="Times New Roman"/>
          <w:iCs/>
          <w:sz w:val="24"/>
          <w:szCs w:val="24"/>
        </w:rPr>
        <w:t>.</w:t>
      </w:r>
      <w:r w:rsidR="00D171D9">
        <w:rPr>
          <w:rFonts w:ascii="Times New Roman" w:eastAsia="Times New Roman" w:hAnsi="Times New Roman" w:cs="Times New Roman"/>
          <w:iCs/>
          <w:sz w:val="24"/>
          <w:szCs w:val="24"/>
        </w:rPr>
        <w:t xml:space="preserve"> Here</w:t>
      </w:r>
      <w:commentRangeEnd w:id="306"/>
      <w:r w:rsidR="00237696">
        <w:rPr>
          <w:rStyle w:val="CommentReference"/>
        </w:rPr>
        <w:commentReference w:id="306"/>
      </w:r>
      <w:r w:rsidR="00D171D9">
        <w:rPr>
          <w:rFonts w:ascii="Times New Roman" w:eastAsia="Times New Roman" w:hAnsi="Times New Roman" w:cs="Times New Roman"/>
          <w:iCs/>
          <w:sz w:val="24"/>
          <w:szCs w:val="24"/>
        </w:rPr>
        <w:t xml:space="preserve">, </w:t>
      </w:r>
      <w:r w:rsidR="005E5120">
        <w:rPr>
          <w:rFonts w:ascii="Times New Roman" w:eastAsia="Times New Roman" w:hAnsi="Times New Roman" w:cs="Times New Roman"/>
          <w:iCs/>
          <w:sz w:val="24"/>
          <w:szCs w:val="24"/>
        </w:rPr>
        <w:t xml:space="preserve">for </w:t>
      </w:r>
      <w:r w:rsidR="00D171D9">
        <w:rPr>
          <w:rFonts w:ascii="Times New Roman" w:eastAsia="Times New Roman" w:hAnsi="Times New Roman" w:cs="Times New Roman"/>
          <w:iCs/>
          <w:sz w:val="24"/>
          <w:szCs w:val="24"/>
        </w:rPr>
        <w:t xml:space="preserve">all the papers that had time series that met the definition for boom-bust, we </w:t>
      </w:r>
      <w:r w:rsidR="005E5120">
        <w:rPr>
          <w:rFonts w:ascii="Times New Roman" w:eastAsia="Times New Roman" w:hAnsi="Times New Roman" w:cs="Times New Roman"/>
          <w:iCs/>
          <w:sz w:val="24"/>
          <w:szCs w:val="24"/>
        </w:rPr>
        <w:t>determine the mechanisms proposed to cause the population dynamics and</w:t>
      </w:r>
      <w:r w:rsidR="00D171D9">
        <w:rPr>
          <w:rFonts w:ascii="Times New Roman" w:eastAsia="Times New Roman" w:hAnsi="Times New Roman" w:cs="Times New Roman"/>
          <w:iCs/>
          <w:sz w:val="24"/>
          <w:szCs w:val="24"/>
        </w:rPr>
        <w:t xml:space="preserve"> the strength of </w:t>
      </w:r>
      <w:r w:rsidR="005E5120">
        <w:rPr>
          <w:rFonts w:ascii="Times New Roman" w:eastAsia="Times New Roman" w:hAnsi="Times New Roman" w:cs="Times New Roman"/>
          <w:iCs/>
          <w:sz w:val="24"/>
          <w:szCs w:val="24"/>
        </w:rPr>
        <w:t xml:space="preserve">evidence in support of the proposed mechanism (Table 1). </w:t>
      </w:r>
      <w:r w:rsidR="003B4BE4">
        <w:rPr>
          <w:rFonts w:ascii="Times New Roman" w:eastAsia="Times New Roman" w:hAnsi="Times New Roman" w:cs="Times New Roman"/>
          <w:iCs/>
          <w:sz w:val="24"/>
          <w:szCs w:val="24"/>
        </w:rPr>
        <w:t xml:space="preserve"> In a previous review, only a small fraction actually demonstrated </w:t>
      </w:r>
      <w:r w:rsidR="002C612C">
        <w:rPr>
          <w:rFonts w:ascii="Times New Roman" w:eastAsia="Times New Roman" w:hAnsi="Times New Roman" w:cs="Times New Roman"/>
          <w:iCs/>
          <w:sz w:val="24"/>
          <w:szCs w:val="24"/>
        </w:rPr>
        <w:t>a</w:t>
      </w:r>
      <w:r w:rsidR="003B4BE4">
        <w:rPr>
          <w:rFonts w:ascii="Times New Roman" w:eastAsia="Times New Roman" w:hAnsi="Times New Roman" w:cs="Times New Roman"/>
          <w:iCs/>
          <w:sz w:val="24"/>
          <w:szCs w:val="24"/>
        </w:rPr>
        <w:t xml:space="preserve"> cause of boom-bust </w:t>
      </w:r>
      <w:r w:rsidR="003B4BE4">
        <w:rPr>
          <w:rFonts w:ascii="Times New Roman" w:eastAsia="Times New Roman" w:hAnsi="Times New Roman" w:cs="Times New Roman"/>
          <w:iCs/>
          <w:sz w:val="24"/>
          <w:szCs w:val="24"/>
        </w:rPr>
        <w:fldChar w:fldCharType="begin"/>
      </w:r>
      <w:r w:rsidR="003B4BE4">
        <w:rPr>
          <w:rFonts w:ascii="Times New Roman" w:eastAsia="Times New Roman" w:hAnsi="Times New Roman" w:cs="Times New Roman"/>
          <w:iCs/>
          <w:sz w:val="24"/>
          <w:szCs w:val="24"/>
        </w:rPr>
        <w:instrText xml:space="preserve"> ADDIN ZOTERO_ITEM CSL_CITATION {"citationID":"D5TdhQRs","properties":{"formattedCitation":"(Strayer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3B4BE4">
        <w:rPr>
          <w:rFonts w:ascii="Times New Roman" w:eastAsia="Times New Roman" w:hAnsi="Times New Roman" w:cs="Times New Roman"/>
          <w:iCs/>
          <w:sz w:val="24"/>
          <w:szCs w:val="24"/>
        </w:rPr>
        <w:fldChar w:fldCharType="separate"/>
      </w:r>
      <w:r w:rsidR="003B4BE4" w:rsidRPr="003B4BE4">
        <w:rPr>
          <w:rFonts w:ascii="Times New Roman" w:hAnsi="Times New Roman" w:cs="Times New Roman"/>
          <w:sz w:val="24"/>
        </w:rPr>
        <w:t xml:space="preserve">(Strayer </w:t>
      </w:r>
      <w:r w:rsidR="003B4BE4" w:rsidRPr="003B4BE4">
        <w:rPr>
          <w:rFonts w:ascii="Times New Roman" w:hAnsi="Times New Roman" w:cs="Times New Roman"/>
          <w:i/>
          <w:iCs/>
          <w:sz w:val="24"/>
        </w:rPr>
        <w:t>et al.</w:t>
      </w:r>
      <w:r w:rsidR="003B4BE4" w:rsidRPr="003B4BE4">
        <w:rPr>
          <w:rFonts w:ascii="Times New Roman" w:hAnsi="Times New Roman" w:cs="Times New Roman"/>
          <w:sz w:val="24"/>
        </w:rPr>
        <w:t xml:space="preserve"> 2017)</w:t>
      </w:r>
      <w:r w:rsidR="003B4BE4">
        <w:rPr>
          <w:rFonts w:ascii="Times New Roman" w:eastAsia="Times New Roman" w:hAnsi="Times New Roman" w:cs="Times New Roman"/>
          <w:iCs/>
          <w:sz w:val="24"/>
          <w:szCs w:val="24"/>
        </w:rPr>
        <w:fldChar w:fldCharType="end"/>
      </w:r>
      <w:r w:rsidR="003C4D46">
        <w:rPr>
          <w:rFonts w:ascii="Times New Roman" w:eastAsia="Times New Roman" w:hAnsi="Times New Roman" w:cs="Times New Roman"/>
          <w:iCs/>
          <w:sz w:val="24"/>
          <w:szCs w:val="24"/>
        </w:rPr>
        <w:t>. Similarly, we found</w:t>
      </w:r>
      <w:r w:rsidR="00481730">
        <w:rPr>
          <w:rFonts w:ascii="Times New Roman" w:eastAsia="Times New Roman" w:hAnsi="Times New Roman" w:cs="Times New Roman"/>
          <w:iCs/>
          <w:sz w:val="24"/>
          <w:szCs w:val="24"/>
        </w:rPr>
        <w:t xml:space="preserve"> most studies provided evidence that we classified as poor or weak</w:t>
      </w:r>
      <w:r w:rsidR="00D04D16">
        <w:rPr>
          <w:rFonts w:ascii="Times New Roman" w:eastAsia="Times New Roman" w:hAnsi="Times New Roman" w:cs="Times New Roman"/>
          <w:iCs/>
          <w:sz w:val="24"/>
          <w:szCs w:val="24"/>
        </w:rPr>
        <w:t>. The mechanisms of r</w:t>
      </w:r>
      <w:r w:rsidR="008E6503">
        <w:rPr>
          <w:rFonts w:ascii="Times New Roman" w:eastAsia="Times New Roman" w:hAnsi="Times New Roman" w:cs="Times New Roman"/>
          <w:iCs/>
          <w:sz w:val="24"/>
          <w:szCs w:val="24"/>
        </w:rPr>
        <w:t>esource depletio</w:t>
      </w:r>
      <w:r w:rsidR="00D04D16">
        <w:rPr>
          <w:rFonts w:ascii="Times New Roman" w:eastAsia="Times New Roman" w:hAnsi="Times New Roman" w:cs="Times New Roman"/>
          <w:iCs/>
          <w:sz w:val="24"/>
          <w:szCs w:val="24"/>
        </w:rPr>
        <w:t xml:space="preserve">n, enemy release followed by enemy accumulation, and the invasive species unfavorably alters the ecosystem for future generations each had at least one study that had intermediate or strong evidence. </w:t>
      </w:r>
    </w:p>
    <w:p w14:paraId="2316EE75" w14:textId="7D8A5AD0" w:rsidR="00AD1AC2" w:rsidRPr="00605F58" w:rsidRDefault="00FB2243" w:rsidP="00AD1AC2">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Can a population increase</w:t>
      </w:r>
      <w:r w:rsidR="009301BD">
        <w:rPr>
          <w:rFonts w:ascii="Times New Roman" w:eastAsia="Times New Roman" w:hAnsi="Times New Roman" w:cs="Times New Roman"/>
          <w:i/>
          <w:sz w:val="24"/>
          <w:szCs w:val="24"/>
        </w:rPr>
        <w:t xml:space="preserve"> </w:t>
      </w:r>
      <w:r w:rsidR="00C96032">
        <w:rPr>
          <w:rFonts w:ascii="Times New Roman" w:eastAsia="Times New Roman" w:hAnsi="Times New Roman" w:cs="Times New Roman"/>
          <w:i/>
          <w:sz w:val="24"/>
          <w:szCs w:val="24"/>
        </w:rPr>
        <w:t xml:space="preserve">again </w:t>
      </w:r>
      <w:r w:rsidR="009301BD">
        <w:rPr>
          <w:rFonts w:ascii="Times New Roman" w:eastAsia="Times New Roman" w:hAnsi="Times New Roman" w:cs="Times New Roman"/>
          <w:i/>
          <w:sz w:val="24"/>
          <w:szCs w:val="24"/>
        </w:rPr>
        <w:t xml:space="preserve">after </w:t>
      </w:r>
      <w:r w:rsidR="00C96032">
        <w:rPr>
          <w:rFonts w:ascii="Times New Roman" w:eastAsia="Times New Roman" w:hAnsi="Times New Roman" w:cs="Times New Roman"/>
          <w:i/>
          <w:sz w:val="24"/>
          <w:szCs w:val="24"/>
        </w:rPr>
        <w:t>it</w:t>
      </w:r>
      <w:r w:rsidR="009301BD">
        <w:rPr>
          <w:rFonts w:ascii="Times New Roman" w:eastAsia="Times New Roman" w:hAnsi="Times New Roman" w:cs="Times New Roman"/>
          <w:i/>
          <w:sz w:val="24"/>
          <w:szCs w:val="24"/>
        </w:rPr>
        <w:t xml:space="preserve"> </w:t>
      </w:r>
      <w:r w:rsidR="00C96032">
        <w:rPr>
          <w:rFonts w:ascii="Times New Roman" w:eastAsia="Times New Roman" w:hAnsi="Times New Roman" w:cs="Times New Roman"/>
          <w:i/>
          <w:sz w:val="24"/>
          <w:szCs w:val="24"/>
        </w:rPr>
        <w:t>busts</w:t>
      </w:r>
      <w:r w:rsidR="009301BD">
        <w:rPr>
          <w:rFonts w:ascii="Times New Roman" w:eastAsia="Times New Roman" w:hAnsi="Times New Roman" w:cs="Times New Roman"/>
          <w:i/>
          <w:sz w:val="24"/>
          <w:szCs w:val="24"/>
        </w:rPr>
        <w:t>?</w:t>
      </w:r>
    </w:p>
    <w:p w14:paraId="0047891B" w14:textId="5F013337" w:rsidR="00AD1AC2" w:rsidRPr="00605F58" w:rsidRDefault="00AD1AC2" w:rsidP="00AD1AC2">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ab/>
      </w:r>
      <w:commentRangeStart w:id="307"/>
      <w:r w:rsidRPr="00605F58">
        <w:rPr>
          <w:rFonts w:ascii="Times New Roman" w:eastAsia="Times New Roman" w:hAnsi="Times New Roman" w:cs="Times New Roman"/>
          <w:sz w:val="24"/>
          <w:szCs w:val="24"/>
        </w:rPr>
        <w:t xml:space="preserve">Another important aspect to consider </w:t>
      </w:r>
      <w:r w:rsidR="00582361">
        <w:rPr>
          <w:rFonts w:ascii="Times New Roman" w:eastAsia="Times New Roman" w:hAnsi="Times New Roman" w:cs="Times New Roman"/>
          <w:sz w:val="24"/>
          <w:szCs w:val="24"/>
        </w:rPr>
        <w:t>in</w:t>
      </w:r>
      <w:r w:rsidRPr="00605F58">
        <w:rPr>
          <w:rFonts w:ascii="Times New Roman" w:eastAsia="Times New Roman" w:hAnsi="Times New Roman" w:cs="Times New Roman"/>
          <w:sz w:val="24"/>
          <w:szCs w:val="24"/>
        </w:rPr>
        <w:t xml:space="preserve"> boom-bust</w:t>
      </w:r>
      <w:r w:rsidR="00582361">
        <w:rPr>
          <w:rFonts w:ascii="Times New Roman" w:eastAsia="Times New Roman" w:hAnsi="Times New Roman" w:cs="Times New Roman"/>
          <w:sz w:val="24"/>
          <w:szCs w:val="24"/>
        </w:rPr>
        <w:t xml:space="preserve"> dynamics</w:t>
      </w:r>
      <w:r w:rsidRPr="00605F58">
        <w:rPr>
          <w:rFonts w:ascii="Times New Roman" w:eastAsia="Times New Roman" w:hAnsi="Times New Roman" w:cs="Times New Roman"/>
          <w:sz w:val="24"/>
          <w:szCs w:val="24"/>
        </w:rPr>
        <w:t xml:space="preserve"> is the potential for occurrences of repeated boom-busts.   Irruptive population dynamics were first identified in arid small mammal populations where populations can persist at low abundance for many years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{"citationID":"c7TCWXNB","properties":{"formattedCitation":"(Andreassen {\\i{}et al.} 2021; Pavey {\\i{}et al.} 2017)","plainCitation":"(Andreassen et al. 2021; Pavey et al. 2017)","noteIndex":0},"citationItems":[{"id":94,"uris":["http://zotero.org/users/9972654/items/PIV2PA9R"],"itemData":{"id":94,"type":"article-journal","abstract":"Most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Broecke","given":"Bram"},{"family":"Ylönen","given":"Hannu"}],"issued":{"date-parts":[["2021",3]]}}},{"id":71,"uris":["http://zotero.org/users/9972654/items/8N8G3A3V"],"itemData":{"id":71,"type":"article-journal","abstract":"Irruptive population dynamics are characteristic of a wide range of fauna in the world’s arid (dryland) regions. Recent evidence indicates that regional persistence of irruptive species, particularly small mammals, during the extensive dry periods of unpredictable length that occur between resource pulses in drylands occurs as a result of the presence of refuge habitats or refuge patches into which populations contract during dry (bust) periods. These small dry-period populations act as a source of animals when recolonisation of the surrounding habitat occurs during and after subsequent resource pulses (booms). The refuges used by irruptive dryland fauna differ in temporal and spatial scale from the refugia to which species contract in response to changing climate. Refuges of dryland fauna operate over timescales of months and years, whereas refugia operate on timescales of millennia over which evolutionary divergence may occur. Protection and management of refuge patches and refuge habitats should be a priority for the conservation of dryland-dwelling fauna. This urgency is driven by recognition that disturbance to refuges can lead to the extinction of local populations and, if disturbance is widespread, entire species. Despite the apparent signiﬁcance of dryland refuges for conservation management, these sites remain poorly understood ecologically. Here, we synthesise available information on the refuges of dryland-dwelling fauna, using Australian mammals as a case study to provide focus, and document a research agenda for increasing this knowledge base. We develop a typology of refuges that recognises two main types of refuge: ﬁxed and shifting. We outline a suite of models of ﬁxed refuges on the basis of stability in occupancy between and within successive bust phases of population cycles. To illustrate the breadth of refuge types we provide case studies of refuge use in three species of dryland mammal: plains mouse (Pseudomys australis), central rock-rat (Zyzomys pedunculatus), and spinifex hopping-mouse (Notomys alexis). We suggest that future research should focus on understanding the species-speciﬁc nature of refuge use and the spatial ecology of refuges with a focus on connectivity and potential metapopulation dynamics. Assessing refuge quality and understanding the threats to high-quality refuge patches and habitat should also be a priority. To facilitate this understanding we develop a three-step methodology for determining species-speciﬁc refuge location and habitat attributes. This review is necessarily focussed on dryland mammals in continental Australia where most refuge-based research has been undertaken. The applicability of the refuge concept and the importance of refuges for dryland fauna conservation elsewhere in the world should be investigated. We predict that refuge-using mammals will be widespread particularly among dryland areas with unpredictable rainfall patterns.","container-title":"Biological Reviews","DOI":"10.1111/brv.12247","ISSN":"14647931","issue":"2","journalAbbreviation":"Biol Rev","language":"en","page":"647-664","source":"DOI.org (Crossref)","title":"The role of refuges in the persistence of Australian dryland mammals: Mammal refuges in drylands","title-short":"The role of refuges in the persistence of Australian dryland mammals","volume":"92","author":[{"family":"Pavey","given":"Chris R."},{"family":"Addison","given":"Jane"},{"family":"Brandle","given":"Rob"},{"family":"Dickman","given":"Chris R."},{"family":"McDonald","given":"Peter J."},{"family":"Moseby","given":"Katherine E."},{"family":"Young","given":"Lauren I."}],"issued":{"date-parts":[["2017",5]]}}}],"schema":"https://github.com/citation-style-language/schema/raw/master/csl-citation.json"}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 xml:space="preserve">(Andreassen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2021; Pavey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2017)</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Then, in response to stochastic events of high abnormal rainfall, these small mammal populations irrupt to states of high abundances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{"citationID":"myuweNwM","properties":{"formattedCitation":"(Letnic &amp; Dickman 2006)","plainCitation":"(Letnic &amp; Dickman 2006)","noteIndex":0},"citationItems":[{"id":220,"uris":["http://zotero.org/users/9972654/items/YSIE7HJG"],"itemData":{"id":220,"type":"article-journal","abstract":"We collated an environmental history for a 8580 km2 study area in the Simpson Desert, Australia. Quantitative and qualitative data on climate, land-use, ﬁre history and ecosystem dynamics were used to construct a chronology of processes threatening terrestrial mammal species. Over the last 150 years there has been the transition in land tenure from a hunter–gatherer economy to pastoralism, the loss of 11 mammal species, the cessation of small scale burning by Aboriginal people and the introduction of the fox and cat. Annual rainfall was highly variable and was inﬂuenced by the phase of the El Nin˜ o Southern Oscillation (ENSO). Irruptions of rodents, marked increases in the populations of native and introduced predators and extensive wildﬁres were associated with the La Nin˜ a phase of ENSO and occurred when rain-year (July–June) rainfall approached or exceeded the 90th percentile of the historical rainfall distribution. Large rainfall events in arid Australia have been viewed traditionally as the ‘boom’ times that beneﬁt wildlife and pastoral production. However, because of hyper-predation and the risk of wildﬁre, we show that the years including and immediately following ﬂooding rains should be identiﬁed as critical, or ‘bust’ periods for wildlife and conservation management. ENSO related climatic forecasts appear to be useful cues which can be incorporated into ﬁre and predator management strategies in arid Australia. Studies such as this, which utilise a broad range of data types across extensive areas, can identify the timing and potential of threatening process not possible using contemporary studies alone.","container-title":"Biodiversity &amp; Conservation","DOI":"10.1007/s10531-005-0601-2","ISSN":"0960-3115, 1572-9710","issue":"12","journalAbbreviation":"Biodivers Conserv","language":"en","page":"3847-3880","source":"DOI.org (Crossref)","title":"Boom means bust: interactions between the El Niño/Southern Oscillation (ENSO), rainfall and the processes threatening mammal species in arid Australia","title-short":"Boom means bust","volume":"15","author":[{"family":"Letnic","given":"Mike"},{"family":"Dickman","given":"Christopher R."}],"issued":{"date-parts":[["2006",11]]}}}],"schema":"https://github.com/citation-style-language/schema/raw/master/csl-citation.json"}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(Letnic &amp; Dickman 2006)</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In reference to persistence (or sustained) low abundances and the rapid growth and declines exhibited in these dynamics </w:t>
      </w:r>
      <w:r w:rsidR="00D84664">
        <w:rPr>
          <w:rFonts w:ascii="Times New Roman" w:eastAsia="Times New Roman" w:hAnsi="Times New Roman" w:cs="Times New Roman"/>
          <w:sz w:val="24"/>
          <w:szCs w:val="24"/>
        </w:rPr>
        <w:fldChar w:fldCharType="begin"/>
      </w:r>
      <w:r w:rsidR="00D84664">
        <w:rPr>
          <w:rFonts w:ascii="Times New Roman" w:eastAsia="Times New Roman" w:hAnsi="Times New Roman" w:cs="Times New Roman"/>
          <w:sz w:val="24"/>
          <w:szCs w:val="24"/>
        </w:rPr>
        <w:instrText xml:space="preserve"> ADDIN ZOTERO_ITEM CSL_CITATION {"citationID":"mOI3mlTb","properties":{"formattedCitation":"(Andreassen {\\i{}et al.} 2021)","plainCitation":"(Andreassen et al. 2021)","noteIndex":0},"citationItems":[{"id":94,"uris":["http://zotero.org/users/9972654/items/PIV2PA9R"],"itemData":{"id":94,"type":"article-journal","abstract":"Most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Broecke","given":"Bram"},{"family":"Ylönen","given":"Hannu"}],"issued":{"date-parts":[["2021",3]]}}}],"schema":"https://github.com/citation-style-language/schema/raw/master/csl-citation.json"} </w:instrText>
      </w:r>
      <w:r w:rsidR="00D84664">
        <w:rPr>
          <w:rFonts w:ascii="Times New Roman" w:eastAsia="Times New Roman" w:hAnsi="Times New Roman" w:cs="Times New Roman"/>
          <w:sz w:val="24"/>
          <w:szCs w:val="24"/>
        </w:rPr>
        <w:fldChar w:fldCharType="separate"/>
      </w:r>
      <w:r w:rsidR="00D84664" w:rsidRPr="00D84664">
        <w:rPr>
          <w:rFonts w:ascii="Times New Roman" w:hAnsi="Times New Roman" w:cs="Times New Roman"/>
          <w:sz w:val="24"/>
        </w:rPr>
        <w:t xml:space="preserve">(Andreassen </w:t>
      </w:r>
      <w:r w:rsidR="00D84664" w:rsidRPr="00D84664">
        <w:rPr>
          <w:rFonts w:ascii="Times New Roman" w:hAnsi="Times New Roman" w:cs="Times New Roman"/>
          <w:i/>
          <w:iCs/>
          <w:sz w:val="24"/>
        </w:rPr>
        <w:t>et al.</w:t>
      </w:r>
      <w:r w:rsidR="00D84664" w:rsidRPr="00D84664">
        <w:rPr>
          <w:rFonts w:ascii="Times New Roman" w:hAnsi="Times New Roman" w:cs="Times New Roman"/>
          <w:sz w:val="24"/>
        </w:rPr>
        <w:t xml:space="preserve"> 2021)</w:t>
      </w:r>
      <w:r w:rsidR="00D8466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which are </w:t>
      </w:r>
      <w:r w:rsidR="0043438E">
        <w:rPr>
          <w:rFonts w:ascii="Times New Roman" w:eastAsia="Times New Roman" w:hAnsi="Times New Roman" w:cs="Times New Roman"/>
          <w:sz w:val="24"/>
          <w:szCs w:val="24"/>
        </w:rPr>
        <w:t>incor</w:t>
      </w:r>
      <w:commentRangeEnd w:id="307"/>
      <w:r w:rsidR="00237696">
        <w:rPr>
          <w:rStyle w:val="CommentReference"/>
        </w:rPr>
        <w:commentReference w:id="307"/>
      </w:r>
      <w:r w:rsidR="0043438E">
        <w:rPr>
          <w:rFonts w:ascii="Times New Roman" w:eastAsia="Times New Roman" w:hAnsi="Times New Roman" w:cs="Times New Roman"/>
          <w:sz w:val="24"/>
          <w:szCs w:val="24"/>
        </w:rPr>
        <w:t>porated</w:t>
      </w:r>
      <w:r w:rsidR="00D84664">
        <w:rPr>
          <w:rFonts w:ascii="Times New Roman" w:eastAsia="Times New Roman" w:hAnsi="Times New Roman" w:cs="Times New Roman"/>
          <w:sz w:val="24"/>
          <w:szCs w:val="24"/>
        </w:rPr>
        <w:t xml:space="preserve"> in our definition</w:t>
      </w:r>
      <w:r w:rsidRPr="00605F58">
        <w:rPr>
          <w:rFonts w:ascii="Times New Roman" w:eastAsia="Times New Roman" w:hAnsi="Times New Roman" w:cs="Times New Roman"/>
          <w:sz w:val="24"/>
          <w:szCs w:val="24"/>
        </w:rPr>
        <w:t xml:space="preserve">, </w:t>
      </w:r>
      <w:r w:rsidR="00D84664">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choose to use “irruptive population dynamics” as the term to describe repeated boom-bust cycles in invasions. Furthermore, non-native common house mice (</w:t>
      </w:r>
      <w:r w:rsidRPr="00605F58">
        <w:rPr>
          <w:rFonts w:ascii="Times New Roman" w:eastAsia="Times New Roman" w:hAnsi="Times New Roman" w:cs="Times New Roman"/>
          <w:i/>
          <w:sz w:val="24"/>
          <w:szCs w:val="24"/>
        </w:rPr>
        <w:t>Mus musculus</w:t>
      </w:r>
      <w:r w:rsidRPr="00605F58">
        <w:rPr>
          <w:rFonts w:ascii="Times New Roman" w:eastAsia="Times New Roman" w:hAnsi="Times New Roman" w:cs="Times New Roman"/>
          <w:sz w:val="24"/>
          <w:szCs w:val="24"/>
        </w:rPr>
        <w:t xml:space="preserve">) have also been documented to exhibit irruptive population dynamics in these same regions </w:t>
      </w:r>
      <w:r w:rsidR="006B1939">
        <w:rPr>
          <w:rFonts w:ascii="Times New Roman" w:eastAsia="Times New Roman" w:hAnsi="Times New Roman" w:cs="Times New Roman"/>
          <w:sz w:val="24"/>
          <w:szCs w:val="24"/>
        </w:rPr>
        <w:fldChar w:fldCharType="begin"/>
      </w:r>
      <w:r w:rsidR="006B1939">
        <w:rPr>
          <w:rFonts w:ascii="Times New Roman" w:eastAsia="Times New Roman" w:hAnsi="Times New Roman" w:cs="Times New Roman"/>
          <w:sz w:val="24"/>
          <w:szCs w:val="24"/>
        </w:rPr>
        <w:instrText xml:space="preserve"> ADDIN ZOTERO_ITEM CSL_CITATION {"citationID":"t0Oscmka","properties":{"formattedCitation":"(Bennison {\\i{}et al.} 2018; Breed {\\i{}et al.} 2017)","plainCitation":"(Bennison et al. 2018; Breed et al. 2017)","noteIndex":0},"citationItems":[{"id":254,"uris":["http://zotero.org/users/9972654/items/7JGL37RI"],"itemData":{"id":254,"type":"article-journal","container-title":"Journal of Mammalogy","DOI":"10.1093/jmammal/gyy105","ISSN":"0022-2372, 1545-1542","issue":"5","language":"en","page":"1137-1148","source":"DOI.org (Crossref)","title":"Synchronous boom–bust cycles in central Australian rodents and marsupials in response to rainfall and fire","volume":"99","author":[{"family":"Bennison","given":"Kerrie"},{"family":"Godfree","given":"Robert"},{"family":"Dickman","given":"Christopher R"}],"issued":{"date-parts":[["2018",10,10]]}}},{"id":250,"uris":["http://zotero.org/users/9972654/items/BVYSAGYS"],"itemData":{"id":250,"type":"article-journal","abstract":"Context. Boom and bust population cycles are characteristic of many arid-zone rodents, but it is unknown to what extent these dynamics might be inﬂuenced by the presence of invasive rodents, such as the house mouse (Mus musculus) in Australia.","container-title":"Wildlife Research","DOI":"10.1071/WR16152","ISSN":"1035-3712","issue":"1","journalAbbreviation":"Wildl. Res.","language":"en","page":"22","source":"DOI.org (Crossref)","title":"Changes in abundance and reproductive activity of small arid-zone murid rodents on an active cattle station in central Australia","volume":"44","author":[{"family":"Breed","given":"W. G."},{"family":"Leigh","given":"C. M."},{"family":"Breed","given":"M. F."}],"issued":{"date-parts":[["2017"]]}}}],"schema":"https://github.com/citation-style-language/schema/raw/master/csl-citation.json"} </w:instrText>
      </w:r>
      <w:r w:rsidR="006B1939">
        <w:rPr>
          <w:rFonts w:ascii="Times New Roman" w:eastAsia="Times New Roman" w:hAnsi="Times New Roman" w:cs="Times New Roman"/>
          <w:sz w:val="24"/>
          <w:szCs w:val="24"/>
        </w:rPr>
        <w:fldChar w:fldCharType="separate"/>
      </w:r>
      <w:r w:rsidR="006B1939" w:rsidRPr="006B1939">
        <w:rPr>
          <w:rFonts w:ascii="Times New Roman" w:hAnsi="Times New Roman" w:cs="Times New Roman"/>
          <w:sz w:val="24"/>
        </w:rPr>
        <w:t xml:space="preserve">(Bennison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2018; Breed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2017)</w:t>
      </w:r>
      <w:r w:rsidR="006B1939">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0F0B5E">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In contrast to irruptive population dynamics, </w:t>
      </w:r>
      <w:r w:rsidR="006B1939">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do not classify cyclic population dynamics in invasive species as repeated boom-bust cycles. Cyclic population dynamics undergo regular fluctuations of population size</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{"citationID":"jvKv91x6","properties":{"formattedCitation":"(Myers 2018)","plainCitation":"(Myers 2018)","noteIndex":0},"citationItems":[{"id":87,"uris":["http://zotero.org/users/9972654/items/UCSMJSVS"],"itemData":{"id":87,"type":"article-journal","abstract":"Population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(Myers 2018)</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Although the rate of population </w:t>
      </w:r>
      <w:r w:rsidR="006814E5">
        <w:rPr>
          <w:rFonts w:ascii="Times New Roman" w:eastAsia="Times New Roman" w:hAnsi="Times New Roman" w:cs="Times New Roman"/>
          <w:sz w:val="24"/>
          <w:szCs w:val="24"/>
        </w:rPr>
        <w:t>change</w:t>
      </w:r>
      <w:r w:rsidRPr="00605F58">
        <w:rPr>
          <w:rFonts w:ascii="Times New Roman" w:eastAsia="Times New Roman" w:hAnsi="Times New Roman" w:cs="Times New Roman"/>
          <w:sz w:val="24"/>
          <w:szCs w:val="24"/>
        </w:rPr>
        <w:t xml:space="preserve"> during the fluctuations in abundance might meet the criteria for boom-bust cycles, declines during fluctuations rarely are sustained.  Fluctuations akin to cyclic dynamics have been reported in non-native populations during invasions</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{"citationID":"J4QJtsxh","properties":{"formattedCitation":"(Dexter {\\i{}et al.} 2015; Kaeuffer {\\i{}et al.} 2009; Lester {\\i{}et al.} 2017; Moncayo-Estrada {\\i{}et al.} 2012; Strayer &amp; Malcom 2006)","plainCitation":"(Dexter et al. 2015; Kaeuffer et al. 2009; Lester et al. 2017; Moncayo-Estrada et al. 2012;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R."}],"editor":[{"family":"Sanders","given":"Nate"}],"issued":{"date-parts":[["2017",3]]}}},{"id":218,"uris":["http://zotero.org/users/9972654/items/RQNVCFIM"],"itemData":{"id":218,"type":"article-journal","abstract":"Moncayo-Estrada R, Lyons J, Escalera-Gallardo C, and Lind OT. 2012. Long-term change in the biotic integrity of a shallow tropical lake: A decadal analysis of the Lake Chapala ﬁsh community. Lake Reserv Manage. 28:92–104.","container-title":"Lake and Reservoir Management","DOI":"10.1080/07438141.2012.661029","ISSN":"1040-2381, 2151-5530","issue":"1","journalAbbreviation":"Lake and Reservoir Management","language":"en","page":"92-104","source":"DOI.org (Crossref)","title":"Long-term change in the biotic integrity of a shallow tropical lake: A decadal analysis of the Lake Chapala fish community","title-short":"Long-term change in the biotic integrity of a shallow tropical lake","volume":"28","author":[{"family":"Moncayo-Estrada","given":"Rodrigo"},{"family":"Lyons","given":"John"},{"family":"Escalera-Gallardo","given":"Carlos"},{"family":"Lind","given":"Owen T."}],"issued":{"date-parts":[["2012",3]]}}},{"id":208,"uris":["http://zotero.org/users/9972654/items/36QJLQ6V"],"itemData":{"id":208,"type":"article-journal","container-title":"Freshwater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 xml:space="preserve">(Dexter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2015; Kaeuffer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2009; Lester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2017; Moncayo-Estrada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2012; Strayer &amp; Malcom 2006)</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Although rare, it may be possible that boom-bust</w:t>
      </w:r>
      <w:r w:rsidR="002D6E1E">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repeat at regular intervals rather than stochastically like population irruptions.  In this case, </w:t>
      </w:r>
      <w:r w:rsidR="00AD5BA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would name these “cyclic irruptions” in reference to the sustained nature of the population declines between cycles.  </w:t>
      </w:r>
    </w:p>
    <w:p w14:paraId="7279E9A9" w14:textId="77777777" w:rsidR="00FE56CF" w:rsidRPr="00E2609D" w:rsidRDefault="005064CC" w:rsidP="00605F58">
      <w:pPr>
        <w:spacing w:line="480" w:lineRule="auto"/>
        <w:rPr>
          <w:rFonts w:ascii="Times New Roman" w:eastAsia="Times New Roman" w:hAnsi="Times New Roman" w:cs="Times New Roman"/>
          <w:bCs/>
          <w:i/>
          <w:iCs/>
          <w:sz w:val="24"/>
          <w:szCs w:val="24"/>
        </w:rPr>
      </w:pPr>
      <w:r w:rsidRPr="00E2609D">
        <w:rPr>
          <w:rFonts w:ascii="Times New Roman" w:eastAsia="Times New Roman" w:hAnsi="Times New Roman" w:cs="Times New Roman"/>
          <w:bCs/>
          <w:i/>
          <w:iCs/>
          <w:sz w:val="24"/>
          <w:szCs w:val="24"/>
        </w:rPr>
        <w:t>Conclusions</w:t>
      </w:r>
    </w:p>
    <w:p w14:paraId="7279E9AA" w14:textId="4507C583" w:rsidR="00FE56CF" w:rsidRDefault="005064CC" w:rsidP="00605F58">
      <w:pPr>
        <w:spacing w:line="480" w:lineRule="auto"/>
        <w:rPr>
          <w:rFonts w:ascii="Times New Roman" w:eastAsia="Gungsuh" w:hAnsi="Times New Roman" w:cs="Times New Roman"/>
          <w:sz w:val="24"/>
          <w:szCs w:val="24"/>
        </w:rPr>
      </w:pPr>
      <w:r w:rsidRPr="00605F58">
        <w:rPr>
          <w:rFonts w:ascii="Times New Roman" w:eastAsia="Times New Roman" w:hAnsi="Times New Roman" w:cs="Times New Roman"/>
          <w:sz w:val="24"/>
          <w:szCs w:val="24"/>
        </w:rPr>
        <w:tab/>
        <w:t xml:space="preserve">Overall, </w:t>
      </w:r>
      <w:r w:rsidR="0057264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quantitatively define boom-bust cycles in invasions as a sequence of three phases 1) lag/growth phase, 2)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phase, and 3)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(Fig</w:t>
      </w:r>
      <w:r w:rsidR="00572647">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1) where the </w:t>
      </w:r>
      <w:r w:rsidRPr="00605F58">
        <w:rPr>
          <w:rFonts w:ascii="Times New Roman" w:eastAsia="Times New Roman" w:hAnsi="Times New Roman" w:cs="Times New Roman"/>
          <w:sz w:val="24"/>
          <w:szCs w:val="24"/>
        </w:rPr>
        <w:lastRenderedPageBreak/>
        <w:t>transition between the growth and boom phase must be rapid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7D653D">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xml:space="preserve">), and the transition from the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to the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must be rapid (0 &lt;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572647">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severe (≥ 90%), and sustained (≥3 years; Fig</w:t>
      </w:r>
      <w:r w:rsidR="00572647">
        <w:rPr>
          <w:rFonts w:ascii="Times New Roman" w:eastAsia="Gungsuh" w:hAnsi="Times New Roman" w:cs="Times New Roman"/>
          <w:sz w:val="24"/>
          <w:szCs w:val="24"/>
        </w:rPr>
        <w:t>.</w:t>
      </w:r>
      <w:r w:rsidRPr="00605F58">
        <w:rPr>
          <w:rFonts w:ascii="Times New Roman" w:eastAsia="Gungsuh" w:hAnsi="Times New Roman" w:cs="Times New Roman"/>
          <w:sz w:val="24"/>
          <w:szCs w:val="24"/>
        </w:rPr>
        <w:t xml:space="preserve"> 1).</w:t>
      </w:r>
      <w:r w:rsidR="006E079A">
        <w:rPr>
          <w:rFonts w:ascii="Times New Roman" w:eastAsia="Gungsuh" w:hAnsi="Times New Roman" w:cs="Times New Roman"/>
          <w:sz w:val="24"/>
          <w:szCs w:val="24"/>
        </w:rPr>
        <w:t xml:space="preserve">We compiled and classified time series </w:t>
      </w:r>
      <w:r w:rsidR="00AD2ACE">
        <w:rPr>
          <w:rFonts w:ascii="Times New Roman" w:eastAsia="Gungsuh" w:hAnsi="Times New Roman" w:cs="Times New Roman"/>
          <w:sz w:val="24"/>
          <w:szCs w:val="24"/>
        </w:rPr>
        <w:t>using our definition (Fig. 2), and w</w:t>
      </w:r>
      <w:r w:rsidR="00AB110D">
        <w:rPr>
          <w:rFonts w:ascii="Times New Roman" w:eastAsia="Gungsuh" w:hAnsi="Times New Roman" w:cs="Times New Roman"/>
          <w:sz w:val="24"/>
          <w:szCs w:val="24"/>
        </w:rPr>
        <w:t>e found that evidence for boom-bust occurs across a relatively diverse set of taxa and geogra</w:t>
      </w:r>
      <w:r w:rsidR="006E079A">
        <w:rPr>
          <w:rFonts w:ascii="Times New Roman" w:eastAsia="Gungsuh" w:hAnsi="Times New Roman" w:cs="Times New Roman"/>
          <w:sz w:val="24"/>
          <w:szCs w:val="24"/>
        </w:rPr>
        <w:t>phic locations (Fig. 3).</w:t>
      </w:r>
      <w:r w:rsidR="001C5197">
        <w:rPr>
          <w:rFonts w:ascii="Times New Roman" w:eastAsia="Gungsuh" w:hAnsi="Times New Roman" w:cs="Times New Roman"/>
          <w:sz w:val="24"/>
          <w:szCs w:val="24"/>
        </w:rPr>
        <w:t xml:space="preserve">  Our standardized definition should </w:t>
      </w:r>
      <w:r w:rsidR="001C6FB9">
        <w:rPr>
          <w:rFonts w:ascii="Times New Roman" w:eastAsia="Gungsuh" w:hAnsi="Times New Roman" w:cs="Times New Roman"/>
          <w:sz w:val="24"/>
          <w:szCs w:val="24"/>
        </w:rPr>
        <w:t xml:space="preserve">further clarify what constitutes boom-busts in invasions and facilitate communication. Our definitions effectively </w:t>
      </w:r>
      <w:r w:rsidR="00EA331D">
        <w:rPr>
          <w:rFonts w:ascii="Times New Roman" w:eastAsia="Gungsuh" w:hAnsi="Times New Roman" w:cs="Times New Roman"/>
          <w:sz w:val="24"/>
          <w:szCs w:val="24"/>
        </w:rPr>
        <w:t>narrow</w:t>
      </w:r>
      <w:r w:rsidR="001C6FB9">
        <w:rPr>
          <w:rFonts w:ascii="Times New Roman" w:eastAsia="Gungsuh" w:hAnsi="Times New Roman" w:cs="Times New Roman"/>
          <w:sz w:val="24"/>
          <w:szCs w:val="24"/>
        </w:rPr>
        <w:t xml:space="preserve"> the dynamics clarified as boom-bust</w:t>
      </w:r>
      <w:r w:rsidR="00EA331D">
        <w:rPr>
          <w:rFonts w:ascii="Times New Roman" w:eastAsia="Gungsuh" w:hAnsi="Times New Roman" w:cs="Times New Roman"/>
          <w:sz w:val="24"/>
          <w:szCs w:val="24"/>
        </w:rPr>
        <w:t xml:space="preserve">. This work is an important </w:t>
      </w:r>
      <w:r w:rsidR="001C6FB9">
        <w:rPr>
          <w:rFonts w:ascii="Times New Roman" w:eastAsia="Gungsuh" w:hAnsi="Times New Roman" w:cs="Times New Roman"/>
          <w:sz w:val="24"/>
          <w:szCs w:val="24"/>
        </w:rPr>
        <w:t>precursor to developing predictive frameworks for when boom-busts occur and</w:t>
      </w:r>
      <w:r w:rsidR="00EA331D">
        <w:rPr>
          <w:rFonts w:ascii="Times New Roman" w:eastAsia="Gungsuh" w:hAnsi="Times New Roman" w:cs="Times New Roman"/>
          <w:sz w:val="24"/>
          <w:szCs w:val="24"/>
        </w:rPr>
        <w:t xml:space="preserve"> for when</w:t>
      </w:r>
      <w:r w:rsidR="001C6FB9">
        <w:rPr>
          <w:rFonts w:ascii="Times New Roman" w:eastAsia="Gungsuh" w:hAnsi="Times New Roman" w:cs="Times New Roman"/>
          <w:sz w:val="24"/>
          <w:szCs w:val="24"/>
        </w:rPr>
        <w:t xml:space="preserve"> the “do nothing policy” may be viable.</w:t>
      </w:r>
    </w:p>
    <w:p w14:paraId="19C2B478" w14:textId="381B1FFF" w:rsidR="00E2609D" w:rsidRDefault="00E2609D" w:rsidP="00605F58">
      <w:pPr>
        <w:spacing w:line="480" w:lineRule="auto"/>
        <w:rPr>
          <w:rFonts w:ascii="Times New Roman" w:eastAsia="Gungsuh" w:hAnsi="Times New Roman" w:cs="Times New Roman"/>
          <w:b/>
          <w:bCs/>
          <w:sz w:val="24"/>
          <w:szCs w:val="24"/>
        </w:rPr>
      </w:pPr>
      <w:r w:rsidRPr="00E2609D">
        <w:rPr>
          <w:rFonts w:ascii="Times New Roman" w:eastAsia="Gungsuh" w:hAnsi="Times New Roman" w:cs="Times New Roman"/>
          <w:b/>
          <w:bCs/>
          <w:sz w:val="24"/>
          <w:szCs w:val="24"/>
        </w:rPr>
        <w:t>Acknowledgements</w:t>
      </w:r>
    </w:p>
    <w:p w14:paraId="5B9E09D0" w14:textId="5C3D9CBB" w:rsidR="007408D3" w:rsidRPr="007408D3" w:rsidRDefault="001C19F9"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 De</w:t>
      </w:r>
      <w:r w:rsidR="008F7D99">
        <w:rPr>
          <w:rFonts w:ascii="Times New Roman" w:eastAsia="Times New Roman" w:hAnsi="Times New Roman" w:cs="Times New Roman"/>
          <w:sz w:val="24"/>
          <w:szCs w:val="24"/>
        </w:rPr>
        <w:t xml:space="preserve">Gennaro’s </w:t>
      </w:r>
      <w:r w:rsidR="00D409A3">
        <w:rPr>
          <w:rFonts w:ascii="Times New Roman" w:eastAsia="Times New Roman" w:hAnsi="Times New Roman" w:cs="Times New Roman"/>
          <w:sz w:val="24"/>
          <w:szCs w:val="24"/>
        </w:rPr>
        <w:t xml:space="preserve">Introduction to Biological Research at Florida International University was instrumental in initiating the ideas for this paper. </w:t>
      </w:r>
      <w:r w:rsidR="00263728">
        <w:rPr>
          <w:rFonts w:ascii="Times New Roman" w:eastAsia="Times New Roman" w:hAnsi="Times New Roman" w:cs="Times New Roman"/>
          <w:sz w:val="24"/>
          <w:szCs w:val="24"/>
        </w:rPr>
        <w:t>Th</w:t>
      </w:r>
      <w:r w:rsidR="003F3BC1">
        <w:rPr>
          <w:rFonts w:ascii="Times New Roman" w:eastAsia="Times New Roman" w:hAnsi="Times New Roman" w:cs="Times New Roman"/>
          <w:sz w:val="24"/>
          <w:szCs w:val="24"/>
        </w:rPr>
        <w:t xml:space="preserve">e aquatic ecology lab in Florida International University provided invaluable support as well as thoughtful comments that improved this work. </w:t>
      </w:r>
      <w:r w:rsidR="001977FB">
        <w:rPr>
          <w:rFonts w:ascii="Times New Roman" w:eastAsia="Times New Roman" w:hAnsi="Times New Roman" w:cs="Times New Roman"/>
          <w:sz w:val="24"/>
          <w:szCs w:val="24"/>
        </w:rPr>
        <w:t>This paper is contribution #### of the Institute of the Environment at Florida International University.</w:t>
      </w:r>
    </w:p>
    <w:p w14:paraId="7279E9AB" w14:textId="6F18B926" w:rsidR="00FE56CF" w:rsidRDefault="002B5A50" w:rsidP="007408D3">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References</w:t>
      </w:r>
    </w:p>
    <w:p w14:paraId="78CC3F69" w14:textId="77777777" w:rsidR="008150F7" w:rsidRPr="008150F7" w:rsidRDefault="00340C59" w:rsidP="008150F7">
      <w:pPr>
        <w:pStyle w:val="Bibliography"/>
        <w:rPr>
          <w:rFonts w:ascii="Times New Roman" w:hAnsi="Times New Roman" w:cs="Times New Roman"/>
          <w:sz w:val="24"/>
        </w:rPr>
      </w:pPr>
      <w:r>
        <w:rPr>
          <w:rFonts w:eastAsia="Times New Roman"/>
          <w:b/>
          <w:sz w:val="24"/>
          <w:szCs w:val="24"/>
        </w:rPr>
        <w:fldChar w:fldCharType="begin"/>
      </w:r>
      <w:r>
        <w:rPr>
          <w:rFonts w:eastAsia="Times New Roman"/>
          <w:b/>
          <w:sz w:val="24"/>
          <w:szCs w:val="24"/>
        </w:rPr>
        <w:instrText xml:space="preserve"> ADDIN ZOTERO_BIBL {"uncited":[],"omitted":[],"custom":[]} CSL_BIBLIOGRAPHY </w:instrText>
      </w:r>
      <w:r>
        <w:rPr>
          <w:rFonts w:eastAsia="Times New Roman"/>
          <w:b/>
          <w:sz w:val="24"/>
          <w:szCs w:val="24"/>
        </w:rPr>
        <w:fldChar w:fldCharType="separate"/>
      </w:r>
      <w:r w:rsidR="008150F7" w:rsidRPr="008150F7">
        <w:rPr>
          <w:rFonts w:ascii="Times New Roman" w:hAnsi="Times New Roman" w:cs="Times New Roman"/>
          <w:sz w:val="24"/>
        </w:rPr>
        <w:t xml:space="preserve">Aagaard, K. &amp; Lockwood, J.L. (2016). Severe and rapid population declines in exotic birds. </w:t>
      </w:r>
      <w:r w:rsidR="008150F7" w:rsidRPr="008150F7">
        <w:rPr>
          <w:rFonts w:ascii="Times New Roman" w:hAnsi="Times New Roman" w:cs="Times New Roman"/>
          <w:i/>
          <w:iCs/>
          <w:sz w:val="24"/>
        </w:rPr>
        <w:t>Biol Invasions</w:t>
      </w:r>
      <w:r w:rsidR="008150F7" w:rsidRPr="008150F7">
        <w:rPr>
          <w:rFonts w:ascii="Times New Roman" w:hAnsi="Times New Roman" w:cs="Times New Roman"/>
          <w:sz w:val="24"/>
        </w:rPr>
        <w:t>, 18, 1667–1678.</w:t>
      </w:r>
    </w:p>
    <w:p w14:paraId="4EA99A2D"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Aagaard, K., Lockwood, J.L. &amp; Green, E.J. (2016). A Bayesian approach for characterizing uncertainty in declaring a population collapse. </w:t>
      </w:r>
      <w:r w:rsidRPr="008150F7">
        <w:rPr>
          <w:rFonts w:ascii="Times New Roman" w:hAnsi="Times New Roman" w:cs="Times New Roman"/>
          <w:i/>
          <w:iCs/>
          <w:sz w:val="24"/>
        </w:rPr>
        <w:t>Ecological Modelling</w:t>
      </w:r>
      <w:r w:rsidRPr="008150F7">
        <w:rPr>
          <w:rFonts w:ascii="Times New Roman" w:hAnsi="Times New Roman" w:cs="Times New Roman"/>
          <w:sz w:val="24"/>
        </w:rPr>
        <w:t>, 328, 78–84.</w:t>
      </w:r>
    </w:p>
    <w:p w14:paraId="5B8C9413"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Andreassen, H.P., Sundell, J., Ecke, F., Halle, S., Haapakoski, M., Henttonen, H., </w:t>
      </w:r>
      <w:r w:rsidRPr="008150F7">
        <w:rPr>
          <w:rFonts w:ascii="Times New Roman" w:hAnsi="Times New Roman" w:cs="Times New Roman"/>
          <w:i/>
          <w:iCs/>
          <w:sz w:val="24"/>
        </w:rPr>
        <w:t>et al.</w:t>
      </w:r>
      <w:r w:rsidRPr="008150F7">
        <w:rPr>
          <w:rFonts w:ascii="Times New Roman" w:hAnsi="Times New Roman" w:cs="Times New Roman"/>
          <w:sz w:val="24"/>
        </w:rPr>
        <w:t xml:space="preserve"> (2021). Population cycles and outbreaks of small rodents: ten essential questions we still need to solve. </w:t>
      </w:r>
      <w:r w:rsidRPr="008150F7">
        <w:rPr>
          <w:rFonts w:ascii="Times New Roman" w:hAnsi="Times New Roman" w:cs="Times New Roman"/>
          <w:i/>
          <w:iCs/>
          <w:sz w:val="24"/>
        </w:rPr>
        <w:t>Oecologia</w:t>
      </w:r>
      <w:r w:rsidRPr="008150F7">
        <w:rPr>
          <w:rFonts w:ascii="Times New Roman" w:hAnsi="Times New Roman" w:cs="Times New Roman"/>
          <w:sz w:val="24"/>
        </w:rPr>
        <w:t>, 195, 601–622.</w:t>
      </w:r>
    </w:p>
    <w:p w14:paraId="3B19940A"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Bennison, K., Godfree, R. &amp; Dickman, C.R. (2018). Synchronous boom–bust cycles in central Australian rodents and marsupials in response to rainfall and fire. </w:t>
      </w:r>
      <w:r w:rsidRPr="008150F7">
        <w:rPr>
          <w:rFonts w:ascii="Times New Roman" w:hAnsi="Times New Roman" w:cs="Times New Roman"/>
          <w:i/>
          <w:iCs/>
          <w:sz w:val="24"/>
        </w:rPr>
        <w:t>Journal of Mammalogy</w:t>
      </w:r>
      <w:r w:rsidRPr="008150F7">
        <w:rPr>
          <w:rFonts w:ascii="Times New Roman" w:hAnsi="Times New Roman" w:cs="Times New Roman"/>
          <w:sz w:val="24"/>
        </w:rPr>
        <w:t>, 99, 1137–1148.</w:t>
      </w:r>
    </w:p>
    <w:p w14:paraId="5F511621"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Bird, J.P., Martin, R., Akçakaya, H.R., Gilroy, J., Burfield, I.J., Garnett, S.T., </w:t>
      </w:r>
      <w:r w:rsidRPr="008150F7">
        <w:rPr>
          <w:rFonts w:ascii="Times New Roman" w:hAnsi="Times New Roman" w:cs="Times New Roman"/>
          <w:i/>
          <w:iCs/>
          <w:sz w:val="24"/>
        </w:rPr>
        <w:t>et al.</w:t>
      </w:r>
      <w:r w:rsidRPr="008150F7">
        <w:rPr>
          <w:rFonts w:ascii="Times New Roman" w:hAnsi="Times New Roman" w:cs="Times New Roman"/>
          <w:sz w:val="24"/>
        </w:rPr>
        <w:t xml:space="preserve"> (2020). Generation lengths of the world’s birds and their implications for extinction risk. </w:t>
      </w:r>
      <w:r w:rsidRPr="008150F7">
        <w:rPr>
          <w:rFonts w:ascii="Times New Roman" w:hAnsi="Times New Roman" w:cs="Times New Roman"/>
          <w:i/>
          <w:iCs/>
          <w:sz w:val="24"/>
        </w:rPr>
        <w:t>Conservation Biology</w:t>
      </w:r>
      <w:r w:rsidRPr="008150F7">
        <w:rPr>
          <w:rFonts w:ascii="Times New Roman" w:hAnsi="Times New Roman" w:cs="Times New Roman"/>
          <w:sz w:val="24"/>
        </w:rPr>
        <w:t>, 34, 1252–1261.</w:t>
      </w:r>
    </w:p>
    <w:p w14:paraId="44CAC94E"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Breed, W.G., Leigh, C.M. &amp; Breed, M.F. (2017). Changes in abundance and reproductive activity of small arid-zone murid rodents on an active cattle station in central Australia. </w:t>
      </w:r>
      <w:r w:rsidRPr="008150F7">
        <w:rPr>
          <w:rFonts w:ascii="Times New Roman" w:hAnsi="Times New Roman" w:cs="Times New Roman"/>
          <w:i/>
          <w:iCs/>
          <w:sz w:val="24"/>
        </w:rPr>
        <w:t>Wildl. Res.</w:t>
      </w:r>
      <w:r w:rsidRPr="008150F7">
        <w:rPr>
          <w:rFonts w:ascii="Times New Roman" w:hAnsi="Times New Roman" w:cs="Times New Roman"/>
          <w:sz w:val="24"/>
        </w:rPr>
        <w:t>, 44, 22.</w:t>
      </w:r>
    </w:p>
    <w:p w14:paraId="32997C98"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lastRenderedPageBreak/>
        <w:t xml:space="preserve">Clavero, M., Brotons, L., Pons, P. &amp; Sol, D. (2009). Prominent role of invasive species in avian biodiversity loss. </w:t>
      </w:r>
      <w:r w:rsidRPr="008150F7">
        <w:rPr>
          <w:rFonts w:ascii="Times New Roman" w:hAnsi="Times New Roman" w:cs="Times New Roman"/>
          <w:i/>
          <w:iCs/>
          <w:sz w:val="24"/>
        </w:rPr>
        <w:t>Biological Conservation</w:t>
      </w:r>
      <w:r w:rsidRPr="008150F7">
        <w:rPr>
          <w:rFonts w:ascii="Times New Roman" w:hAnsi="Times New Roman" w:cs="Times New Roman"/>
          <w:sz w:val="24"/>
        </w:rPr>
        <w:t>, 142, 2043–2049.</w:t>
      </w:r>
    </w:p>
    <w:p w14:paraId="454DA318"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Cooling, M., Hartley, S., Sim, D.A. &amp; Lester, P.J. (2012). The widespread collapse of an invasive species: Argentine ants ( </w:t>
      </w:r>
      <w:r w:rsidRPr="008150F7">
        <w:rPr>
          <w:rFonts w:ascii="Times New Roman" w:hAnsi="Times New Roman" w:cs="Times New Roman"/>
          <w:i/>
          <w:iCs/>
          <w:sz w:val="24"/>
        </w:rPr>
        <w:t>Linepithema humile</w:t>
      </w:r>
      <w:r w:rsidRPr="008150F7">
        <w:rPr>
          <w:rFonts w:ascii="Times New Roman" w:hAnsi="Times New Roman" w:cs="Times New Roman"/>
          <w:sz w:val="24"/>
        </w:rPr>
        <w:t xml:space="preserve"> ) in New Zealand. </w:t>
      </w:r>
      <w:r w:rsidRPr="008150F7">
        <w:rPr>
          <w:rFonts w:ascii="Times New Roman" w:hAnsi="Times New Roman" w:cs="Times New Roman"/>
          <w:i/>
          <w:iCs/>
          <w:sz w:val="24"/>
        </w:rPr>
        <w:t>Biol. Lett.</w:t>
      </w:r>
      <w:r w:rsidRPr="008150F7">
        <w:rPr>
          <w:rFonts w:ascii="Times New Roman" w:hAnsi="Times New Roman" w:cs="Times New Roman"/>
          <w:sz w:val="24"/>
        </w:rPr>
        <w:t>, 8, 430–433.</w:t>
      </w:r>
    </w:p>
    <w:p w14:paraId="4E769B52"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Cooling, M. &amp; Hoffmann, B.D. (2015). Here today, gone tomorrow: declines and local extinctions of invasive ant populations in the absence of intervention. </w:t>
      </w:r>
      <w:r w:rsidRPr="008150F7">
        <w:rPr>
          <w:rFonts w:ascii="Times New Roman" w:hAnsi="Times New Roman" w:cs="Times New Roman"/>
          <w:i/>
          <w:iCs/>
          <w:sz w:val="24"/>
        </w:rPr>
        <w:t>Biol Invasions</w:t>
      </w:r>
      <w:r w:rsidRPr="008150F7">
        <w:rPr>
          <w:rFonts w:ascii="Times New Roman" w:hAnsi="Times New Roman" w:cs="Times New Roman"/>
          <w:sz w:val="24"/>
        </w:rPr>
        <w:t>, 17, 3351–3357.</w:t>
      </w:r>
    </w:p>
    <w:p w14:paraId="37317D32"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De Magalhães, J.P. &amp; Costa, J. (2009). A database of vertebrate longevity records and their relation to other life‐history traits. </w:t>
      </w:r>
      <w:r w:rsidRPr="008150F7">
        <w:rPr>
          <w:rFonts w:ascii="Times New Roman" w:hAnsi="Times New Roman" w:cs="Times New Roman"/>
          <w:i/>
          <w:iCs/>
          <w:sz w:val="24"/>
        </w:rPr>
        <w:t>J of Evolutionary Biology</w:t>
      </w:r>
      <w:r w:rsidRPr="008150F7">
        <w:rPr>
          <w:rFonts w:ascii="Times New Roman" w:hAnsi="Times New Roman" w:cs="Times New Roman"/>
          <w:sz w:val="24"/>
        </w:rPr>
        <w:t>, 22, 1770–1774.</w:t>
      </w:r>
    </w:p>
    <w:p w14:paraId="009CA9EE"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Dexter, E., Bollens, S.M., Rollwagen-Bollens, G., Emerson, J. &amp; Zimmerman, J. (2015). Persistent vs. ephemeral invasions: 8.5 years of zooplankton community dynamics in the Columbia River: Persistent vs. ephemeral invasions. </w:t>
      </w:r>
      <w:r w:rsidRPr="008150F7">
        <w:rPr>
          <w:rFonts w:ascii="Times New Roman" w:hAnsi="Times New Roman" w:cs="Times New Roman"/>
          <w:i/>
          <w:iCs/>
          <w:sz w:val="24"/>
        </w:rPr>
        <w:t>Limnol. Oceanogr.</w:t>
      </w:r>
      <w:r w:rsidRPr="008150F7">
        <w:rPr>
          <w:rFonts w:ascii="Times New Roman" w:hAnsi="Times New Roman" w:cs="Times New Roman"/>
          <w:sz w:val="24"/>
        </w:rPr>
        <w:t>, 60, 527–539.</w:t>
      </w:r>
    </w:p>
    <w:p w14:paraId="152FBCDF"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Duncan, R.P., Dexter, N., Wayne, A. &amp; Hone, J. (2020). Eruptive dynamics are common in managed mammal populations. </w:t>
      </w:r>
      <w:r w:rsidRPr="008150F7">
        <w:rPr>
          <w:rFonts w:ascii="Times New Roman" w:hAnsi="Times New Roman" w:cs="Times New Roman"/>
          <w:i/>
          <w:iCs/>
          <w:sz w:val="24"/>
        </w:rPr>
        <w:t>Ecology</w:t>
      </w:r>
      <w:r w:rsidRPr="008150F7">
        <w:rPr>
          <w:rFonts w:ascii="Times New Roman" w:hAnsi="Times New Roman" w:cs="Times New Roman"/>
          <w:sz w:val="24"/>
        </w:rPr>
        <w:t>, 101.</w:t>
      </w:r>
    </w:p>
    <w:p w14:paraId="636D6D56"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Elton, C. (1927). </w:t>
      </w:r>
      <w:r w:rsidRPr="008150F7">
        <w:rPr>
          <w:rFonts w:ascii="Times New Roman" w:hAnsi="Times New Roman" w:cs="Times New Roman"/>
          <w:i/>
          <w:iCs/>
          <w:sz w:val="24"/>
        </w:rPr>
        <w:t>Animal Ecology</w:t>
      </w:r>
      <w:r w:rsidRPr="008150F7">
        <w:rPr>
          <w:rFonts w:ascii="Times New Roman" w:hAnsi="Times New Roman" w:cs="Times New Roman"/>
          <w:sz w:val="24"/>
        </w:rPr>
        <w:t>. The Macmillan Company, New York, NY.</w:t>
      </w:r>
    </w:p>
    <w:p w14:paraId="780855AA"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Elton, C. &amp; Nicholson, M. (1942). The Ten-Year Cycle in Numbers of the Lynx in Canada. </w:t>
      </w:r>
      <w:r w:rsidRPr="008150F7">
        <w:rPr>
          <w:rFonts w:ascii="Times New Roman" w:hAnsi="Times New Roman" w:cs="Times New Roman"/>
          <w:i/>
          <w:iCs/>
          <w:sz w:val="24"/>
        </w:rPr>
        <w:t>The Journal of Animal Ecology</w:t>
      </w:r>
      <w:r w:rsidRPr="008150F7">
        <w:rPr>
          <w:rFonts w:ascii="Times New Roman" w:hAnsi="Times New Roman" w:cs="Times New Roman"/>
          <w:sz w:val="24"/>
        </w:rPr>
        <w:t>, 11, 215.</w:t>
      </w:r>
    </w:p>
    <w:p w14:paraId="72CB65F9"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Fernández, C. (2020). Boom-bust of </w:t>
      </w:r>
      <w:r w:rsidRPr="008150F7">
        <w:rPr>
          <w:rFonts w:ascii="Times New Roman" w:hAnsi="Times New Roman" w:cs="Times New Roman"/>
          <w:i/>
          <w:iCs/>
          <w:sz w:val="24"/>
        </w:rPr>
        <w:t>Sargassum muticum</w:t>
      </w:r>
      <w:r w:rsidRPr="008150F7">
        <w:rPr>
          <w:rFonts w:ascii="Times New Roman" w:hAnsi="Times New Roman" w:cs="Times New Roman"/>
          <w:sz w:val="24"/>
        </w:rPr>
        <w:t xml:space="preserve"> in northern Spain: 30 years of invasion. </w:t>
      </w:r>
      <w:r w:rsidRPr="008150F7">
        <w:rPr>
          <w:rFonts w:ascii="Times New Roman" w:hAnsi="Times New Roman" w:cs="Times New Roman"/>
          <w:i/>
          <w:iCs/>
          <w:sz w:val="24"/>
        </w:rPr>
        <w:t>European Journal of Phycology</w:t>
      </w:r>
      <w:r w:rsidRPr="008150F7">
        <w:rPr>
          <w:rFonts w:ascii="Times New Roman" w:hAnsi="Times New Roman" w:cs="Times New Roman"/>
          <w:sz w:val="24"/>
        </w:rPr>
        <w:t>, 55, 285–295.</w:t>
      </w:r>
    </w:p>
    <w:p w14:paraId="0013EE2F"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Froese, R., Palomares, M.L.D. &amp; Pauly, D. (1992). Draft User’s Manual of Fish Base A Biological Database on Fish (ver. 1.0). </w:t>
      </w:r>
      <w:r w:rsidRPr="008150F7">
        <w:rPr>
          <w:rFonts w:ascii="Times New Roman" w:hAnsi="Times New Roman" w:cs="Times New Roman"/>
          <w:i/>
          <w:iCs/>
          <w:sz w:val="24"/>
        </w:rPr>
        <w:t>ICLARM Software</w:t>
      </w:r>
      <w:r w:rsidRPr="008150F7">
        <w:rPr>
          <w:rFonts w:ascii="Times New Roman" w:hAnsi="Times New Roman" w:cs="Times New Roman"/>
          <w:sz w:val="24"/>
        </w:rPr>
        <w:t>, 7, 48.</w:t>
      </w:r>
    </w:p>
    <w:p w14:paraId="17A523C5"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Gallardo, B., Clavero, M., Sánchez, M.I. &amp; Vilà, M. (2016). Global ecological impacts of invasive species in aquatic ecosystems. </w:t>
      </w:r>
      <w:r w:rsidRPr="008150F7">
        <w:rPr>
          <w:rFonts w:ascii="Times New Roman" w:hAnsi="Times New Roman" w:cs="Times New Roman"/>
          <w:i/>
          <w:iCs/>
          <w:sz w:val="24"/>
        </w:rPr>
        <w:t>Global Change Biology</w:t>
      </w:r>
      <w:r w:rsidRPr="008150F7">
        <w:rPr>
          <w:rFonts w:ascii="Times New Roman" w:hAnsi="Times New Roman" w:cs="Times New Roman"/>
          <w:sz w:val="24"/>
        </w:rPr>
        <w:t>, 22, 151–163.</w:t>
      </w:r>
    </w:p>
    <w:p w14:paraId="3559F3DE"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Harrison, E., Lorenz, J.J. &amp; Trexler, J.C. (2013). Per Capita Effects of Non-native Mayan Cichlids ( </w:t>
      </w:r>
      <w:r w:rsidRPr="008150F7">
        <w:rPr>
          <w:rFonts w:ascii="Times New Roman" w:hAnsi="Times New Roman" w:cs="Times New Roman"/>
          <w:i/>
          <w:iCs/>
          <w:sz w:val="24"/>
        </w:rPr>
        <w:t>Cichlasoma urophthalmus</w:t>
      </w:r>
      <w:r w:rsidRPr="008150F7">
        <w:rPr>
          <w:rFonts w:ascii="Times New Roman" w:hAnsi="Times New Roman" w:cs="Times New Roman"/>
          <w:sz w:val="24"/>
        </w:rPr>
        <w:t xml:space="preserve"> ; Gunther) on Native Fish in the Estuarine Southern Everglades. </w:t>
      </w:r>
      <w:r w:rsidRPr="008150F7">
        <w:rPr>
          <w:rFonts w:ascii="Times New Roman" w:hAnsi="Times New Roman" w:cs="Times New Roman"/>
          <w:i/>
          <w:iCs/>
          <w:sz w:val="24"/>
        </w:rPr>
        <w:t>Copeia</w:t>
      </w:r>
      <w:r w:rsidRPr="008150F7">
        <w:rPr>
          <w:rFonts w:ascii="Times New Roman" w:hAnsi="Times New Roman" w:cs="Times New Roman"/>
          <w:sz w:val="24"/>
        </w:rPr>
        <w:t>, 2013, 80–96.</w:t>
      </w:r>
    </w:p>
    <w:p w14:paraId="56ED4EBA"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Haubrock, P.J., Ahmed, D.A., Cuthbert, R.N., Stubbington, R., Domisch, S., Marquez, J.R.G., </w:t>
      </w:r>
      <w:r w:rsidRPr="008150F7">
        <w:rPr>
          <w:rFonts w:ascii="Times New Roman" w:hAnsi="Times New Roman" w:cs="Times New Roman"/>
          <w:i/>
          <w:iCs/>
          <w:sz w:val="24"/>
        </w:rPr>
        <w:t>et al.</w:t>
      </w:r>
      <w:r w:rsidRPr="008150F7">
        <w:rPr>
          <w:rFonts w:ascii="Times New Roman" w:hAnsi="Times New Roman" w:cs="Times New Roman"/>
          <w:sz w:val="24"/>
        </w:rPr>
        <w:t xml:space="preserve"> (2022). Invasion impacts and dynamics of a European‐wide introduced species. </w:t>
      </w:r>
      <w:r w:rsidRPr="008150F7">
        <w:rPr>
          <w:rFonts w:ascii="Times New Roman" w:hAnsi="Times New Roman" w:cs="Times New Roman"/>
          <w:i/>
          <w:iCs/>
          <w:sz w:val="24"/>
        </w:rPr>
        <w:t>Global Change Biology</w:t>
      </w:r>
      <w:r w:rsidRPr="008150F7">
        <w:rPr>
          <w:rFonts w:ascii="Times New Roman" w:hAnsi="Times New Roman" w:cs="Times New Roman"/>
          <w:sz w:val="24"/>
        </w:rPr>
        <w:t>, 28, 4620–4632.</w:t>
      </w:r>
    </w:p>
    <w:p w14:paraId="68F21D58"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Kaeuffer, R., Bonenfant, C., Chapuis, J.-L. &amp; Devillard, S. (2009). Dynamics of an introduced population of mouflon </w:t>
      </w:r>
      <w:r w:rsidRPr="008150F7">
        <w:rPr>
          <w:rFonts w:ascii="Times New Roman" w:hAnsi="Times New Roman" w:cs="Times New Roman"/>
          <w:i/>
          <w:iCs/>
          <w:sz w:val="24"/>
        </w:rPr>
        <w:t>Ovis aries</w:t>
      </w:r>
      <w:r w:rsidRPr="008150F7">
        <w:rPr>
          <w:rFonts w:ascii="Times New Roman" w:hAnsi="Times New Roman" w:cs="Times New Roman"/>
          <w:sz w:val="24"/>
        </w:rPr>
        <w:t xml:space="preserve"> on the sub-Antarctic archipelago of Kerguelen. </w:t>
      </w:r>
      <w:r w:rsidRPr="008150F7">
        <w:rPr>
          <w:rFonts w:ascii="Times New Roman" w:hAnsi="Times New Roman" w:cs="Times New Roman"/>
          <w:i/>
          <w:iCs/>
          <w:sz w:val="24"/>
        </w:rPr>
        <w:t>Ecography</w:t>
      </w:r>
      <w:r w:rsidRPr="008150F7">
        <w:rPr>
          <w:rFonts w:ascii="Times New Roman" w:hAnsi="Times New Roman" w:cs="Times New Roman"/>
          <w:sz w:val="24"/>
        </w:rPr>
        <w:t>.</w:t>
      </w:r>
    </w:p>
    <w:p w14:paraId="2B5CA8C3"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Kattge, J., Bönisch, G., Díaz, S., Lavorel, S., Prentice, I.C., Leadley, P., </w:t>
      </w:r>
      <w:r w:rsidRPr="008150F7">
        <w:rPr>
          <w:rFonts w:ascii="Times New Roman" w:hAnsi="Times New Roman" w:cs="Times New Roman"/>
          <w:i/>
          <w:iCs/>
          <w:sz w:val="24"/>
        </w:rPr>
        <w:t>et al.</w:t>
      </w:r>
      <w:r w:rsidRPr="008150F7">
        <w:rPr>
          <w:rFonts w:ascii="Times New Roman" w:hAnsi="Times New Roman" w:cs="Times New Roman"/>
          <w:sz w:val="24"/>
        </w:rPr>
        <w:t xml:space="preserve"> (2020). TRY plant trait database – enhanced coverage and open access. </w:t>
      </w:r>
      <w:r w:rsidRPr="008150F7">
        <w:rPr>
          <w:rFonts w:ascii="Times New Roman" w:hAnsi="Times New Roman" w:cs="Times New Roman"/>
          <w:i/>
          <w:iCs/>
          <w:sz w:val="24"/>
        </w:rPr>
        <w:t>Global Change Biology</w:t>
      </w:r>
      <w:r w:rsidRPr="008150F7">
        <w:rPr>
          <w:rFonts w:ascii="Times New Roman" w:hAnsi="Times New Roman" w:cs="Times New Roman"/>
          <w:sz w:val="24"/>
        </w:rPr>
        <w:t>, 26, 119–188.</w:t>
      </w:r>
    </w:p>
    <w:p w14:paraId="1CC31AFB"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Kauppi, L., Norkko, A. &amp; Norkko, J. (2015). Large-scale species invasion into a low-diversity system: spatial and temporal distribution of the invasive polychaetes Marenzelleria spp. in the Baltic Sea. </w:t>
      </w:r>
      <w:r w:rsidRPr="008150F7">
        <w:rPr>
          <w:rFonts w:ascii="Times New Roman" w:hAnsi="Times New Roman" w:cs="Times New Roman"/>
          <w:i/>
          <w:iCs/>
          <w:sz w:val="24"/>
        </w:rPr>
        <w:t>Biol Invasions</w:t>
      </w:r>
      <w:r w:rsidRPr="008150F7">
        <w:rPr>
          <w:rFonts w:ascii="Times New Roman" w:hAnsi="Times New Roman" w:cs="Times New Roman"/>
          <w:sz w:val="24"/>
        </w:rPr>
        <w:t>, 17, 2055–2074.</w:t>
      </w:r>
    </w:p>
    <w:p w14:paraId="03EED65F"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Larson, E.R., Kreps, T.A., Peters, B., Peters, J.A. &amp; Lodge, D.M. (2019). Habitat explains patterns of population decline for an invasive crayfish. </w:t>
      </w:r>
      <w:r w:rsidRPr="008150F7">
        <w:rPr>
          <w:rFonts w:ascii="Times New Roman" w:hAnsi="Times New Roman" w:cs="Times New Roman"/>
          <w:i/>
          <w:iCs/>
          <w:sz w:val="24"/>
        </w:rPr>
        <w:t>Ecology</w:t>
      </w:r>
      <w:r w:rsidRPr="008150F7">
        <w:rPr>
          <w:rFonts w:ascii="Times New Roman" w:hAnsi="Times New Roman" w:cs="Times New Roman"/>
          <w:sz w:val="24"/>
        </w:rPr>
        <w:t>, 100, e02659.</w:t>
      </w:r>
    </w:p>
    <w:p w14:paraId="7CA29D0D"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Lester, P.J., Haywood, J., Archer, M.E. &amp; Shortall, C.R. (2017). The long-term population dynamics of common wasps in their native and invaded range. </w:t>
      </w:r>
      <w:r w:rsidRPr="008150F7">
        <w:rPr>
          <w:rFonts w:ascii="Times New Roman" w:hAnsi="Times New Roman" w:cs="Times New Roman"/>
          <w:i/>
          <w:iCs/>
          <w:sz w:val="24"/>
        </w:rPr>
        <w:t>J Anim Ecol</w:t>
      </w:r>
      <w:r w:rsidRPr="008150F7">
        <w:rPr>
          <w:rFonts w:ascii="Times New Roman" w:hAnsi="Times New Roman" w:cs="Times New Roman"/>
          <w:sz w:val="24"/>
        </w:rPr>
        <w:t>, 86, 337–347.</w:t>
      </w:r>
    </w:p>
    <w:p w14:paraId="056FF1D0"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Letnic, M. &amp; Dickman, C.R. (2006). Boom means bust: interactions between the El Niño/Southern Oscillation (ENSO), rainfall and the processes threatening mammal species in arid Australia. </w:t>
      </w:r>
      <w:r w:rsidRPr="008150F7">
        <w:rPr>
          <w:rFonts w:ascii="Times New Roman" w:hAnsi="Times New Roman" w:cs="Times New Roman"/>
          <w:i/>
          <w:iCs/>
          <w:sz w:val="24"/>
        </w:rPr>
        <w:t>Biodivers Conserv</w:t>
      </w:r>
      <w:r w:rsidRPr="008150F7">
        <w:rPr>
          <w:rFonts w:ascii="Times New Roman" w:hAnsi="Times New Roman" w:cs="Times New Roman"/>
          <w:sz w:val="24"/>
        </w:rPr>
        <w:t>, 15, 3847–3880.</w:t>
      </w:r>
    </w:p>
    <w:p w14:paraId="329C763B"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lastRenderedPageBreak/>
        <w:t xml:space="preserve">Linders, T.E.W., Schaffner, U., Eschen, R., Abebe, A., Choge, S.K., Nigatu, L., </w:t>
      </w:r>
      <w:r w:rsidRPr="008150F7">
        <w:rPr>
          <w:rFonts w:ascii="Times New Roman" w:hAnsi="Times New Roman" w:cs="Times New Roman"/>
          <w:i/>
          <w:iCs/>
          <w:sz w:val="24"/>
        </w:rPr>
        <w:t>et al.</w:t>
      </w:r>
      <w:r w:rsidRPr="008150F7">
        <w:rPr>
          <w:rFonts w:ascii="Times New Roman" w:hAnsi="Times New Roman" w:cs="Times New Roman"/>
          <w:sz w:val="24"/>
        </w:rPr>
        <w:t xml:space="preserve"> (2019). Direct and indirect effects of invasive species: Biodiversity loss is a major mechanism by which an invasive tree affects ecosystem functioning. </w:t>
      </w:r>
      <w:r w:rsidRPr="008150F7">
        <w:rPr>
          <w:rFonts w:ascii="Times New Roman" w:hAnsi="Times New Roman" w:cs="Times New Roman"/>
          <w:i/>
          <w:iCs/>
          <w:sz w:val="24"/>
        </w:rPr>
        <w:t>J Ecol</w:t>
      </w:r>
      <w:r w:rsidRPr="008150F7">
        <w:rPr>
          <w:rFonts w:ascii="Times New Roman" w:hAnsi="Times New Roman" w:cs="Times New Roman"/>
          <w:sz w:val="24"/>
        </w:rPr>
        <w:t>, 107, 2660–2672.</w:t>
      </w:r>
    </w:p>
    <w:p w14:paraId="37707BB8"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Lindström, J., Ranta, E., Kokko, H., Lundberg, P. &amp; Kaitala, V. (2007). From arctic lemmings to adaptive dynamics: Charles Elton’s legacy in population ecology. </w:t>
      </w:r>
      <w:r w:rsidRPr="008150F7">
        <w:rPr>
          <w:rFonts w:ascii="Times New Roman" w:hAnsi="Times New Roman" w:cs="Times New Roman"/>
          <w:i/>
          <w:iCs/>
          <w:sz w:val="24"/>
        </w:rPr>
        <w:t>Biological Reviews</w:t>
      </w:r>
      <w:r w:rsidRPr="008150F7">
        <w:rPr>
          <w:rFonts w:ascii="Times New Roman" w:hAnsi="Times New Roman" w:cs="Times New Roman"/>
          <w:sz w:val="24"/>
        </w:rPr>
        <w:t>, 76, 129–158.</w:t>
      </w:r>
    </w:p>
    <w:p w14:paraId="714703DA"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McDowell, W.G. &amp; Sousa, R. (2019). Mass Mortality Events of Invasive Freshwater Bivalves: Current Understanding and Potential Directions for Future Research. </w:t>
      </w:r>
      <w:r w:rsidRPr="008150F7">
        <w:rPr>
          <w:rFonts w:ascii="Times New Roman" w:hAnsi="Times New Roman" w:cs="Times New Roman"/>
          <w:i/>
          <w:iCs/>
          <w:sz w:val="24"/>
        </w:rPr>
        <w:t>Front. Ecol. Evol.</w:t>
      </w:r>
      <w:r w:rsidRPr="008150F7">
        <w:rPr>
          <w:rFonts w:ascii="Times New Roman" w:hAnsi="Times New Roman" w:cs="Times New Roman"/>
          <w:sz w:val="24"/>
        </w:rPr>
        <w:t>, 7, 331.</w:t>
      </w:r>
    </w:p>
    <w:p w14:paraId="4C6BC35F"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Moncayo-Estrada, R., Lyons, J., Escalera-Gallardo, C. &amp; Lind, O.T. (2012). Long-term change in the biotic integrity of a shallow tropical lake: A decadal analysis of the Lake Chapala fish community. </w:t>
      </w:r>
      <w:r w:rsidRPr="008150F7">
        <w:rPr>
          <w:rFonts w:ascii="Times New Roman" w:hAnsi="Times New Roman" w:cs="Times New Roman"/>
          <w:i/>
          <w:iCs/>
          <w:sz w:val="24"/>
        </w:rPr>
        <w:t>Lake and Reservoir Management</w:t>
      </w:r>
      <w:r w:rsidRPr="008150F7">
        <w:rPr>
          <w:rFonts w:ascii="Times New Roman" w:hAnsi="Times New Roman" w:cs="Times New Roman"/>
          <w:sz w:val="24"/>
        </w:rPr>
        <w:t>, 28, 92–104.</w:t>
      </w:r>
    </w:p>
    <w:p w14:paraId="5D32F30B"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Morris, C., Morris, L.R., Leffler, A.J., Holifield Collins, C.D., Forman, A.D., Weltz, M.A., </w:t>
      </w:r>
      <w:r w:rsidRPr="008150F7">
        <w:rPr>
          <w:rFonts w:ascii="Times New Roman" w:hAnsi="Times New Roman" w:cs="Times New Roman"/>
          <w:i/>
          <w:iCs/>
          <w:sz w:val="24"/>
        </w:rPr>
        <w:t>et al.</w:t>
      </w:r>
      <w:r w:rsidRPr="008150F7">
        <w:rPr>
          <w:rFonts w:ascii="Times New Roman" w:hAnsi="Times New Roman" w:cs="Times New Roman"/>
          <w:sz w:val="24"/>
        </w:rPr>
        <w:t xml:space="preserve"> (2013). Using long-term datasets to study exotic plant invasions on rangelands in the western United States. </w:t>
      </w:r>
      <w:r w:rsidRPr="008150F7">
        <w:rPr>
          <w:rFonts w:ascii="Times New Roman" w:hAnsi="Times New Roman" w:cs="Times New Roman"/>
          <w:i/>
          <w:iCs/>
          <w:sz w:val="24"/>
        </w:rPr>
        <w:t>Journal of Arid Environments</w:t>
      </w:r>
      <w:r w:rsidRPr="008150F7">
        <w:rPr>
          <w:rFonts w:ascii="Times New Roman" w:hAnsi="Times New Roman" w:cs="Times New Roman"/>
          <w:sz w:val="24"/>
        </w:rPr>
        <w:t>, 95, 65–74.</w:t>
      </w:r>
    </w:p>
    <w:p w14:paraId="06A2DD8B"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Myers, J.H. (2018). Population cycles: generalities, exceptions and remaining mysteries. </w:t>
      </w:r>
      <w:r w:rsidRPr="008150F7">
        <w:rPr>
          <w:rFonts w:ascii="Times New Roman" w:hAnsi="Times New Roman" w:cs="Times New Roman"/>
          <w:i/>
          <w:iCs/>
          <w:sz w:val="24"/>
        </w:rPr>
        <w:t>Proc. R. Soc. B.</w:t>
      </w:r>
      <w:r w:rsidRPr="008150F7">
        <w:rPr>
          <w:rFonts w:ascii="Times New Roman" w:hAnsi="Times New Roman" w:cs="Times New Roman"/>
          <w:sz w:val="24"/>
        </w:rPr>
        <w:t>, 285, 20172841.</w:t>
      </w:r>
    </w:p>
    <w:p w14:paraId="3119CA3B"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Pacifici, M., Santini, L., Di Marco, M., Baisero, D., Francucci, L., Grottolo Marasini, G., </w:t>
      </w:r>
      <w:r w:rsidRPr="008150F7">
        <w:rPr>
          <w:rFonts w:ascii="Times New Roman" w:hAnsi="Times New Roman" w:cs="Times New Roman"/>
          <w:i/>
          <w:iCs/>
          <w:sz w:val="24"/>
        </w:rPr>
        <w:t>et al.</w:t>
      </w:r>
      <w:r w:rsidRPr="008150F7">
        <w:rPr>
          <w:rFonts w:ascii="Times New Roman" w:hAnsi="Times New Roman" w:cs="Times New Roman"/>
          <w:sz w:val="24"/>
        </w:rPr>
        <w:t xml:space="preserve"> (2013). Generation length for mammals. </w:t>
      </w:r>
      <w:r w:rsidRPr="008150F7">
        <w:rPr>
          <w:rFonts w:ascii="Times New Roman" w:hAnsi="Times New Roman" w:cs="Times New Roman"/>
          <w:i/>
          <w:iCs/>
          <w:sz w:val="24"/>
        </w:rPr>
        <w:t>NC</w:t>
      </w:r>
      <w:r w:rsidRPr="008150F7">
        <w:rPr>
          <w:rFonts w:ascii="Times New Roman" w:hAnsi="Times New Roman" w:cs="Times New Roman"/>
          <w:sz w:val="24"/>
        </w:rPr>
        <w:t>, 5, 89–94.</w:t>
      </w:r>
    </w:p>
    <w:p w14:paraId="456FFDC5"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Pavey, C.R., Addison, J., Brandle, R., Dickman, C.R., McDonald, P.J., Moseby, K.E., </w:t>
      </w:r>
      <w:r w:rsidRPr="008150F7">
        <w:rPr>
          <w:rFonts w:ascii="Times New Roman" w:hAnsi="Times New Roman" w:cs="Times New Roman"/>
          <w:i/>
          <w:iCs/>
          <w:sz w:val="24"/>
        </w:rPr>
        <w:t>et al.</w:t>
      </w:r>
      <w:r w:rsidRPr="008150F7">
        <w:rPr>
          <w:rFonts w:ascii="Times New Roman" w:hAnsi="Times New Roman" w:cs="Times New Roman"/>
          <w:sz w:val="24"/>
        </w:rPr>
        <w:t xml:space="preserve"> (2017). The role of refuges in the persistence of Australian dryland mammals: Mammal refuges in drylands. </w:t>
      </w:r>
      <w:r w:rsidRPr="008150F7">
        <w:rPr>
          <w:rFonts w:ascii="Times New Roman" w:hAnsi="Times New Roman" w:cs="Times New Roman"/>
          <w:i/>
          <w:iCs/>
          <w:sz w:val="24"/>
        </w:rPr>
        <w:t>Biol Rev</w:t>
      </w:r>
      <w:r w:rsidRPr="008150F7">
        <w:rPr>
          <w:rFonts w:ascii="Times New Roman" w:hAnsi="Times New Roman" w:cs="Times New Roman"/>
          <w:sz w:val="24"/>
        </w:rPr>
        <w:t>, 92, 647–664.</w:t>
      </w:r>
    </w:p>
    <w:p w14:paraId="74673B37"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Pick, J.L., Nakagawa, S. &amp; Noble, D.W.A. (2019). Reproducible, flexible and high-throughput data extraction from primary literature: the metaDigitize R package. </w:t>
      </w:r>
      <w:r w:rsidRPr="008150F7">
        <w:rPr>
          <w:rFonts w:ascii="Times New Roman" w:hAnsi="Times New Roman" w:cs="Times New Roman"/>
          <w:i/>
          <w:iCs/>
          <w:sz w:val="24"/>
        </w:rPr>
        <w:t>Methods in Ecology and Evolution</w:t>
      </w:r>
      <w:r w:rsidRPr="008150F7">
        <w:rPr>
          <w:rFonts w:ascii="Times New Roman" w:hAnsi="Times New Roman" w:cs="Times New Roman"/>
          <w:sz w:val="24"/>
        </w:rPr>
        <w:t>, 10, 426–431.</w:t>
      </w:r>
    </w:p>
    <w:p w14:paraId="3757A637"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Pimentel, D., Zuniga, R. &amp; Morrison, D. (2005). Update on the environmental and economic costs associated with alien-invasive species in the United States. </w:t>
      </w:r>
      <w:r w:rsidRPr="008150F7">
        <w:rPr>
          <w:rFonts w:ascii="Times New Roman" w:hAnsi="Times New Roman" w:cs="Times New Roman"/>
          <w:i/>
          <w:iCs/>
          <w:sz w:val="24"/>
        </w:rPr>
        <w:t>Ecological Economics</w:t>
      </w:r>
      <w:r w:rsidRPr="008150F7">
        <w:rPr>
          <w:rFonts w:ascii="Times New Roman" w:hAnsi="Times New Roman" w:cs="Times New Roman"/>
          <w:sz w:val="24"/>
        </w:rPr>
        <w:t>, 52, 273–288.</w:t>
      </w:r>
    </w:p>
    <w:p w14:paraId="389061ED"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Pintar, M.R., Dorn, N.J., Kline, J.L. &amp; Trexler, J.C. (2023). Contrasting invasion histories and effects of three non-native fishes observed with long-term monitoring data. </w:t>
      </w:r>
      <w:r w:rsidRPr="008150F7">
        <w:rPr>
          <w:rFonts w:ascii="Times New Roman" w:hAnsi="Times New Roman" w:cs="Times New Roman"/>
          <w:i/>
          <w:iCs/>
          <w:sz w:val="24"/>
        </w:rPr>
        <w:t>Biol Invasions</w:t>
      </w:r>
      <w:r w:rsidRPr="008150F7">
        <w:rPr>
          <w:rFonts w:ascii="Times New Roman" w:hAnsi="Times New Roman" w:cs="Times New Roman"/>
          <w:sz w:val="24"/>
        </w:rPr>
        <w:t>.</w:t>
      </w:r>
    </w:p>
    <w:p w14:paraId="160981B0"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R Core Team. (2023). R: A Language and Environment for Statistical Computing.</w:t>
      </w:r>
    </w:p>
    <w:p w14:paraId="05C10672"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Sandström, A., Andersson, M., Asp, A., Bohman, P., Edsman, L., Engdahl, F., </w:t>
      </w:r>
      <w:r w:rsidRPr="008150F7">
        <w:rPr>
          <w:rFonts w:ascii="Times New Roman" w:hAnsi="Times New Roman" w:cs="Times New Roman"/>
          <w:i/>
          <w:iCs/>
          <w:sz w:val="24"/>
        </w:rPr>
        <w:t>et al.</w:t>
      </w:r>
      <w:r w:rsidRPr="008150F7">
        <w:rPr>
          <w:rFonts w:ascii="Times New Roman" w:hAnsi="Times New Roman" w:cs="Times New Roman"/>
          <w:sz w:val="24"/>
        </w:rPr>
        <w:t xml:space="preserve"> (2014). Population collapses in introduced non-indigenous crayfish. </w:t>
      </w:r>
      <w:r w:rsidRPr="008150F7">
        <w:rPr>
          <w:rFonts w:ascii="Times New Roman" w:hAnsi="Times New Roman" w:cs="Times New Roman"/>
          <w:i/>
          <w:iCs/>
          <w:sz w:val="24"/>
        </w:rPr>
        <w:t>Biol Invasions</w:t>
      </w:r>
      <w:r w:rsidRPr="008150F7">
        <w:rPr>
          <w:rFonts w:ascii="Times New Roman" w:hAnsi="Times New Roman" w:cs="Times New Roman"/>
          <w:sz w:val="24"/>
        </w:rPr>
        <w:t>, 16, 1961–1977.</w:t>
      </w:r>
    </w:p>
    <w:p w14:paraId="5920FE28"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Sheriff, M.J., McMahon, E.K., Krebs, C.J. &amp; Boonstra, R. (2015). Predator‐induced maternal stress and population demography in snowshoe hares: the more severe the risk, the longer the generational effect. </w:t>
      </w:r>
      <w:r w:rsidRPr="008150F7">
        <w:rPr>
          <w:rFonts w:ascii="Times New Roman" w:hAnsi="Times New Roman" w:cs="Times New Roman"/>
          <w:i/>
          <w:iCs/>
          <w:sz w:val="24"/>
        </w:rPr>
        <w:t>J Zool</w:t>
      </w:r>
      <w:r w:rsidRPr="008150F7">
        <w:rPr>
          <w:rFonts w:ascii="Times New Roman" w:hAnsi="Times New Roman" w:cs="Times New Roman"/>
          <w:sz w:val="24"/>
        </w:rPr>
        <w:t>, 296, 305–310.</w:t>
      </w:r>
    </w:p>
    <w:p w14:paraId="61C32DF4"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Simberloff, D. &amp; Gibbons, L. (2004). Now you See them, Now you don’t! – Population Crashes of Established Introduced Species. </w:t>
      </w:r>
      <w:r w:rsidRPr="008150F7">
        <w:rPr>
          <w:rFonts w:ascii="Times New Roman" w:hAnsi="Times New Roman" w:cs="Times New Roman"/>
          <w:i/>
          <w:iCs/>
          <w:sz w:val="24"/>
        </w:rPr>
        <w:t>Biological Invasions</w:t>
      </w:r>
      <w:r w:rsidRPr="008150F7">
        <w:rPr>
          <w:rFonts w:ascii="Times New Roman" w:hAnsi="Times New Roman" w:cs="Times New Roman"/>
          <w:sz w:val="24"/>
        </w:rPr>
        <w:t>, 6, 161–172.</w:t>
      </w:r>
    </w:p>
    <w:p w14:paraId="17C6D949"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Soto, I., Ahmed, D.A., Balzani, P., Cuthbert, R.N. &amp; Haubrock, P.J. (2023). Sigmoidal curves reflect impacts and dynamics of aquatic invasive species. </w:t>
      </w:r>
      <w:r w:rsidRPr="008150F7">
        <w:rPr>
          <w:rFonts w:ascii="Times New Roman" w:hAnsi="Times New Roman" w:cs="Times New Roman"/>
          <w:i/>
          <w:iCs/>
          <w:sz w:val="24"/>
        </w:rPr>
        <w:t>Science of The Total Environment</w:t>
      </w:r>
      <w:r w:rsidRPr="008150F7">
        <w:rPr>
          <w:rFonts w:ascii="Times New Roman" w:hAnsi="Times New Roman" w:cs="Times New Roman"/>
          <w:sz w:val="24"/>
        </w:rPr>
        <w:t>, 872, 161818.</w:t>
      </w:r>
    </w:p>
    <w:p w14:paraId="428A91B9"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Spear, M.J., Walsh, J.R., Ricciardi, A. &amp; Zanden, M.J.V. (2021). The Invasion Ecology of Sleeper Populations: Prevalence, Persistence, and Abrupt Shifts. </w:t>
      </w:r>
      <w:r w:rsidRPr="008150F7">
        <w:rPr>
          <w:rFonts w:ascii="Times New Roman" w:hAnsi="Times New Roman" w:cs="Times New Roman"/>
          <w:i/>
          <w:iCs/>
          <w:sz w:val="24"/>
        </w:rPr>
        <w:t>BioScience</w:t>
      </w:r>
      <w:r w:rsidRPr="008150F7">
        <w:rPr>
          <w:rFonts w:ascii="Times New Roman" w:hAnsi="Times New Roman" w:cs="Times New Roman"/>
          <w:sz w:val="24"/>
        </w:rPr>
        <w:t>, 71, 357–369.</w:t>
      </w:r>
    </w:p>
    <w:p w14:paraId="590535A1"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lastRenderedPageBreak/>
        <w:t xml:space="preserve">Strayer, D.L., D’Antonio, C.M., Essl, F., Fowler, M.S., Geist, J., Hilt, S., </w:t>
      </w:r>
      <w:r w:rsidRPr="008150F7">
        <w:rPr>
          <w:rFonts w:ascii="Times New Roman" w:hAnsi="Times New Roman" w:cs="Times New Roman"/>
          <w:i/>
          <w:iCs/>
          <w:sz w:val="24"/>
        </w:rPr>
        <w:t>et al.</w:t>
      </w:r>
      <w:r w:rsidRPr="008150F7">
        <w:rPr>
          <w:rFonts w:ascii="Times New Roman" w:hAnsi="Times New Roman" w:cs="Times New Roman"/>
          <w:sz w:val="24"/>
        </w:rPr>
        <w:t xml:space="preserve"> (2017). Boom‐bust dynamics in biological invasions: towards an improved application of the concept. </w:t>
      </w:r>
      <w:r w:rsidRPr="008150F7">
        <w:rPr>
          <w:rFonts w:ascii="Times New Roman" w:hAnsi="Times New Roman" w:cs="Times New Roman"/>
          <w:i/>
          <w:iCs/>
          <w:sz w:val="24"/>
        </w:rPr>
        <w:t>Ecology Letters</w:t>
      </w:r>
      <w:r w:rsidRPr="008150F7">
        <w:rPr>
          <w:rFonts w:ascii="Times New Roman" w:hAnsi="Times New Roman" w:cs="Times New Roman"/>
          <w:sz w:val="24"/>
        </w:rPr>
        <w:t>, 20, 1337–1350.</w:t>
      </w:r>
    </w:p>
    <w:p w14:paraId="37E75002"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Strayer, D.L. &amp; Malcom, H.M. (2006). Long-term demography of a zebra mussel (Dreissena polymorpha) population. </w:t>
      </w:r>
      <w:r w:rsidRPr="008150F7">
        <w:rPr>
          <w:rFonts w:ascii="Times New Roman" w:hAnsi="Times New Roman" w:cs="Times New Roman"/>
          <w:i/>
          <w:iCs/>
          <w:sz w:val="24"/>
        </w:rPr>
        <w:t>Freshwater Biol</w:t>
      </w:r>
      <w:r w:rsidRPr="008150F7">
        <w:rPr>
          <w:rFonts w:ascii="Times New Roman" w:hAnsi="Times New Roman" w:cs="Times New Roman"/>
          <w:sz w:val="24"/>
        </w:rPr>
        <w:t>, 51, 117–130.</w:t>
      </w:r>
    </w:p>
    <w:p w14:paraId="3FF5337E"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Tipping, P.W., Martin, M.R., Pierce, R., Center, T.D., Pratt, P.R. &amp; Rayamajhi, M.B. (2012). Post-biological control invasion trajectory for Melaleuca quinquenervia in a seasonally inundated wetland. </w:t>
      </w:r>
      <w:r w:rsidRPr="008150F7">
        <w:rPr>
          <w:rFonts w:ascii="Times New Roman" w:hAnsi="Times New Roman" w:cs="Times New Roman"/>
          <w:i/>
          <w:iCs/>
          <w:sz w:val="24"/>
        </w:rPr>
        <w:t>Biological Control</w:t>
      </w:r>
      <w:r w:rsidRPr="008150F7">
        <w:rPr>
          <w:rFonts w:ascii="Times New Roman" w:hAnsi="Times New Roman" w:cs="Times New Roman"/>
          <w:sz w:val="24"/>
        </w:rPr>
        <w:t>, 60, 163–168.</w:t>
      </w:r>
    </w:p>
    <w:p w14:paraId="3CC54FA7"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Tyler, N.J.C. (2010). Climate, snow, ice, crashes, and declines in populations of reindeer and caribou (Rangifer tarandus L.). </w:t>
      </w:r>
      <w:r w:rsidRPr="008150F7">
        <w:rPr>
          <w:rFonts w:ascii="Times New Roman" w:hAnsi="Times New Roman" w:cs="Times New Roman"/>
          <w:i/>
          <w:iCs/>
          <w:sz w:val="24"/>
        </w:rPr>
        <w:t>Ecological Monographs</w:t>
      </w:r>
      <w:r w:rsidRPr="008150F7">
        <w:rPr>
          <w:rFonts w:ascii="Times New Roman" w:hAnsi="Times New Roman" w:cs="Times New Roman"/>
          <w:sz w:val="24"/>
        </w:rPr>
        <w:t>, 80, 197–219.</w:t>
      </w:r>
    </w:p>
    <w:p w14:paraId="788D7C33"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Uthicke, S., Schaffelke, B. &amp; Byrne, M. (2009). A boom–bust phylum? Ecological and evolutionary consequences of density variations in echinoderms. </w:t>
      </w:r>
      <w:r w:rsidRPr="008150F7">
        <w:rPr>
          <w:rFonts w:ascii="Times New Roman" w:hAnsi="Times New Roman" w:cs="Times New Roman"/>
          <w:i/>
          <w:iCs/>
          <w:sz w:val="24"/>
        </w:rPr>
        <w:t>Ecological Monographs</w:t>
      </w:r>
      <w:r w:rsidRPr="008150F7">
        <w:rPr>
          <w:rFonts w:ascii="Times New Roman" w:hAnsi="Times New Roman" w:cs="Times New Roman"/>
          <w:sz w:val="24"/>
        </w:rPr>
        <w:t>, 79, 3–24.</w:t>
      </w:r>
    </w:p>
    <w:p w14:paraId="66E2BC1E" w14:textId="77777777" w:rsidR="008150F7" w:rsidRPr="008150F7" w:rsidRDefault="008150F7" w:rsidP="008150F7">
      <w:pPr>
        <w:pStyle w:val="Bibliography"/>
        <w:rPr>
          <w:rFonts w:ascii="Times New Roman" w:hAnsi="Times New Roman" w:cs="Times New Roman"/>
          <w:sz w:val="24"/>
        </w:rPr>
      </w:pPr>
      <w:r w:rsidRPr="008150F7">
        <w:rPr>
          <w:rFonts w:ascii="Times New Roman" w:hAnsi="Times New Roman" w:cs="Times New Roman"/>
          <w:sz w:val="24"/>
        </w:rPr>
        <w:t xml:space="preserve">Wasson, K., Fabian, R.A., Fork, S., Stanganelli, J., Mize, Z., Beheshti, K., </w:t>
      </w:r>
      <w:r w:rsidRPr="008150F7">
        <w:rPr>
          <w:rFonts w:ascii="Times New Roman" w:hAnsi="Times New Roman" w:cs="Times New Roman"/>
          <w:i/>
          <w:iCs/>
          <w:sz w:val="24"/>
        </w:rPr>
        <w:t>et al.</w:t>
      </w:r>
      <w:r w:rsidRPr="008150F7">
        <w:rPr>
          <w:rFonts w:ascii="Times New Roman" w:hAnsi="Times New Roman" w:cs="Times New Roman"/>
          <w:sz w:val="24"/>
        </w:rPr>
        <w:t xml:space="preserve"> (2020). Multiple factors contribute to the spatially variable and dramatic decline of an invasive snail in an estuary where it was long-established and phenomenally abundant. </w:t>
      </w:r>
      <w:r w:rsidRPr="008150F7">
        <w:rPr>
          <w:rFonts w:ascii="Times New Roman" w:hAnsi="Times New Roman" w:cs="Times New Roman"/>
          <w:i/>
          <w:iCs/>
          <w:sz w:val="24"/>
        </w:rPr>
        <w:t>Biol Invasions</w:t>
      </w:r>
      <w:r w:rsidRPr="008150F7">
        <w:rPr>
          <w:rFonts w:ascii="Times New Roman" w:hAnsi="Times New Roman" w:cs="Times New Roman"/>
          <w:sz w:val="24"/>
        </w:rPr>
        <w:t>, 22, 1181–1202.</w:t>
      </w:r>
    </w:p>
    <w:p w14:paraId="5E8597C5" w14:textId="4463CFF7" w:rsidR="0010508C" w:rsidRDefault="00340C59" w:rsidP="0014285F">
      <w:pPr>
        <w:spacing w:line="480" w:lineRule="auto"/>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p>
    <w:p w14:paraId="0BFEAD70" w14:textId="77777777" w:rsidR="0018224C" w:rsidRDefault="0018224C" w:rsidP="00605F58">
      <w:pPr>
        <w:spacing w:line="480" w:lineRule="auto"/>
        <w:rPr>
          <w:rFonts w:ascii="Times New Roman" w:eastAsia="Times New Roman" w:hAnsi="Times New Roman" w:cs="Times New Roman"/>
          <w:b/>
          <w:sz w:val="24"/>
          <w:szCs w:val="24"/>
        </w:rPr>
        <w:sectPr w:rsidR="0018224C" w:rsidSect="00E405BB">
          <w:pgSz w:w="12240" w:h="15840"/>
          <w:pgMar w:top="1440" w:right="1440" w:bottom="1440" w:left="1440" w:header="720" w:footer="720" w:gutter="0"/>
          <w:lnNumType w:countBy="1" w:restart="continuous"/>
          <w:pgNumType w:start="1"/>
          <w:cols w:space="720"/>
          <w:docGrid w:linePitch="299"/>
        </w:sectPr>
      </w:pPr>
    </w:p>
    <w:p w14:paraId="3ADD35D6" w14:textId="77777777" w:rsidR="002D6E93" w:rsidRDefault="002D6E93"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Tables</w:t>
      </w:r>
    </w:p>
    <w:p w14:paraId="051F5BB6" w14:textId="15AD2D41" w:rsidR="002D6E93" w:rsidRPr="004F5E6A" w:rsidRDefault="004F5E6A" w:rsidP="00605F58">
      <w:pPr>
        <w:spacing w:line="480" w:lineRule="auto"/>
        <w:rPr>
          <w:rFonts w:ascii="Times New Roman" w:eastAsia="Times New Roman" w:hAnsi="Times New Roman" w:cs="Times New Roman"/>
          <w:bCs/>
          <w:sz w:val="24"/>
          <w:szCs w:val="24"/>
        </w:rPr>
      </w:pPr>
      <w:commentRangeStart w:id="308"/>
      <w:r w:rsidRPr="004F5E6A">
        <w:rPr>
          <w:rFonts w:ascii="Times New Roman" w:eastAsia="Times New Roman" w:hAnsi="Times New Roman" w:cs="Times New Roman"/>
          <w:bCs/>
          <w:sz w:val="24"/>
          <w:szCs w:val="24"/>
        </w:rPr>
        <w:t>Table 1</w:t>
      </w:r>
      <w:r w:rsidRPr="00F379EC">
        <w:rPr>
          <w:rFonts w:ascii="Times New Roman" w:eastAsia="Times New Roman" w:hAnsi="Times New Roman" w:cs="Times New Roman"/>
          <w:bCs/>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 xml:space="preserve">summary of the mechanisms and grouped by their strength of evidence of boom-busts as presented by the papers that had timeseries documenting boom-busts. The strength of evidence was evaluated using a predefined rubric </w:t>
      </w:r>
      <w:commentRangeStart w:id="309"/>
      <w:r>
        <w:rPr>
          <w:rFonts w:ascii="Times New Roman" w:eastAsia="Times New Roman" w:hAnsi="Times New Roman" w:cs="Times New Roman"/>
          <w:bCs/>
          <w:sz w:val="24"/>
          <w:szCs w:val="24"/>
        </w:rPr>
        <w:t>(Appendix XX)</w:t>
      </w:r>
      <w:commentRangeEnd w:id="309"/>
      <w:r>
        <w:rPr>
          <w:rStyle w:val="CommentReference"/>
        </w:rPr>
        <w:commentReference w:id="309"/>
      </w:r>
      <w:r>
        <w:rPr>
          <w:rFonts w:ascii="Times New Roman" w:eastAsia="Times New Roman" w:hAnsi="Times New Roman" w:cs="Times New Roman"/>
          <w:bCs/>
          <w:sz w:val="24"/>
          <w:szCs w:val="24"/>
        </w:rPr>
        <w:t>.</w:t>
      </w:r>
      <w:commentRangeEnd w:id="308"/>
      <w:r w:rsidR="00B81408">
        <w:rPr>
          <w:rStyle w:val="CommentReference"/>
        </w:rPr>
        <w:commentReference w:id="308"/>
      </w:r>
    </w:p>
    <w:tbl>
      <w:tblPr>
        <w:tblW w:w="6210" w:type="dxa"/>
        <w:tblLook w:val="04A0" w:firstRow="1" w:lastRow="0" w:firstColumn="1" w:lastColumn="0" w:noHBand="0" w:noVBand="1"/>
      </w:tblPr>
      <w:tblGrid>
        <w:gridCol w:w="3720"/>
        <w:gridCol w:w="1342"/>
        <w:gridCol w:w="1148"/>
      </w:tblGrid>
      <w:tr w:rsidR="007C1A22" w:rsidRPr="007C1A22" w14:paraId="588BADE6" w14:textId="77777777" w:rsidTr="004457F3">
        <w:trPr>
          <w:trHeight w:val="288"/>
        </w:trPr>
        <w:tc>
          <w:tcPr>
            <w:tcW w:w="3720" w:type="dxa"/>
            <w:tcBorders>
              <w:top w:val="single" w:sz="4" w:space="0" w:color="auto"/>
              <w:left w:val="nil"/>
              <w:bottom w:val="single" w:sz="4" w:space="0" w:color="auto"/>
              <w:right w:val="nil"/>
            </w:tcBorders>
            <w:noWrap/>
            <w:vAlign w:val="center"/>
            <w:hideMark/>
          </w:tcPr>
          <w:p w14:paraId="42A64826" w14:textId="77777777" w:rsidR="007C1A22" w:rsidRPr="007C1A22" w:rsidRDefault="007C1A22" w:rsidP="004457F3">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Mechanism</w:t>
            </w:r>
          </w:p>
        </w:tc>
        <w:tc>
          <w:tcPr>
            <w:tcW w:w="1342" w:type="dxa"/>
            <w:tcBorders>
              <w:top w:val="single" w:sz="4" w:space="0" w:color="auto"/>
              <w:left w:val="nil"/>
              <w:bottom w:val="single" w:sz="4" w:space="0" w:color="auto"/>
              <w:right w:val="nil"/>
            </w:tcBorders>
            <w:noWrap/>
            <w:vAlign w:val="bottom"/>
            <w:hideMark/>
          </w:tcPr>
          <w:p w14:paraId="002AB97E"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Evidence Strength</w:t>
            </w:r>
          </w:p>
        </w:tc>
        <w:tc>
          <w:tcPr>
            <w:tcW w:w="1148" w:type="dxa"/>
            <w:tcBorders>
              <w:top w:val="single" w:sz="4" w:space="0" w:color="auto"/>
              <w:left w:val="nil"/>
              <w:bottom w:val="single" w:sz="4" w:space="0" w:color="auto"/>
              <w:right w:val="nil"/>
            </w:tcBorders>
            <w:noWrap/>
            <w:vAlign w:val="bottom"/>
            <w:hideMark/>
          </w:tcPr>
          <w:p w14:paraId="021AC888" w14:textId="77777777" w:rsidR="007C1A22" w:rsidRPr="007C1A22" w:rsidRDefault="007C1A22" w:rsidP="002E3450">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Number of Studies</w:t>
            </w:r>
          </w:p>
        </w:tc>
      </w:tr>
      <w:tr w:rsidR="007C1A22" w:rsidRPr="007C1A22" w14:paraId="740773A2" w14:textId="77777777" w:rsidTr="002E3450">
        <w:trPr>
          <w:trHeight w:val="288"/>
        </w:trPr>
        <w:tc>
          <w:tcPr>
            <w:tcW w:w="3720" w:type="dxa"/>
            <w:vMerge w:val="restart"/>
            <w:tcBorders>
              <w:top w:val="nil"/>
              <w:left w:val="nil"/>
              <w:bottom w:val="nil"/>
              <w:right w:val="nil"/>
            </w:tcBorders>
            <w:vAlign w:val="center"/>
            <w:hideMark/>
          </w:tcPr>
          <w:p w14:paraId="019B2404" w14:textId="77777777" w:rsidR="007C1A22" w:rsidRPr="001B65AE" w:rsidRDefault="007C1A22" w:rsidP="001A0790">
            <w:pPr>
              <w:pStyle w:val="ListParagraph"/>
              <w:numPr>
                <w:ilvl w:val="0"/>
                <w:numId w:val="10"/>
              </w:numPr>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Enemy release followed by enemy accumulation</w:t>
            </w:r>
          </w:p>
        </w:tc>
        <w:tc>
          <w:tcPr>
            <w:tcW w:w="1342" w:type="dxa"/>
            <w:tcBorders>
              <w:top w:val="nil"/>
              <w:left w:val="nil"/>
              <w:bottom w:val="nil"/>
              <w:right w:val="nil"/>
            </w:tcBorders>
            <w:hideMark/>
          </w:tcPr>
          <w:p w14:paraId="37C16E58"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nil"/>
              <w:left w:val="nil"/>
              <w:bottom w:val="nil"/>
              <w:right w:val="nil"/>
            </w:tcBorders>
            <w:noWrap/>
            <w:hideMark/>
          </w:tcPr>
          <w:p w14:paraId="12B2E4FD"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45BFF298" w14:textId="77777777" w:rsidTr="002E3450">
        <w:trPr>
          <w:trHeight w:val="288"/>
        </w:trPr>
        <w:tc>
          <w:tcPr>
            <w:tcW w:w="3720" w:type="dxa"/>
            <w:vMerge/>
            <w:tcBorders>
              <w:top w:val="nil"/>
              <w:left w:val="nil"/>
              <w:bottom w:val="nil"/>
              <w:right w:val="nil"/>
            </w:tcBorders>
            <w:vAlign w:val="center"/>
            <w:hideMark/>
          </w:tcPr>
          <w:p w14:paraId="5CEBF0C1"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62801353"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672309D" w14:textId="0AFA9455" w:rsidR="007C1A22" w:rsidRPr="007C1A22" w:rsidRDefault="00251691"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1B5697D" w14:textId="77777777" w:rsidTr="002E3450">
        <w:trPr>
          <w:trHeight w:val="288"/>
        </w:trPr>
        <w:tc>
          <w:tcPr>
            <w:tcW w:w="3720" w:type="dxa"/>
            <w:vMerge/>
            <w:tcBorders>
              <w:top w:val="nil"/>
              <w:left w:val="nil"/>
              <w:bottom w:val="nil"/>
              <w:right w:val="nil"/>
            </w:tcBorders>
            <w:vAlign w:val="center"/>
            <w:hideMark/>
          </w:tcPr>
          <w:p w14:paraId="6FCA78D9"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58B0F8C"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2E04B4D"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r>
      <w:tr w:rsidR="007C1A22" w:rsidRPr="007C1A22" w14:paraId="3BED51AA" w14:textId="77777777" w:rsidTr="002E3450">
        <w:trPr>
          <w:trHeight w:val="288"/>
        </w:trPr>
        <w:tc>
          <w:tcPr>
            <w:tcW w:w="3720" w:type="dxa"/>
            <w:vMerge/>
            <w:tcBorders>
              <w:top w:val="nil"/>
              <w:left w:val="nil"/>
              <w:bottom w:val="nil"/>
              <w:right w:val="nil"/>
            </w:tcBorders>
            <w:vAlign w:val="center"/>
            <w:hideMark/>
          </w:tcPr>
          <w:p w14:paraId="579CDA2B"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76A9AD5"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FC2B6D9"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493D6551"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1A62AE64"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56C8FEAE"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77DF3692"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6</w:t>
            </w:r>
          </w:p>
        </w:tc>
      </w:tr>
      <w:tr w:rsidR="007C1A22" w:rsidRPr="007C1A22" w14:paraId="0E645CD9" w14:textId="77777777" w:rsidTr="002E3450">
        <w:trPr>
          <w:trHeight w:val="288"/>
        </w:trPr>
        <w:tc>
          <w:tcPr>
            <w:tcW w:w="3720" w:type="dxa"/>
            <w:vMerge w:val="restart"/>
            <w:tcBorders>
              <w:top w:val="dashed" w:sz="4" w:space="0" w:color="808080" w:themeColor="background1" w:themeShade="80"/>
              <w:left w:val="nil"/>
              <w:bottom w:val="nil"/>
              <w:right w:val="nil"/>
            </w:tcBorders>
            <w:vAlign w:val="center"/>
            <w:hideMark/>
          </w:tcPr>
          <w:p w14:paraId="5364AC04" w14:textId="77777777" w:rsidR="007C1A22" w:rsidRPr="001B65AE" w:rsidRDefault="007C1A2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 xml:space="preserve">Resource depletion </w:t>
            </w:r>
          </w:p>
        </w:tc>
        <w:tc>
          <w:tcPr>
            <w:tcW w:w="1342" w:type="dxa"/>
            <w:tcBorders>
              <w:top w:val="dashed" w:sz="4" w:space="0" w:color="808080" w:themeColor="background1" w:themeShade="80"/>
              <w:left w:val="nil"/>
              <w:bottom w:val="nil"/>
              <w:right w:val="nil"/>
            </w:tcBorders>
            <w:hideMark/>
          </w:tcPr>
          <w:p w14:paraId="5827FC41"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808080" w:themeColor="background1" w:themeShade="80"/>
              <w:left w:val="nil"/>
              <w:bottom w:val="nil"/>
              <w:right w:val="nil"/>
            </w:tcBorders>
            <w:noWrap/>
            <w:vAlign w:val="center"/>
            <w:hideMark/>
          </w:tcPr>
          <w:p w14:paraId="11052B8C"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7D23314A" w14:textId="77777777" w:rsidTr="002E3450">
        <w:trPr>
          <w:trHeight w:val="288"/>
        </w:trPr>
        <w:tc>
          <w:tcPr>
            <w:tcW w:w="3720" w:type="dxa"/>
            <w:vMerge/>
            <w:tcBorders>
              <w:top w:val="nil"/>
              <w:left w:val="nil"/>
              <w:bottom w:val="nil"/>
              <w:right w:val="nil"/>
            </w:tcBorders>
            <w:vAlign w:val="center"/>
            <w:hideMark/>
          </w:tcPr>
          <w:p w14:paraId="3B4AB325"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BC762C4"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B24C840" w14:textId="05A69E27"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1142D1F6" w14:textId="77777777" w:rsidTr="002E3450">
        <w:trPr>
          <w:trHeight w:val="288"/>
        </w:trPr>
        <w:tc>
          <w:tcPr>
            <w:tcW w:w="3720" w:type="dxa"/>
            <w:vMerge/>
            <w:tcBorders>
              <w:top w:val="nil"/>
              <w:left w:val="nil"/>
              <w:bottom w:val="nil"/>
              <w:right w:val="nil"/>
            </w:tcBorders>
            <w:vAlign w:val="center"/>
            <w:hideMark/>
          </w:tcPr>
          <w:p w14:paraId="4A26CF68"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DEF956F"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7B449631" w14:textId="08467E3C"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11FE4ECB" w14:textId="77777777" w:rsidTr="002E3450">
        <w:trPr>
          <w:trHeight w:val="288"/>
        </w:trPr>
        <w:tc>
          <w:tcPr>
            <w:tcW w:w="3720" w:type="dxa"/>
            <w:vMerge/>
            <w:tcBorders>
              <w:top w:val="nil"/>
              <w:left w:val="nil"/>
              <w:bottom w:val="nil"/>
              <w:right w:val="nil"/>
            </w:tcBorders>
            <w:vAlign w:val="center"/>
            <w:hideMark/>
          </w:tcPr>
          <w:p w14:paraId="4B7D7D18"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2834DA70"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EACB090" w14:textId="370AC530"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5A7466F8"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64218A5A"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75C578E8"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33BC50CC"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r>
      <w:tr w:rsidR="007C1A22" w:rsidRPr="007C1A22" w14:paraId="5740B5C4" w14:textId="77777777" w:rsidTr="002E3450">
        <w:trPr>
          <w:trHeight w:val="288"/>
        </w:trPr>
        <w:tc>
          <w:tcPr>
            <w:tcW w:w="3720" w:type="dxa"/>
            <w:vMerge w:val="restart"/>
            <w:tcBorders>
              <w:top w:val="dashed" w:sz="4" w:space="0" w:color="808080" w:themeColor="background1" w:themeShade="80"/>
              <w:left w:val="nil"/>
              <w:bottom w:val="nil"/>
              <w:right w:val="nil"/>
            </w:tcBorders>
            <w:vAlign w:val="center"/>
            <w:hideMark/>
          </w:tcPr>
          <w:p w14:paraId="3E9F0F29" w14:textId="4CFDF238" w:rsidR="007C1A22" w:rsidRPr="001B65AE" w:rsidRDefault="007C1A2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 xml:space="preserve">Invasive species </w:t>
            </w:r>
            <w:r w:rsidR="005F682A" w:rsidRPr="001B65AE">
              <w:rPr>
                <w:rFonts w:ascii="Aptos Narrow" w:eastAsia="Times New Roman" w:hAnsi="Aptos Narrow" w:cs="Times New Roman"/>
                <w:color w:val="000000"/>
                <w:lang w:val="en-US"/>
              </w:rPr>
              <w:t>unfavorably</w:t>
            </w:r>
            <w:r w:rsidRPr="001B65AE">
              <w:rPr>
                <w:rFonts w:ascii="Aptos Narrow" w:eastAsia="Times New Roman" w:hAnsi="Aptos Narrow" w:cs="Times New Roman"/>
                <w:color w:val="000000"/>
                <w:lang w:val="en-US"/>
              </w:rPr>
              <w:t xml:space="preserve"> </w:t>
            </w:r>
            <w:r w:rsidR="0061799D" w:rsidRPr="001B65AE">
              <w:rPr>
                <w:rFonts w:ascii="Aptos Narrow" w:eastAsia="Times New Roman" w:hAnsi="Aptos Narrow" w:cs="Times New Roman"/>
                <w:color w:val="000000"/>
                <w:lang w:val="en-US"/>
              </w:rPr>
              <w:t>alter</w:t>
            </w:r>
            <w:r w:rsidRPr="001B65AE">
              <w:rPr>
                <w:rFonts w:ascii="Aptos Narrow" w:eastAsia="Times New Roman" w:hAnsi="Aptos Narrow" w:cs="Times New Roman"/>
                <w:color w:val="000000"/>
                <w:lang w:val="en-US"/>
              </w:rPr>
              <w:t xml:space="preserve"> ecosystem for future generations</w:t>
            </w:r>
          </w:p>
        </w:tc>
        <w:tc>
          <w:tcPr>
            <w:tcW w:w="1342" w:type="dxa"/>
            <w:tcBorders>
              <w:top w:val="dashed" w:sz="4" w:space="0" w:color="808080" w:themeColor="background1" w:themeShade="80"/>
              <w:left w:val="nil"/>
              <w:bottom w:val="nil"/>
              <w:right w:val="nil"/>
            </w:tcBorders>
            <w:hideMark/>
          </w:tcPr>
          <w:p w14:paraId="77157447"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808080" w:themeColor="background1" w:themeShade="80"/>
              <w:left w:val="nil"/>
              <w:bottom w:val="nil"/>
              <w:right w:val="nil"/>
            </w:tcBorders>
            <w:noWrap/>
            <w:vAlign w:val="center"/>
            <w:hideMark/>
          </w:tcPr>
          <w:p w14:paraId="0D1AC693" w14:textId="105D27AD"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8C168DA" w14:textId="77777777" w:rsidTr="002E3450">
        <w:trPr>
          <w:trHeight w:val="288"/>
        </w:trPr>
        <w:tc>
          <w:tcPr>
            <w:tcW w:w="3720" w:type="dxa"/>
            <w:vMerge/>
            <w:tcBorders>
              <w:top w:val="nil"/>
              <w:left w:val="nil"/>
              <w:bottom w:val="nil"/>
              <w:right w:val="nil"/>
            </w:tcBorders>
            <w:vAlign w:val="center"/>
            <w:hideMark/>
          </w:tcPr>
          <w:p w14:paraId="6889FB2A"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07567BB"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031932E0"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5C8D9D7A" w14:textId="77777777" w:rsidTr="002E3450">
        <w:trPr>
          <w:trHeight w:val="288"/>
        </w:trPr>
        <w:tc>
          <w:tcPr>
            <w:tcW w:w="3720" w:type="dxa"/>
            <w:vMerge/>
            <w:tcBorders>
              <w:top w:val="nil"/>
              <w:left w:val="nil"/>
              <w:bottom w:val="nil"/>
              <w:right w:val="nil"/>
            </w:tcBorders>
            <w:vAlign w:val="center"/>
            <w:hideMark/>
          </w:tcPr>
          <w:p w14:paraId="2EE07D38"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53087DC"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61D8FDCD" w14:textId="6CA4B740"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CF2CB45" w14:textId="77777777" w:rsidTr="002E3450">
        <w:trPr>
          <w:trHeight w:val="288"/>
        </w:trPr>
        <w:tc>
          <w:tcPr>
            <w:tcW w:w="3720" w:type="dxa"/>
            <w:vMerge/>
            <w:tcBorders>
              <w:top w:val="nil"/>
              <w:left w:val="nil"/>
              <w:bottom w:val="nil"/>
              <w:right w:val="nil"/>
            </w:tcBorders>
            <w:vAlign w:val="center"/>
            <w:hideMark/>
          </w:tcPr>
          <w:p w14:paraId="3FDF42C3"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3110CD3"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7026009F" w14:textId="3E653B4D"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68ECDFA3"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096D0B7C"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375E3970"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34CE49AA"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r>
      <w:tr w:rsidR="007C1A22" w:rsidRPr="007C1A22" w14:paraId="3B85C74B" w14:textId="77777777" w:rsidTr="002E3450">
        <w:trPr>
          <w:trHeight w:val="288"/>
        </w:trPr>
        <w:tc>
          <w:tcPr>
            <w:tcW w:w="3720" w:type="dxa"/>
            <w:vMerge w:val="restart"/>
            <w:tcBorders>
              <w:top w:val="dashed" w:sz="4" w:space="0" w:color="808080" w:themeColor="background1" w:themeShade="80"/>
              <w:left w:val="nil"/>
              <w:bottom w:val="nil"/>
              <w:right w:val="nil"/>
            </w:tcBorders>
            <w:vAlign w:val="center"/>
            <w:hideMark/>
          </w:tcPr>
          <w:p w14:paraId="624C6B18" w14:textId="77777777" w:rsidR="007C1A22" w:rsidRPr="001B65AE" w:rsidRDefault="007C1A2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commentRangeStart w:id="310"/>
            <w:r w:rsidRPr="001B65AE">
              <w:rPr>
                <w:rFonts w:ascii="Aptos Narrow" w:eastAsia="Times New Roman" w:hAnsi="Aptos Narrow" w:cs="Times New Roman"/>
                <w:color w:val="000000"/>
                <w:lang w:val="en-US"/>
              </w:rPr>
              <w:t>Environmental Thresholds</w:t>
            </w:r>
            <w:commentRangeEnd w:id="310"/>
            <w:r w:rsidR="00B97A24">
              <w:rPr>
                <w:rStyle w:val="CommentReference"/>
              </w:rPr>
              <w:commentReference w:id="310"/>
            </w:r>
          </w:p>
        </w:tc>
        <w:tc>
          <w:tcPr>
            <w:tcW w:w="1342" w:type="dxa"/>
            <w:tcBorders>
              <w:top w:val="dashed" w:sz="4" w:space="0" w:color="808080" w:themeColor="background1" w:themeShade="80"/>
              <w:left w:val="nil"/>
              <w:bottom w:val="nil"/>
              <w:right w:val="nil"/>
            </w:tcBorders>
            <w:hideMark/>
          </w:tcPr>
          <w:p w14:paraId="28B573BA"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808080" w:themeColor="background1" w:themeShade="80"/>
              <w:left w:val="nil"/>
              <w:bottom w:val="nil"/>
              <w:right w:val="nil"/>
            </w:tcBorders>
            <w:noWrap/>
            <w:vAlign w:val="center"/>
            <w:hideMark/>
          </w:tcPr>
          <w:p w14:paraId="542571A6" w14:textId="50E3E5D0"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080D75A6" w14:textId="77777777" w:rsidTr="002E3450">
        <w:trPr>
          <w:trHeight w:val="288"/>
        </w:trPr>
        <w:tc>
          <w:tcPr>
            <w:tcW w:w="3720" w:type="dxa"/>
            <w:vMerge/>
            <w:tcBorders>
              <w:top w:val="nil"/>
              <w:left w:val="nil"/>
              <w:bottom w:val="nil"/>
              <w:right w:val="nil"/>
            </w:tcBorders>
            <w:vAlign w:val="center"/>
            <w:hideMark/>
          </w:tcPr>
          <w:p w14:paraId="163B67DC"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000C0DB6"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976A7BA" w14:textId="1FBB4BE5"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D0C0B31" w14:textId="77777777" w:rsidTr="002E3450">
        <w:trPr>
          <w:trHeight w:val="288"/>
        </w:trPr>
        <w:tc>
          <w:tcPr>
            <w:tcW w:w="3720" w:type="dxa"/>
            <w:vMerge/>
            <w:tcBorders>
              <w:top w:val="nil"/>
              <w:left w:val="nil"/>
              <w:bottom w:val="nil"/>
              <w:right w:val="nil"/>
            </w:tcBorders>
            <w:vAlign w:val="center"/>
            <w:hideMark/>
          </w:tcPr>
          <w:p w14:paraId="076711B6"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81F33A2"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00C9064"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r>
      <w:tr w:rsidR="007C1A22" w:rsidRPr="007C1A22" w14:paraId="6DE803D8" w14:textId="77777777" w:rsidTr="002E3450">
        <w:trPr>
          <w:trHeight w:val="288"/>
        </w:trPr>
        <w:tc>
          <w:tcPr>
            <w:tcW w:w="3720" w:type="dxa"/>
            <w:vMerge/>
            <w:tcBorders>
              <w:top w:val="nil"/>
              <w:left w:val="nil"/>
              <w:bottom w:val="nil"/>
              <w:right w:val="nil"/>
            </w:tcBorders>
            <w:vAlign w:val="center"/>
            <w:hideMark/>
          </w:tcPr>
          <w:p w14:paraId="52163FDA"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A9C68C9"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1D6CB1A7"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5DACB652"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78E86DCD"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07C946E4"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4FB13E37"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5</w:t>
            </w:r>
          </w:p>
        </w:tc>
      </w:tr>
      <w:tr w:rsidR="007C1A22" w:rsidRPr="007C1A22" w14:paraId="5873BECE" w14:textId="77777777" w:rsidTr="002E3450">
        <w:trPr>
          <w:trHeight w:val="288"/>
        </w:trPr>
        <w:tc>
          <w:tcPr>
            <w:tcW w:w="3720" w:type="dxa"/>
            <w:tcBorders>
              <w:top w:val="dashed" w:sz="4" w:space="0" w:color="808080" w:themeColor="background1" w:themeShade="80"/>
              <w:left w:val="nil"/>
              <w:bottom w:val="single" w:sz="4" w:space="0" w:color="auto"/>
              <w:right w:val="nil"/>
            </w:tcBorders>
            <w:vAlign w:val="center"/>
            <w:hideMark/>
          </w:tcPr>
          <w:p w14:paraId="45DB48AC" w14:textId="3CDBB655"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Not Specified</w:t>
            </w:r>
          </w:p>
        </w:tc>
        <w:tc>
          <w:tcPr>
            <w:tcW w:w="1342" w:type="dxa"/>
            <w:tcBorders>
              <w:top w:val="dashed" w:sz="4" w:space="0" w:color="808080" w:themeColor="background1" w:themeShade="80"/>
              <w:left w:val="nil"/>
              <w:bottom w:val="single" w:sz="4" w:space="0" w:color="auto"/>
              <w:right w:val="nil"/>
            </w:tcBorders>
            <w:noWrap/>
            <w:vAlign w:val="bottom"/>
            <w:hideMark/>
          </w:tcPr>
          <w:p w14:paraId="087FC302" w14:textId="3038E495" w:rsidR="007C1A22" w:rsidRPr="007C1A22" w:rsidRDefault="004457F3" w:rsidP="007C1A22">
            <w:pPr>
              <w:spacing w:line="240" w:lineRule="auto"/>
              <w:rPr>
                <w:rFonts w:ascii="Aptos Narrow" w:eastAsia="Times New Roman" w:hAnsi="Aptos Narrow" w:cs="Times New Roman"/>
                <w:b/>
                <w:bCs/>
                <w:color w:val="000000"/>
                <w:lang w:val="en-US"/>
              </w:rPr>
            </w:pPr>
            <w:r w:rsidRPr="004457F3">
              <w:rPr>
                <w:rFonts w:ascii="Aptos Narrow" w:eastAsia="Times New Roman" w:hAnsi="Aptos Narrow" w:cs="Times New Roman"/>
                <w:b/>
                <w:bCs/>
                <w:color w:val="000000"/>
                <w:lang w:val="en-US"/>
              </w:rPr>
              <w:t>Total</w:t>
            </w:r>
          </w:p>
        </w:tc>
        <w:tc>
          <w:tcPr>
            <w:tcW w:w="1148" w:type="dxa"/>
            <w:tcBorders>
              <w:top w:val="dashed" w:sz="4" w:space="0" w:color="808080" w:themeColor="background1" w:themeShade="80"/>
              <w:left w:val="nil"/>
              <w:bottom w:val="single" w:sz="4" w:space="0" w:color="auto"/>
              <w:right w:val="nil"/>
            </w:tcBorders>
            <w:noWrap/>
            <w:hideMark/>
          </w:tcPr>
          <w:p w14:paraId="2868D302"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4</w:t>
            </w:r>
          </w:p>
        </w:tc>
      </w:tr>
    </w:tbl>
    <w:p w14:paraId="3C4229F4" w14:textId="77777777" w:rsidR="004F5E6A" w:rsidRDefault="004F5E6A" w:rsidP="00605F58">
      <w:pPr>
        <w:spacing w:line="480" w:lineRule="auto"/>
        <w:rPr>
          <w:rFonts w:ascii="Times New Roman" w:eastAsia="Times New Roman" w:hAnsi="Times New Roman" w:cs="Times New Roman"/>
          <w:b/>
          <w:sz w:val="24"/>
          <w:szCs w:val="24"/>
        </w:rPr>
      </w:pPr>
    </w:p>
    <w:p w14:paraId="444393E8" w14:textId="10C98CB7" w:rsidR="004F5E6A" w:rsidRDefault="004F5E6A" w:rsidP="00605F58">
      <w:pPr>
        <w:spacing w:line="480" w:lineRule="auto"/>
        <w:rPr>
          <w:rFonts w:ascii="Times New Roman" w:eastAsia="Times New Roman" w:hAnsi="Times New Roman" w:cs="Times New Roman"/>
          <w:b/>
          <w:sz w:val="24"/>
          <w:szCs w:val="24"/>
        </w:rPr>
        <w:sectPr w:rsidR="004F5E6A" w:rsidSect="00D8523E">
          <w:pgSz w:w="12240" w:h="15840"/>
          <w:pgMar w:top="1440" w:right="1440" w:bottom="1440" w:left="1440" w:header="720" w:footer="720" w:gutter="0"/>
          <w:lnNumType w:countBy="1" w:restart="continuous"/>
          <w:cols w:space="720"/>
          <w:docGrid w:linePitch="299"/>
        </w:sectPr>
      </w:pPr>
    </w:p>
    <w:p w14:paraId="4FFF94A4" w14:textId="1CD801C6" w:rsidR="00242E53" w:rsidRDefault="00F23A3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w:t>
      </w:r>
      <w:r w:rsidR="002A1167">
        <w:rPr>
          <w:rFonts w:ascii="Times New Roman" w:eastAsia="Times New Roman" w:hAnsi="Times New Roman" w:cs="Times New Roman"/>
          <w:b/>
          <w:sz w:val="24"/>
          <w:szCs w:val="24"/>
        </w:rPr>
        <w:t xml:space="preserve"> captions</w:t>
      </w:r>
    </w:p>
    <w:p w14:paraId="229D1CCD" w14:textId="77777777" w:rsidR="001D6E08" w:rsidRDefault="00C9416D" w:rsidP="00605F58">
      <w:pPr>
        <w:spacing w:line="480" w:lineRule="auto"/>
        <w:rPr>
          <w:rFonts w:ascii="Times New Roman" w:eastAsia="Times New Roman" w:hAnsi="Times New Roman" w:cs="Times New Roman"/>
          <w:b/>
          <w:sz w:val="24"/>
          <w:szCs w:val="24"/>
        </w:rPr>
      </w:pPr>
      <w:commentRangeStart w:id="311"/>
      <w:r>
        <w:rPr>
          <w:rFonts w:ascii="Times New Roman" w:eastAsia="Times New Roman" w:hAnsi="Times New Roman" w:cs="Times New Roman"/>
          <w:b/>
          <w:noProof/>
          <w:sz w:val="24"/>
          <w:szCs w:val="24"/>
        </w:rPr>
        <w:drawing>
          <wp:inline distT="0" distB="0" distL="0" distR="0" wp14:anchorId="2FA7858A" wp14:editId="55C00524">
            <wp:extent cx="6226930" cy="5408099"/>
            <wp:effectExtent l="0" t="0" r="0" b="0"/>
            <wp:docPr id="1117970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063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6226930" cy="5408099"/>
                    </a:xfrm>
                    <a:prstGeom prst="rect">
                      <a:avLst/>
                    </a:prstGeom>
                  </pic:spPr>
                </pic:pic>
              </a:graphicData>
            </a:graphic>
          </wp:inline>
        </w:drawing>
      </w:r>
      <w:commentRangeEnd w:id="311"/>
      <w:r w:rsidR="00210D0C">
        <w:rPr>
          <w:rStyle w:val="CommentReference"/>
        </w:rPr>
        <w:commentReference w:id="311"/>
      </w:r>
    </w:p>
    <w:p w14:paraId="6140541D" w14:textId="46561E31" w:rsidR="00930C0F" w:rsidRPr="00930C0F" w:rsidRDefault="00930C0F" w:rsidP="00605F58">
      <w:pPr>
        <w:spacing w:line="480" w:lineRule="auto"/>
        <w:rPr>
          <w:rFonts w:ascii="Times New Roman" w:eastAsia="Times New Roman" w:hAnsi="Times New Roman" w:cs="Times New Roman"/>
          <w:b/>
          <w:sz w:val="24"/>
          <w:szCs w:val="24"/>
        </w:rPr>
        <w:sectPr w:rsidR="00930C0F" w:rsidRPr="00930C0F" w:rsidSect="00D8523E">
          <w:pgSz w:w="12240" w:h="15840"/>
          <w:pgMar w:top="1440" w:right="1440" w:bottom="1440" w:left="1440" w:header="720" w:footer="720" w:gutter="0"/>
          <w:lnNumType w:countBy="1" w:restart="continuous"/>
          <w:cols w:space="720"/>
          <w:docGrid w:linePitch="299"/>
        </w:sectPr>
      </w:pPr>
      <w:r w:rsidRPr="00930C0F">
        <w:rPr>
          <w:rFonts w:ascii="Times New Roman" w:hAnsi="Times New Roman" w:cs="Times New Roman"/>
          <w:noProof/>
          <w:sz w:val="24"/>
          <w:szCs w:val="24"/>
        </w:rPr>
        <w:t>Fig. 1</w:t>
      </w:r>
      <w:r>
        <w:rPr>
          <w:rFonts w:ascii="Times New Roman" w:hAnsi="Times New Roman" w:cs="Times New Roman"/>
          <w:noProof/>
          <w:sz w:val="24"/>
          <w:szCs w:val="24"/>
        </w:rPr>
        <w:t xml:space="preserve">: </w:t>
      </w:r>
      <w:r w:rsidR="00BF7219">
        <w:rPr>
          <w:rFonts w:ascii="Times New Roman" w:hAnsi="Times New Roman" w:cs="Times New Roman"/>
          <w:noProof/>
          <w:sz w:val="24"/>
          <w:szCs w:val="24"/>
        </w:rPr>
        <w:t xml:space="preserve"> A) Graphical depiciton of the quantitative definition of a boom-bus</w:t>
      </w:r>
      <w:r w:rsidR="00610D17">
        <w:rPr>
          <w:rFonts w:ascii="Times New Roman" w:hAnsi="Times New Roman" w:cs="Times New Roman"/>
          <w:noProof/>
          <w:sz w:val="24"/>
          <w:szCs w:val="24"/>
        </w:rPr>
        <w:t>t and the classificaiton of boom-</w:t>
      </w:r>
      <w:commentRangeStart w:id="312"/>
      <w:r w:rsidR="00610D17">
        <w:rPr>
          <w:rFonts w:ascii="Times New Roman" w:hAnsi="Times New Roman" w:cs="Times New Roman"/>
          <w:noProof/>
          <w:sz w:val="24"/>
          <w:szCs w:val="24"/>
        </w:rPr>
        <w:t>bust, overshoot, and establishment</w:t>
      </w:r>
      <w:commentRangeEnd w:id="312"/>
      <w:r w:rsidR="009D6D61">
        <w:rPr>
          <w:rStyle w:val="CommentReference"/>
        </w:rPr>
        <w:commentReference w:id="312"/>
      </w:r>
      <w:r w:rsidR="00610D17">
        <w:rPr>
          <w:rFonts w:ascii="Times New Roman" w:hAnsi="Times New Roman" w:cs="Times New Roman"/>
          <w:noProof/>
          <w:sz w:val="24"/>
          <w:szCs w:val="24"/>
        </w:rPr>
        <w:t>. B) Graphical depictions of the pro</w:t>
      </w:r>
      <w:r w:rsidR="00C35FC7">
        <w:rPr>
          <w:rFonts w:ascii="Times New Roman" w:hAnsi="Times New Roman" w:cs="Times New Roman"/>
          <w:noProof/>
          <w:sz w:val="24"/>
          <w:szCs w:val="24"/>
        </w:rPr>
        <w:t>po</w:t>
      </w:r>
      <w:r w:rsidR="00610D17">
        <w:rPr>
          <w:rFonts w:ascii="Times New Roman" w:hAnsi="Times New Roman" w:cs="Times New Roman"/>
          <w:noProof/>
          <w:sz w:val="24"/>
          <w:szCs w:val="24"/>
        </w:rPr>
        <w:t>sed metrics of a boom-bust</w:t>
      </w:r>
      <w:r w:rsidR="00CB38D1">
        <w:rPr>
          <w:rFonts w:ascii="Times New Roman" w:hAnsi="Times New Roman" w:cs="Times New Roman"/>
          <w:noProof/>
          <w:sz w:val="24"/>
          <w:szCs w:val="24"/>
        </w:rPr>
        <w:t xml:space="preserve"> within their respective </w:t>
      </w:r>
      <w:r w:rsidR="00351646">
        <w:rPr>
          <w:rFonts w:ascii="Times New Roman" w:hAnsi="Times New Roman" w:cs="Times New Roman"/>
          <w:noProof/>
          <w:sz w:val="24"/>
          <w:szCs w:val="24"/>
        </w:rPr>
        <w:t>invasion phase.</w:t>
      </w:r>
    </w:p>
    <w:p w14:paraId="46D10971" w14:textId="60B06157" w:rsidR="00231CE6" w:rsidRDefault="00171CFF" w:rsidP="0018224C">
      <w:pPr>
        <w:spacing w:line="480" w:lineRule="auto"/>
        <w:jc w:val="center"/>
        <w:rPr>
          <w:rFonts w:ascii="Times New Roman" w:eastAsia="Times New Roman" w:hAnsi="Times New Roman" w:cs="Times New Roman"/>
          <w:bCs/>
          <w:noProof/>
          <w:sz w:val="24"/>
          <w:szCs w:val="24"/>
        </w:rPr>
      </w:pPr>
      <w:commentRangeStart w:id="313"/>
      <w:commentRangeStart w:id="314"/>
      <w:r>
        <w:rPr>
          <w:rFonts w:ascii="Times New Roman" w:eastAsia="Times New Roman" w:hAnsi="Times New Roman" w:cs="Times New Roman"/>
          <w:bCs/>
          <w:noProof/>
          <w:sz w:val="24"/>
          <w:szCs w:val="24"/>
        </w:rPr>
        <w:lastRenderedPageBreak/>
        <w:drawing>
          <wp:inline distT="0" distB="0" distL="0" distR="0" wp14:anchorId="69932217" wp14:editId="050FE07A">
            <wp:extent cx="3959319" cy="5066225"/>
            <wp:effectExtent l="0" t="0" r="0" b="1270"/>
            <wp:docPr id="12348618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1862" name="Picture 1"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9319" cy="5066225"/>
                    </a:xfrm>
                    <a:prstGeom prst="rect">
                      <a:avLst/>
                    </a:prstGeom>
                  </pic:spPr>
                </pic:pic>
              </a:graphicData>
            </a:graphic>
          </wp:inline>
        </w:drawing>
      </w:r>
      <w:commentRangeEnd w:id="313"/>
      <w:commentRangeEnd w:id="314"/>
      <w:r w:rsidR="00E101B2">
        <w:rPr>
          <w:rStyle w:val="CommentReference"/>
        </w:rPr>
        <w:commentReference w:id="313"/>
      </w:r>
      <w:r w:rsidR="0075745D">
        <w:rPr>
          <w:rStyle w:val="CommentReference"/>
        </w:rPr>
        <w:commentReference w:id="314"/>
      </w:r>
    </w:p>
    <w:p w14:paraId="5CE08F21" w14:textId="78A15ADB" w:rsidR="00231CE6" w:rsidRDefault="00933189" w:rsidP="00605F58">
      <w:pPr>
        <w:spacing w:line="480" w:lineRule="auto"/>
        <w:rPr>
          <w:rFonts w:ascii="Times New Roman" w:eastAsia="Times New Roman" w:hAnsi="Times New Roman" w:cs="Times New Roman"/>
          <w:bCs/>
          <w:noProof/>
          <w:sz w:val="24"/>
          <w:szCs w:val="24"/>
        </w:rPr>
      </w:pPr>
      <w:commentRangeStart w:id="315"/>
      <w:r>
        <w:rPr>
          <w:rFonts w:ascii="Times New Roman" w:eastAsia="Times New Roman" w:hAnsi="Times New Roman" w:cs="Times New Roman"/>
          <w:bCs/>
          <w:noProof/>
          <w:sz w:val="24"/>
          <w:szCs w:val="24"/>
        </w:rPr>
        <w:t>Fig</w:t>
      </w:r>
      <w:r w:rsidR="0018224C">
        <w:rPr>
          <w:rFonts w:ascii="Times New Roman" w:eastAsia="Times New Roman" w:hAnsi="Times New Roman" w:cs="Times New Roman"/>
          <w:bCs/>
          <w:noProof/>
          <w:sz w:val="24"/>
          <w:szCs w:val="24"/>
        </w:rPr>
        <w:t>.</w:t>
      </w:r>
      <w:r>
        <w:rPr>
          <w:rFonts w:ascii="Times New Roman" w:eastAsia="Times New Roman" w:hAnsi="Times New Roman" w:cs="Times New Roman"/>
          <w:bCs/>
          <w:noProof/>
          <w:sz w:val="24"/>
          <w:szCs w:val="24"/>
        </w:rPr>
        <w:t xml:space="preserve"> 2: </w:t>
      </w:r>
      <w:ins w:id="316" w:author="Nathan Dorn" w:date="2025-09-17T15:48:00Z" w16du:dateUtc="2025-09-17T19:48:00Z">
        <w:r w:rsidR="001C33E0">
          <w:rPr>
            <w:rFonts w:ascii="Times New Roman" w:eastAsia="Times New Roman" w:hAnsi="Times New Roman" w:cs="Times New Roman"/>
            <w:bCs/>
            <w:noProof/>
            <w:sz w:val="24"/>
            <w:szCs w:val="24"/>
          </w:rPr>
          <w:t>F</w:t>
        </w:r>
      </w:ins>
      <w:del w:id="317" w:author="Nathan Dorn" w:date="2025-09-17T15:48:00Z" w16du:dateUtc="2025-09-17T19:48:00Z">
        <w:r w:rsidDel="001C33E0">
          <w:rPr>
            <w:rFonts w:ascii="Times New Roman" w:eastAsia="Times New Roman" w:hAnsi="Times New Roman" w:cs="Times New Roman"/>
            <w:bCs/>
            <w:noProof/>
            <w:sz w:val="24"/>
            <w:szCs w:val="24"/>
          </w:rPr>
          <w:delText>f</w:delText>
        </w:r>
      </w:del>
      <w:r>
        <w:rPr>
          <w:rFonts w:ascii="Times New Roman" w:eastAsia="Times New Roman" w:hAnsi="Times New Roman" w:cs="Times New Roman"/>
          <w:bCs/>
          <w:noProof/>
          <w:sz w:val="24"/>
          <w:szCs w:val="24"/>
        </w:rPr>
        <w:t xml:space="preserve">low chart depicting the number of digitized time-series, the </w:t>
      </w:r>
      <w:r w:rsidR="00321CC4">
        <w:rPr>
          <w:rFonts w:ascii="Times New Roman" w:eastAsia="Times New Roman" w:hAnsi="Times New Roman" w:cs="Times New Roman"/>
          <w:bCs/>
          <w:noProof/>
          <w:sz w:val="24"/>
          <w:szCs w:val="24"/>
        </w:rPr>
        <w:t>nu</w:t>
      </w:r>
      <w:r w:rsidR="00C4652F">
        <w:rPr>
          <w:rFonts w:ascii="Times New Roman" w:eastAsia="Times New Roman" w:hAnsi="Times New Roman" w:cs="Times New Roman"/>
          <w:bCs/>
          <w:noProof/>
          <w:sz w:val="24"/>
          <w:szCs w:val="24"/>
        </w:rPr>
        <w:t>mb</w:t>
      </w:r>
      <w:r w:rsidR="00321CC4">
        <w:rPr>
          <w:rFonts w:ascii="Times New Roman" w:eastAsia="Times New Roman" w:hAnsi="Times New Roman" w:cs="Times New Roman"/>
          <w:bCs/>
          <w:noProof/>
          <w:sz w:val="24"/>
          <w:szCs w:val="24"/>
        </w:rPr>
        <w:t>ers</w:t>
      </w:r>
      <w:r w:rsidR="00C4652F">
        <w:rPr>
          <w:rFonts w:ascii="Times New Roman" w:eastAsia="Times New Roman" w:hAnsi="Times New Roman" w:cs="Times New Roman"/>
          <w:bCs/>
          <w:noProof/>
          <w:sz w:val="24"/>
          <w:szCs w:val="24"/>
        </w:rPr>
        <w:t xml:space="preserve"> of</w:t>
      </w:r>
      <w:r w:rsidR="00321CC4">
        <w:rPr>
          <w:rFonts w:ascii="Times New Roman" w:eastAsia="Times New Roman" w:hAnsi="Times New Roman" w:cs="Times New Roman"/>
          <w:bCs/>
          <w:noProof/>
          <w:sz w:val="24"/>
          <w:szCs w:val="24"/>
        </w:rPr>
        <w:t xml:space="preserve"> </w:t>
      </w:r>
      <w:r>
        <w:rPr>
          <w:rFonts w:ascii="Times New Roman" w:eastAsia="Times New Roman" w:hAnsi="Times New Roman" w:cs="Times New Roman"/>
          <w:bCs/>
          <w:noProof/>
          <w:sz w:val="24"/>
          <w:szCs w:val="24"/>
        </w:rPr>
        <w:t xml:space="preserve">time series </w:t>
      </w:r>
      <w:r w:rsidR="00321CC4">
        <w:rPr>
          <w:rFonts w:ascii="Times New Roman" w:eastAsia="Times New Roman" w:hAnsi="Times New Roman" w:cs="Times New Roman"/>
          <w:bCs/>
          <w:noProof/>
          <w:sz w:val="24"/>
          <w:szCs w:val="24"/>
        </w:rPr>
        <w:t xml:space="preserve">as they were filtered </w:t>
      </w:r>
      <w:r>
        <w:rPr>
          <w:rFonts w:ascii="Times New Roman" w:eastAsia="Times New Roman" w:hAnsi="Times New Roman" w:cs="Times New Roman"/>
          <w:bCs/>
          <w:noProof/>
          <w:sz w:val="24"/>
          <w:szCs w:val="24"/>
        </w:rPr>
        <w:t xml:space="preserve">through the </w:t>
      </w:r>
      <w:r w:rsidR="00F055AF">
        <w:rPr>
          <w:rFonts w:ascii="Times New Roman" w:eastAsia="Times New Roman" w:hAnsi="Times New Roman" w:cs="Times New Roman"/>
          <w:bCs/>
          <w:noProof/>
          <w:sz w:val="24"/>
          <w:szCs w:val="24"/>
        </w:rPr>
        <w:t>different steps</w:t>
      </w:r>
      <w:r w:rsidR="00C32CAD">
        <w:rPr>
          <w:rFonts w:ascii="Times New Roman" w:eastAsia="Times New Roman" w:hAnsi="Times New Roman" w:cs="Times New Roman"/>
          <w:bCs/>
          <w:noProof/>
          <w:sz w:val="24"/>
          <w:szCs w:val="24"/>
        </w:rPr>
        <w:t>,</w:t>
      </w:r>
      <w:r w:rsidR="00F055AF">
        <w:rPr>
          <w:rFonts w:ascii="Times New Roman" w:eastAsia="Times New Roman" w:hAnsi="Times New Roman" w:cs="Times New Roman"/>
          <w:bCs/>
          <w:noProof/>
          <w:sz w:val="24"/>
          <w:szCs w:val="24"/>
        </w:rPr>
        <w:t xml:space="preserve"> and the </w:t>
      </w:r>
      <w:r w:rsidR="003469E1">
        <w:rPr>
          <w:rFonts w:ascii="Times New Roman" w:eastAsia="Times New Roman" w:hAnsi="Times New Roman" w:cs="Times New Roman"/>
          <w:bCs/>
          <w:noProof/>
          <w:sz w:val="24"/>
          <w:szCs w:val="24"/>
        </w:rPr>
        <w:t>number</w:t>
      </w:r>
      <w:r w:rsidR="00B43B33">
        <w:rPr>
          <w:rFonts w:ascii="Times New Roman" w:eastAsia="Times New Roman" w:hAnsi="Times New Roman" w:cs="Times New Roman"/>
          <w:bCs/>
          <w:noProof/>
          <w:sz w:val="24"/>
          <w:szCs w:val="24"/>
        </w:rPr>
        <w:t xml:space="preserve"> of time-series </w:t>
      </w:r>
      <w:r w:rsidR="003469E1">
        <w:rPr>
          <w:rFonts w:ascii="Times New Roman" w:eastAsia="Times New Roman" w:hAnsi="Times New Roman" w:cs="Times New Roman"/>
          <w:bCs/>
          <w:noProof/>
          <w:sz w:val="24"/>
          <w:szCs w:val="24"/>
        </w:rPr>
        <w:t>within the final classification</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B43B33">
        <w:rPr>
          <w:rFonts w:ascii="Times New Roman" w:eastAsia="Times New Roman" w:hAnsi="Times New Roman" w:cs="Times New Roman"/>
          <w:bCs/>
          <w:noProof/>
          <w:sz w:val="24"/>
          <w:szCs w:val="24"/>
        </w:rPr>
        <w:t>of</w:t>
      </w:r>
      <w:r w:rsidR="003469E1">
        <w:rPr>
          <w:rFonts w:ascii="Times New Roman" w:eastAsia="Times New Roman" w:hAnsi="Times New Roman" w:cs="Times New Roman"/>
          <w:bCs/>
          <w:noProof/>
          <w:sz w:val="24"/>
          <w:szCs w:val="24"/>
        </w:rPr>
        <w:t xml:space="preserve"> boom-bust</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given</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the</w:t>
      </w:r>
      <w:r w:rsidR="00B43B33">
        <w:rPr>
          <w:rFonts w:ascii="Times New Roman" w:eastAsia="Times New Roman" w:hAnsi="Times New Roman" w:cs="Times New Roman"/>
          <w:bCs/>
          <w:noProof/>
          <w:sz w:val="24"/>
          <w:szCs w:val="24"/>
        </w:rPr>
        <w:t xml:space="preserve"> quantitative</w:t>
      </w:r>
      <w:r w:rsidR="003469E1">
        <w:rPr>
          <w:rFonts w:ascii="Times New Roman" w:eastAsia="Times New Roman" w:hAnsi="Times New Roman" w:cs="Times New Roman"/>
          <w:bCs/>
          <w:noProof/>
          <w:sz w:val="24"/>
          <w:szCs w:val="24"/>
        </w:rPr>
        <w:t xml:space="preserve"> definition.</w:t>
      </w:r>
      <w:r w:rsidR="00FA1B23">
        <w:rPr>
          <w:rFonts w:ascii="Times New Roman" w:eastAsia="Times New Roman" w:hAnsi="Times New Roman" w:cs="Times New Roman"/>
          <w:bCs/>
          <w:noProof/>
          <w:sz w:val="24"/>
          <w:szCs w:val="24"/>
        </w:rPr>
        <w:t xml:space="preserve">  </w:t>
      </w:r>
      <w:r w:rsidR="00515F45">
        <w:rPr>
          <w:rFonts w:ascii="Times New Roman" w:eastAsia="Times New Roman" w:hAnsi="Times New Roman" w:cs="Times New Roman"/>
          <w:bCs/>
          <w:noProof/>
          <w:sz w:val="24"/>
          <w:szCs w:val="24"/>
        </w:rPr>
        <w:t>The darker the shade of</w:t>
      </w:r>
      <w:r w:rsidR="00FA1B23">
        <w:rPr>
          <w:rFonts w:ascii="Times New Roman" w:eastAsia="Times New Roman" w:hAnsi="Times New Roman" w:cs="Times New Roman"/>
          <w:bCs/>
          <w:noProof/>
          <w:sz w:val="24"/>
          <w:szCs w:val="24"/>
        </w:rPr>
        <w:t xml:space="preserve"> purple </w:t>
      </w:r>
      <w:r w:rsidR="00515F45">
        <w:rPr>
          <w:rFonts w:ascii="Times New Roman" w:eastAsia="Times New Roman" w:hAnsi="Times New Roman" w:cs="Times New Roman"/>
          <w:bCs/>
          <w:noProof/>
          <w:sz w:val="24"/>
          <w:szCs w:val="24"/>
        </w:rPr>
        <w:t>the stronger</w:t>
      </w:r>
      <w:r w:rsidR="00E23C65">
        <w:rPr>
          <w:rFonts w:ascii="Times New Roman" w:eastAsia="Times New Roman" w:hAnsi="Times New Roman" w:cs="Times New Roman"/>
          <w:bCs/>
          <w:noProof/>
          <w:sz w:val="24"/>
          <w:szCs w:val="24"/>
        </w:rPr>
        <w:t xml:space="preserve"> the confidence</w:t>
      </w:r>
      <w:r w:rsidR="00FA1B23">
        <w:rPr>
          <w:rFonts w:ascii="Times New Roman" w:eastAsia="Times New Roman" w:hAnsi="Times New Roman" w:cs="Times New Roman"/>
          <w:bCs/>
          <w:noProof/>
          <w:sz w:val="24"/>
          <w:szCs w:val="24"/>
        </w:rPr>
        <w:t xml:space="preserve"> in the</w:t>
      </w:r>
      <w:r w:rsidR="00E23C65">
        <w:rPr>
          <w:rFonts w:ascii="Times New Roman" w:eastAsia="Times New Roman" w:hAnsi="Times New Roman" w:cs="Times New Roman"/>
          <w:bCs/>
          <w:noProof/>
          <w:sz w:val="24"/>
          <w:szCs w:val="24"/>
        </w:rPr>
        <w:t xml:space="preserve"> timeseries</w:t>
      </w:r>
      <w:r w:rsidR="00FA1B23">
        <w:rPr>
          <w:rFonts w:ascii="Times New Roman" w:eastAsia="Times New Roman" w:hAnsi="Times New Roman" w:cs="Times New Roman"/>
          <w:bCs/>
          <w:noProof/>
          <w:sz w:val="24"/>
          <w:szCs w:val="24"/>
        </w:rPr>
        <w:t xml:space="preserve"> classification as a boom-bust</w:t>
      </w:r>
      <w:r w:rsidR="00E23C65">
        <w:rPr>
          <w:rFonts w:ascii="Times New Roman" w:eastAsia="Times New Roman" w:hAnsi="Times New Roman" w:cs="Times New Roman"/>
          <w:bCs/>
          <w:noProof/>
          <w:sz w:val="24"/>
          <w:szCs w:val="24"/>
        </w:rPr>
        <w:t>.</w:t>
      </w:r>
      <w:commentRangeEnd w:id="315"/>
      <w:r w:rsidR="00AC52FC">
        <w:rPr>
          <w:rStyle w:val="CommentReference"/>
        </w:rPr>
        <w:commentReference w:id="315"/>
      </w:r>
    </w:p>
    <w:p w14:paraId="190F5273" w14:textId="43AECBC6" w:rsidR="00F23A3A" w:rsidRPr="00F23A3A" w:rsidRDefault="00F23A3A" w:rsidP="00605F58">
      <w:pPr>
        <w:spacing w:line="480" w:lineRule="auto"/>
        <w:rPr>
          <w:rFonts w:ascii="Times New Roman" w:eastAsia="Times New Roman" w:hAnsi="Times New Roman" w:cs="Times New Roman"/>
          <w:bCs/>
          <w:sz w:val="24"/>
          <w:szCs w:val="24"/>
        </w:rPr>
      </w:pPr>
    </w:p>
    <w:p w14:paraId="3C768B52" w14:textId="77777777" w:rsidR="003E27C6" w:rsidRDefault="003E27C6" w:rsidP="00242E53">
      <w:pPr>
        <w:spacing w:line="480" w:lineRule="auto"/>
        <w:rPr>
          <w:rFonts w:ascii="Times New Roman" w:eastAsia="Times New Roman" w:hAnsi="Times New Roman" w:cs="Times New Roman"/>
          <w:b/>
          <w:sz w:val="24"/>
          <w:szCs w:val="24"/>
        </w:rPr>
        <w:sectPr w:rsidR="003E27C6" w:rsidSect="00D8523E">
          <w:pgSz w:w="12240" w:h="15840"/>
          <w:pgMar w:top="1440" w:right="1440" w:bottom="1440" w:left="1440" w:header="720" w:footer="720" w:gutter="0"/>
          <w:lnNumType w:countBy="1" w:restart="continuous"/>
          <w:cols w:space="720"/>
          <w:docGrid w:linePitch="299"/>
        </w:sectPr>
      </w:pPr>
    </w:p>
    <w:p w14:paraId="5ED278EC" w14:textId="58C70AAF" w:rsidR="0018224C" w:rsidRDefault="003E27C6" w:rsidP="00242E53">
      <w:pPr>
        <w:spacing w:line="480" w:lineRule="auto"/>
        <w:rPr>
          <w:rFonts w:ascii="Times New Roman" w:eastAsia="Times New Roman" w:hAnsi="Times New Roman" w:cs="Times New Roman"/>
          <w:b/>
          <w:sz w:val="24"/>
          <w:szCs w:val="24"/>
        </w:rPr>
        <w:sectPr w:rsidR="0018224C" w:rsidSect="00D8523E">
          <w:pgSz w:w="12240" w:h="15840"/>
          <w:pgMar w:top="1440" w:right="1440" w:bottom="1440" w:left="1440" w:header="720" w:footer="720" w:gutter="0"/>
          <w:lnNumType w:countBy="1" w:restart="continuous"/>
          <w:cols w:space="720"/>
          <w:docGrid w:linePitch="299"/>
        </w:sectPr>
      </w:pPr>
      <w:commentRangeStart w:id="318"/>
      <w:r>
        <w:rPr>
          <w:rFonts w:ascii="Times New Roman" w:eastAsia="Times New Roman" w:hAnsi="Times New Roman" w:cs="Times New Roman"/>
          <w:b/>
          <w:noProof/>
          <w:sz w:val="24"/>
          <w:szCs w:val="24"/>
        </w:rPr>
        <w:lastRenderedPageBreak/>
        <w:drawing>
          <wp:inline distT="0" distB="0" distL="0" distR="0" wp14:anchorId="66F1C49F" wp14:editId="331BD358">
            <wp:extent cx="5309870" cy="8229078"/>
            <wp:effectExtent l="0" t="0" r="5080" b="635"/>
            <wp:docPr id="184734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984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309870" cy="8229078"/>
                    </a:xfrm>
                    <a:prstGeom prst="rect">
                      <a:avLst/>
                    </a:prstGeom>
                  </pic:spPr>
                </pic:pic>
              </a:graphicData>
            </a:graphic>
          </wp:inline>
        </w:drawing>
      </w:r>
      <w:commentRangeEnd w:id="318"/>
      <w:r w:rsidR="00B97A24">
        <w:rPr>
          <w:rStyle w:val="CommentReference"/>
        </w:rPr>
        <w:commentReference w:id="318"/>
      </w:r>
    </w:p>
    <w:p w14:paraId="72BE2789" w14:textId="02AA00E4" w:rsidR="008753D8" w:rsidRDefault="00FA5496" w:rsidP="00242E53">
      <w:pPr>
        <w:spacing w:line="480" w:lineRule="auto"/>
        <w:rPr>
          <w:rFonts w:ascii="Times New Roman" w:eastAsia="Times New Roman" w:hAnsi="Times New Roman" w:cs="Times New Roman"/>
          <w:bCs/>
          <w:sz w:val="24"/>
          <w:szCs w:val="24"/>
        </w:rPr>
        <w:sectPr w:rsidR="008753D8" w:rsidSect="00D8523E">
          <w:pgSz w:w="12240" w:h="15840"/>
          <w:pgMar w:top="1440" w:right="1440" w:bottom="1440" w:left="1440" w:header="720" w:footer="720" w:gutter="0"/>
          <w:lnNumType w:countBy="1" w:restart="continuous"/>
          <w:cols w:space="720"/>
          <w:docGrid w:linePitch="299"/>
        </w:sectPr>
      </w:pPr>
      <w:r w:rsidRPr="00FA5496">
        <w:rPr>
          <w:rFonts w:ascii="Times New Roman" w:eastAsia="Times New Roman" w:hAnsi="Times New Roman" w:cs="Times New Roman"/>
          <w:bCs/>
          <w:sz w:val="24"/>
          <w:szCs w:val="24"/>
        </w:rPr>
        <w:lastRenderedPageBreak/>
        <w:t>Fig. 3:</w:t>
      </w:r>
      <w:r>
        <w:rPr>
          <w:rFonts w:ascii="Times New Roman" w:eastAsia="Times New Roman" w:hAnsi="Times New Roman" w:cs="Times New Roman"/>
          <w:bCs/>
          <w:sz w:val="24"/>
          <w:szCs w:val="24"/>
        </w:rPr>
        <w:t xml:space="preserve"> </w:t>
      </w:r>
      <w:r w:rsidR="00ED4AA4">
        <w:rPr>
          <w:rFonts w:ascii="Times New Roman" w:eastAsia="Times New Roman" w:hAnsi="Times New Roman" w:cs="Times New Roman"/>
          <w:bCs/>
          <w:sz w:val="24"/>
          <w:szCs w:val="24"/>
        </w:rPr>
        <w:t>Summaries</w:t>
      </w:r>
      <w:r w:rsidR="00751B3B">
        <w:rPr>
          <w:rFonts w:ascii="Times New Roman" w:eastAsia="Times New Roman" w:hAnsi="Times New Roman" w:cs="Times New Roman"/>
          <w:bCs/>
          <w:sz w:val="24"/>
          <w:szCs w:val="24"/>
        </w:rPr>
        <w:t xml:space="preserve"> of the counts of time series that had </w:t>
      </w:r>
      <w:r w:rsidR="00596120">
        <w:rPr>
          <w:rFonts w:ascii="Times New Roman" w:eastAsia="Times New Roman" w:hAnsi="Times New Roman" w:cs="Times New Roman"/>
          <w:sz w:val="24"/>
          <w:szCs w:val="24"/>
        </w:rPr>
        <w:t>declines ≥ 90%</w:t>
      </w:r>
      <w:r w:rsidR="00CF2733">
        <w:rPr>
          <w:rFonts w:ascii="Times New Roman" w:eastAsia="Times New Roman" w:hAnsi="Times New Roman" w:cs="Times New Roman"/>
          <w:sz w:val="24"/>
          <w:szCs w:val="24"/>
        </w:rPr>
        <w:t xml:space="preserve"> from the max</w:t>
      </w:r>
      <w:r w:rsidR="00A93B0D">
        <w:rPr>
          <w:rFonts w:ascii="Times New Roman" w:eastAsia="Times New Roman" w:hAnsi="Times New Roman" w:cs="Times New Roman"/>
          <w:sz w:val="24"/>
          <w:szCs w:val="24"/>
        </w:rPr>
        <w:t>imum</w:t>
      </w:r>
      <w:r w:rsidR="00CF2733">
        <w:rPr>
          <w:rFonts w:ascii="Times New Roman" w:eastAsia="Times New Roman" w:hAnsi="Times New Roman" w:cs="Times New Roman"/>
          <w:sz w:val="24"/>
          <w:szCs w:val="24"/>
        </w:rPr>
        <w:t xml:space="preserve"> by </w:t>
      </w:r>
      <w:r w:rsidR="00751B3B">
        <w:rPr>
          <w:rFonts w:ascii="Times New Roman" w:eastAsia="Times New Roman" w:hAnsi="Times New Roman" w:cs="Times New Roman"/>
          <w:bCs/>
          <w:sz w:val="24"/>
          <w:szCs w:val="24"/>
        </w:rPr>
        <w:t xml:space="preserve">A) continent, B) species, C) order, D) system, and E) </w:t>
      </w:r>
      <w:r w:rsidR="00692E04">
        <w:rPr>
          <w:rFonts w:ascii="Times New Roman" w:eastAsia="Times New Roman" w:hAnsi="Times New Roman" w:cs="Times New Roman"/>
          <w:bCs/>
          <w:sz w:val="24"/>
          <w:szCs w:val="24"/>
        </w:rPr>
        <w:t>longevity</w:t>
      </w:r>
      <w:r w:rsidR="00751B3B">
        <w:rPr>
          <w:rFonts w:ascii="Times New Roman" w:eastAsia="Times New Roman" w:hAnsi="Times New Roman" w:cs="Times New Roman"/>
          <w:bCs/>
          <w:sz w:val="24"/>
          <w:szCs w:val="24"/>
        </w:rPr>
        <w:t>.</w:t>
      </w:r>
      <w:r w:rsidR="006A6782">
        <w:rPr>
          <w:rFonts w:ascii="Times New Roman" w:eastAsia="Times New Roman" w:hAnsi="Times New Roman" w:cs="Times New Roman"/>
          <w:bCs/>
          <w:sz w:val="24"/>
          <w:szCs w:val="24"/>
        </w:rPr>
        <w:t xml:space="preserve"> </w:t>
      </w:r>
    </w:p>
    <w:p w14:paraId="510F5374" w14:textId="77777777" w:rsidR="00AB10CA" w:rsidRDefault="008753D8" w:rsidP="00242E53">
      <w:pPr>
        <w:spacing w:line="48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lastRenderedPageBreak/>
        <w:drawing>
          <wp:anchor distT="0" distB="0" distL="114300" distR="114300" simplePos="0" relativeHeight="251658240" behindDoc="1" locked="0" layoutInCell="1" allowOverlap="1" wp14:anchorId="27478E5C" wp14:editId="778D2094">
            <wp:simplePos x="0" y="0"/>
            <wp:positionH relativeFrom="column">
              <wp:posOffset>-635</wp:posOffset>
            </wp:positionH>
            <wp:positionV relativeFrom="paragraph">
              <wp:posOffset>0</wp:posOffset>
            </wp:positionV>
            <wp:extent cx="2953385" cy="7632065"/>
            <wp:effectExtent l="0" t="0" r="0" b="6985"/>
            <wp:wrapTight wrapText="bothSides">
              <wp:wrapPolygon edited="0">
                <wp:start x="139" y="0"/>
                <wp:lineTo x="0" y="323"/>
                <wp:lineTo x="2090" y="917"/>
                <wp:lineTo x="1115" y="1456"/>
                <wp:lineTo x="1115" y="1671"/>
                <wp:lineTo x="2647" y="1779"/>
                <wp:lineTo x="1254" y="2157"/>
                <wp:lineTo x="0" y="2534"/>
                <wp:lineTo x="0" y="3451"/>
                <wp:lineTo x="2786" y="3504"/>
                <wp:lineTo x="2786" y="3882"/>
                <wp:lineTo x="3483" y="4367"/>
                <wp:lineTo x="4040" y="4367"/>
                <wp:lineTo x="2369" y="4906"/>
                <wp:lineTo x="1811" y="5176"/>
                <wp:lineTo x="1811" y="5499"/>
                <wp:lineTo x="8081" y="6092"/>
                <wp:lineTo x="279" y="6146"/>
                <wp:lineTo x="279" y="6524"/>
                <wp:lineTo x="6966" y="6955"/>
                <wp:lineTo x="4319" y="7332"/>
                <wp:lineTo x="4319" y="7656"/>
                <wp:lineTo x="6966" y="7818"/>
                <wp:lineTo x="3065" y="8357"/>
                <wp:lineTo x="1672" y="8626"/>
                <wp:lineTo x="1672" y="9812"/>
                <wp:lineTo x="5434" y="10406"/>
                <wp:lineTo x="6966" y="10406"/>
                <wp:lineTo x="2786" y="10675"/>
                <wp:lineTo x="2786" y="11053"/>
                <wp:lineTo x="6966" y="11268"/>
                <wp:lineTo x="7245" y="12131"/>
                <wp:lineTo x="0" y="12778"/>
                <wp:lineTo x="0" y="12993"/>
                <wp:lineTo x="2508" y="13856"/>
                <wp:lineTo x="1393" y="14719"/>
                <wp:lineTo x="1393" y="16282"/>
                <wp:lineTo x="2508" y="16444"/>
                <wp:lineTo x="6966" y="16444"/>
                <wp:lineTo x="2647" y="16875"/>
                <wp:lineTo x="2647" y="17199"/>
                <wp:lineTo x="6966" y="17307"/>
                <wp:lineTo x="4180" y="17630"/>
                <wp:lineTo x="4180" y="18007"/>
                <wp:lineTo x="6966" y="18169"/>
                <wp:lineTo x="6966" y="18547"/>
                <wp:lineTo x="10449" y="19032"/>
                <wp:lineTo x="12957" y="19032"/>
                <wp:lineTo x="1393" y="19463"/>
                <wp:lineTo x="279" y="19571"/>
                <wp:lineTo x="279" y="20757"/>
                <wp:lineTo x="5434" y="21458"/>
                <wp:lineTo x="5573" y="21566"/>
                <wp:lineTo x="7384" y="21566"/>
                <wp:lineTo x="9892" y="21458"/>
                <wp:lineTo x="15465" y="20973"/>
                <wp:lineTo x="15326" y="20757"/>
                <wp:lineTo x="17137" y="20757"/>
                <wp:lineTo x="21317" y="20164"/>
                <wp:lineTo x="21317" y="19841"/>
                <wp:lineTo x="19923" y="19571"/>
                <wp:lineTo x="15744" y="19032"/>
                <wp:lineTo x="18530" y="19032"/>
                <wp:lineTo x="21456" y="18601"/>
                <wp:lineTo x="21456" y="12724"/>
                <wp:lineTo x="20759" y="12562"/>
                <wp:lineTo x="18112" y="12131"/>
                <wp:lineTo x="20620" y="12131"/>
                <wp:lineTo x="21456" y="11915"/>
                <wp:lineTo x="21456" y="6416"/>
                <wp:lineTo x="17555" y="6146"/>
                <wp:lineTo x="20481" y="6092"/>
                <wp:lineTo x="21456" y="6038"/>
                <wp:lineTo x="21456" y="162"/>
                <wp:lineTo x="1115" y="0"/>
                <wp:lineTo x="139" y="0"/>
              </wp:wrapPolygon>
            </wp:wrapTight>
            <wp:docPr id="7937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53903"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53385" cy="7632065"/>
                    </a:xfrm>
                    <a:prstGeom prst="rect">
                      <a:avLst/>
                    </a:prstGeom>
                  </pic:spPr>
                </pic:pic>
              </a:graphicData>
            </a:graphic>
            <wp14:sizeRelH relativeFrom="page">
              <wp14:pctWidth>0</wp14:pctWidth>
            </wp14:sizeRelH>
            <wp14:sizeRelV relativeFrom="page">
              <wp14:pctHeight>0</wp14:pctHeight>
            </wp14:sizeRelV>
          </wp:anchor>
        </w:drawing>
      </w:r>
    </w:p>
    <w:p w14:paraId="1445B1A6" w14:textId="2CB06C3D" w:rsidR="0016190C" w:rsidRPr="00FA5496" w:rsidRDefault="0016190C" w:rsidP="00242E53">
      <w:pPr>
        <w:spacing w:line="480" w:lineRule="auto"/>
        <w:rPr>
          <w:rFonts w:ascii="Times New Roman" w:eastAsia="Times New Roman" w:hAnsi="Times New Roman" w:cs="Times New Roman"/>
          <w:bCs/>
          <w:sz w:val="24"/>
          <w:szCs w:val="24"/>
        </w:rPr>
        <w:sectPr w:rsidR="0016190C" w:rsidRPr="00FA5496"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Cs/>
          <w:sz w:val="24"/>
          <w:szCs w:val="24"/>
        </w:rPr>
        <w:t>Fig. 4</w:t>
      </w:r>
      <w:r w:rsidR="006F78F1">
        <w:rPr>
          <w:rFonts w:ascii="Times New Roman" w:eastAsia="Times New Roman" w:hAnsi="Times New Roman" w:cs="Times New Roman"/>
          <w:bCs/>
          <w:sz w:val="24"/>
          <w:szCs w:val="24"/>
        </w:rPr>
        <w:t>: summar</w:t>
      </w:r>
      <w:r w:rsidR="0097138C">
        <w:rPr>
          <w:rFonts w:ascii="Times New Roman" w:eastAsia="Times New Roman" w:hAnsi="Times New Roman" w:cs="Times New Roman"/>
          <w:bCs/>
          <w:sz w:val="24"/>
          <w:szCs w:val="24"/>
        </w:rPr>
        <w:t>ies</w:t>
      </w:r>
      <w:r w:rsidR="006F78F1">
        <w:rPr>
          <w:rFonts w:ascii="Times New Roman" w:eastAsia="Times New Roman" w:hAnsi="Times New Roman" w:cs="Times New Roman"/>
          <w:bCs/>
          <w:sz w:val="24"/>
          <w:szCs w:val="24"/>
        </w:rPr>
        <w:t xml:space="preserve"> </w:t>
      </w:r>
      <w:r w:rsidR="00E37805">
        <w:rPr>
          <w:rFonts w:ascii="Times New Roman" w:eastAsia="Times New Roman" w:hAnsi="Times New Roman" w:cs="Times New Roman"/>
          <w:bCs/>
          <w:sz w:val="24"/>
          <w:szCs w:val="24"/>
        </w:rPr>
        <w:t>of t</w:t>
      </w:r>
      <w:r w:rsidR="006F78F1">
        <w:rPr>
          <w:rFonts w:ascii="Times New Roman" w:eastAsia="Times New Roman" w:hAnsi="Times New Roman" w:cs="Times New Roman"/>
          <w:bCs/>
          <w:sz w:val="24"/>
          <w:szCs w:val="24"/>
        </w:rPr>
        <w:t xml:space="preserve">he full set </w:t>
      </w:r>
      <w:r w:rsidR="0097138C">
        <w:rPr>
          <w:rFonts w:ascii="Times New Roman" w:eastAsia="Times New Roman" w:hAnsi="Times New Roman" w:cs="Times New Roman"/>
          <w:bCs/>
          <w:sz w:val="24"/>
          <w:szCs w:val="24"/>
        </w:rPr>
        <w:t xml:space="preserve">of </w:t>
      </w:r>
      <w:r w:rsidR="00E37805">
        <w:rPr>
          <w:rFonts w:ascii="Times New Roman" w:eastAsia="Times New Roman" w:hAnsi="Times New Roman" w:cs="Times New Roman"/>
          <w:bCs/>
          <w:sz w:val="24"/>
          <w:szCs w:val="24"/>
        </w:rPr>
        <w:t xml:space="preserve">time series by A) order, B) system and C) continent. Different colors represent the time series that were classified using the definition of boom-busts. Grey </w:t>
      </w:r>
      <w:r w:rsidR="00F703CB">
        <w:rPr>
          <w:rFonts w:ascii="Times New Roman" w:eastAsia="Times New Roman" w:hAnsi="Times New Roman" w:cs="Times New Roman"/>
          <w:bCs/>
          <w:sz w:val="24"/>
          <w:szCs w:val="24"/>
        </w:rPr>
        <w:t>represents</w:t>
      </w:r>
      <w:r w:rsidR="00E37805">
        <w:rPr>
          <w:rFonts w:ascii="Times New Roman" w:eastAsia="Times New Roman" w:hAnsi="Times New Roman" w:cs="Times New Roman"/>
          <w:bCs/>
          <w:sz w:val="24"/>
          <w:szCs w:val="24"/>
        </w:rPr>
        <w:t xml:space="preserve"> the time-series that were not classified</w:t>
      </w:r>
      <w:r w:rsidR="00ED4AA4">
        <w:rPr>
          <w:rFonts w:ascii="Times New Roman" w:eastAsia="Times New Roman" w:hAnsi="Times New Roman" w:cs="Times New Roman"/>
          <w:bCs/>
          <w:sz w:val="24"/>
          <w:szCs w:val="24"/>
        </w:rPr>
        <w:t>.</w:t>
      </w:r>
    </w:p>
    <w:p w14:paraId="022D99B5" w14:textId="45A9297C" w:rsidR="00242E53" w:rsidRPr="00CB023E" w:rsidRDefault="00285890" w:rsidP="00242E53">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Text </w:t>
      </w:r>
      <w:r w:rsidR="00E55685">
        <w:rPr>
          <w:rFonts w:ascii="Times New Roman" w:eastAsia="Times New Roman" w:hAnsi="Times New Roman" w:cs="Times New Roman"/>
          <w:b/>
          <w:sz w:val="24"/>
          <w:szCs w:val="24"/>
        </w:rPr>
        <w:t>Box 1: a quantitative definition of a boom-bust (limited to 750 words)</w:t>
      </w:r>
    </w:p>
    <w:p w14:paraId="2A6E75DE" w14:textId="53357926" w:rsidR="00242E53" w:rsidRPr="00745264" w:rsidRDefault="00916B17" w:rsidP="00242E53">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Quantitative Definition</w:t>
      </w:r>
    </w:p>
    <w:p w14:paraId="4ADCD4F2" w14:textId="715B3917" w:rsidR="00C74FEC" w:rsidRDefault="00242E53" w:rsidP="007F447E">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 Before a quantitative definition of a boom-bust can be made, the different phases of the invasion should be identified</w:t>
      </w:r>
      <w:r w:rsidR="009261AA">
        <w:rPr>
          <w:rFonts w:ascii="Times New Roman" w:eastAsia="Times New Roman" w:hAnsi="Times New Roman" w:cs="Times New Roman"/>
          <w:sz w:val="24"/>
          <w:szCs w:val="24"/>
        </w:rPr>
        <w:t>, a population metric should be chosen,</w:t>
      </w:r>
      <w:r w:rsidR="006C351F">
        <w:rPr>
          <w:rFonts w:ascii="Times New Roman" w:eastAsia="Times New Roman" w:hAnsi="Times New Roman" w:cs="Times New Roman"/>
          <w:sz w:val="24"/>
          <w:szCs w:val="24"/>
        </w:rPr>
        <w:t xml:space="preserve"> and an appropriate time scale must be used</w:t>
      </w:r>
      <w:r w:rsidR="0083279C">
        <w:rPr>
          <w:rFonts w:ascii="Times New Roman" w:eastAsia="Times New Roman" w:hAnsi="Times New Roman" w:cs="Times New Roman"/>
          <w:sz w:val="24"/>
          <w:szCs w:val="24"/>
        </w:rPr>
        <w:t xml:space="preserve"> (Figure 1)</w:t>
      </w:r>
      <w:r w:rsidRPr="00605F58">
        <w:rPr>
          <w:rFonts w:ascii="Times New Roman" w:eastAsia="Times New Roman" w:hAnsi="Times New Roman" w:cs="Times New Roman"/>
          <w:sz w:val="24"/>
          <w:szCs w:val="24"/>
        </w:rPr>
        <w:t xml:space="preserve">.  </w:t>
      </w:r>
      <w:r w:rsidR="004154CA">
        <w:rPr>
          <w:rFonts w:ascii="Times New Roman" w:eastAsia="Times New Roman" w:hAnsi="Times New Roman" w:cs="Times New Roman"/>
          <w:sz w:val="24"/>
          <w:szCs w:val="24"/>
        </w:rPr>
        <w:t>In the past</w:t>
      </w:r>
      <w:r w:rsidR="000E115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the different phases </w:t>
      </w:r>
      <w:r w:rsidR="004154CA">
        <w:rPr>
          <w:rFonts w:ascii="Times New Roman" w:eastAsia="Times New Roman" w:hAnsi="Times New Roman" w:cs="Times New Roman"/>
          <w:sz w:val="24"/>
          <w:szCs w:val="24"/>
        </w:rPr>
        <w:t>were</w:t>
      </w:r>
      <w:r w:rsidRPr="00605F58">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defined qualitatively, but r</w:t>
      </w:r>
      <w:r w:rsidRPr="00605F58">
        <w:rPr>
          <w:rFonts w:ascii="Times New Roman" w:eastAsia="Times New Roman" w:hAnsi="Times New Roman" w:cs="Times New Roman"/>
          <w:sz w:val="24"/>
          <w:szCs w:val="24"/>
        </w:rPr>
        <w:t xml:space="preserve">egime shift detection </w:t>
      </w:r>
      <w:r w:rsidR="00E60CB9">
        <w:rPr>
          <w:rFonts w:ascii="Times New Roman" w:eastAsia="Times New Roman" w:hAnsi="Times New Roman" w:cs="Times New Roman"/>
          <w:sz w:val="24"/>
          <w:szCs w:val="24"/>
        </w:rPr>
        <w:t xml:space="preserve">is a quantitative </w:t>
      </w:r>
      <w:r w:rsidRPr="00605F58">
        <w:rPr>
          <w:rFonts w:ascii="Times New Roman" w:eastAsia="Times New Roman" w:hAnsi="Times New Roman" w:cs="Times New Roman"/>
          <w:sz w:val="24"/>
          <w:szCs w:val="24"/>
        </w:rPr>
        <w:t>method</w:t>
      </w:r>
      <w:r w:rsidR="00367F7F">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that has been used in</w:t>
      </w:r>
      <w:r w:rsidR="00367F7F">
        <w:rPr>
          <w:rFonts w:ascii="Times New Roman" w:eastAsia="Times New Roman" w:hAnsi="Times New Roman" w:cs="Times New Roman"/>
          <w:sz w:val="24"/>
          <w:szCs w:val="24"/>
        </w:rPr>
        <w:t xml:space="preserve"> boom</w:t>
      </w:r>
      <w:r w:rsidR="00E60CB9">
        <w:rPr>
          <w:rFonts w:ascii="Times New Roman" w:eastAsia="Times New Roman" w:hAnsi="Times New Roman" w:cs="Times New Roman"/>
          <w:sz w:val="24"/>
          <w:szCs w:val="24"/>
        </w:rPr>
        <w:t>-</w:t>
      </w:r>
      <w:r w:rsidR="00367F7F">
        <w:rPr>
          <w:rFonts w:ascii="Times New Roman" w:eastAsia="Times New Roman" w:hAnsi="Times New Roman" w:cs="Times New Roman"/>
          <w:sz w:val="24"/>
          <w:szCs w:val="24"/>
        </w:rPr>
        <w:t>bust studies to identify the phases</w:t>
      </w:r>
      <w:r w:rsidR="00916B17">
        <w:rPr>
          <w:rFonts w:ascii="Times New Roman" w:eastAsia="Times New Roman" w:hAnsi="Times New Roman" w:cs="Times New Roman"/>
          <w:sz w:val="24"/>
          <w:szCs w:val="24"/>
        </w:rPr>
        <w:t xml:space="preserve"> more </w:t>
      </w:r>
      <w:r w:rsidR="00CD11EA">
        <w:rPr>
          <w:rFonts w:ascii="Times New Roman" w:eastAsia="Times New Roman" w:hAnsi="Times New Roman" w:cs="Times New Roman"/>
          <w:sz w:val="24"/>
          <w:szCs w:val="24"/>
        </w:rPr>
        <w:t>objectively</w:t>
      </w:r>
      <w:r w:rsidR="009D243B">
        <w:rPr>
          <w:rFonts w:ascii="Times New Roman" w:eastAsia="Times New Roman" w:hAnsi="Times New Roman" w:cs="Times New Roman"/>
          <w:sz w:val="24"/>
          <w:szCs w:val="24"/>
        </w:rPr>
        <w:t xml:space="preserve"> </w:t>
      </w:r>
      <w:r w:rsidR="009D243B">
        <w:rPr>
          <w:rFonts w:ascii="Times New Roman" w:eastAsia="Times New Roman" w:hAnsi="Times New Roman" w:cs="Times New Roman"/>
          <w:sz w:val="24"/>
          <w:szCs w:val="24"/>
        </w:rPr>
        <w:fldChar w:fldCharType="begin"/>
      </w:r>
      <w:r w:rsidR="009D243B">
        <w:rPr>
          <w:rFonts w:ascii="Times New Roman" w:eastAsia="Times New Roman" w:hAnsi="Times New Roman" w:cs="Times New Roman"/>
          <w:sz w:val="24"/>
          <w:szCs w:val="24"/>
        </w:rPr>
        <w:instrText xml:space="preserve"> ADDIN ZOTERO_ITEM CSL_CITATION {"citationID":"oLAJKmZ3","properties":{"formattedCitation":"(Sandstr\\uc0\\u246{}m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9D243B">
        <w:rPr>
          <w:rFonts w:ascii="Times New Roman" w:eastAsia="Times New Roman" w:hAnsi="Times New Roman" w:cs="Times New Roman"/>
          <w:sz w:val="24"/>
          <w:szCs w:val="24"/>
        </w:rPr>
        <w:fldChar w:fldCharType="separate"/>
      </w:r>
      <w:r w:rsidR="009D243B" w:rsidRPr="009D243B">
        <w:rPr>
          <w:rFonts w:ascii="Times New Roman" w:hAnsi="Times New Roman" w:cs="Times New Roman"/>
          <w:sz w:val="24"/>
        </w:rPr>
        <w:t xml:space="preserve">(Sandström </w:t>
      </w:r>
      <w:r w:rsidR="009D243B" w:rsidRPr="009D243B">
        <w:rPr>
          <w:rFonts w:ascii="Times New Roman" w:hAnsi="Times New Roman" w:cs="Times New Roman"/>
          <w:i/>
          <w:iCs/>
          <w:sz w:val="24"/>
        </w:rPr>
        <w:t>et al.</w:t>
      </w:r>
      <w:r w:rsidR="009D243B" w:rsidRPr="009D243B">
        <w:rPr>
          <w:rFonts w:ascii="Times New Roman" w:hAnsi="Times New Roman" w:cs="Times New Roman"/>
          <w:sz w:val="24"/>
        </w:rPr>
        <w:t xml:space="preserve"> 2014)</w:t>
      </w:r>
      <w:r w:rsidR="009D243B">
        <w:rPr>
          <w:rFonts w:ascii="Times New Roman" w:eastAsia="Times New Roman" w:hAnsi="Times New Roman" w:cs="Times New Roman"/>
          <w:sz w:val="24"/>
          <w:szCs w:val="24"/>
        </w:rPr>
        <w:fldChar w:fldCharType="end"/>
      </w:r>
      <w:r w:rsidR="00916B17">
        <w:rPr>
          <w:rFonts w:ascii="Times New Roman" w:eastAsia="Times New Roman" w:hAnsi="Times New Roman" w:cs="Times New Roman"/>
          <w:sz w:val="24"/>
          <w:szCs w:val="24"/>
        </w:rPr>
        <w:t>. Furthermore, regime shift detection</w:t>
      </w:r>
      <w:r w:rsidRPr="00605F58">
        <w:rPr>
          <w:rFonts w:ascii="Times New Roman" w:eastAsia="Times New Roman" w:hAnsi="Times New Roman" w:cs="Times New Roman"/>
          <w:sz w:val="24"/>
          <w:szCs w:val="24"/>
        </w:rPr>
        <w:t xml:space="preserve"> can help identify the phases </w:t>
      </w:r>
      <w:r w:rsidR="00367F7F">
        <w:rPr>
          <w:rFonts w:ascii="Times New Roman" w:eastAsia="Times New Roman" w:hAnsi="Times New Roman" w:cs="Times New Roman"/>
          <w:sz w:val="24"/>
          <w:szCs w:val="24"/>
        </w:rPr>
        <w:t xml:space="preserve">when a time </w:t>
      </w:r>
      <w:r w:rsidR="000E115C">
        <w:rPr>
          <w:rFonts w:ascii="Times New Roman" w:eastAsia="Times New Roman" w:hAnsi="Times New Roman" w:cs="Times New Roman"/>
          <w:sz w:val="24"/>
          <w:szCs w:val="24"/>
        </w:rPr>
        <w:t>series</w:t>
      </w:r>
      <w:r w:rsidR="004E5462">
        <w:rPr>
          <w:rFonts w:ascii="Times New Roman" w:eastAsia="Times New Roman" w:hAnsi="Times New Roman" w:cs="Times New Roman"/>
          <w:sz w:val="24"/>
          <w:szCs w:val="24"/>
        </w:rPr>
        <w:t xml:space="preserve"> is highly variable. </w:t>
      </w:r>
      <w:r w:rsidR="00367F7F">
        <w:rPr>
          <w:rFonts w:ascii="Times New Roman" w:eastAsia="Times New Roman" w:hAnsi="Times New Roman" w:cs="Times New Roman"/>
          <w:sz w:val="24"/>
          <w:szCs w:val="24"/>
        </w:rPr>
        <w:t xml:space="preserve">But </w:t>
      </w:r>
      <w:r w:rsidRPr="00605F58">
        <w:rPr>
          <w:rFonts w:ascii="Times New Roman" w:eastAsia="Times New Roman" w:hAnsi="Times New Roman" w:cs="Times New Roman"/>
          <w:sz w:val="24"/>
          <w:szCs w:val="24"/>
        </w:rPr>
        <w:t>using these methods solely for defining a boom-bust may be misleading because relatively minor shifts in a regime c</w:t>
      </w:r>
      <w:r w:rsidR="003355EE">
        <w:rPr>
          <w:rFonts w:ascii="Times New Roman" w:eastAsia="Times New Roman" w:hAnsi="Times New Roman" w:cs="Times New Roman"/>
          <w:sz w:val="24"/>
          <w:szCs w:val="24"/>
        </w:rPr>
        <w:t>ould</w:t>
      </w:r>
      <w:r w:rsidRPr="00605F58">
        <w:rPr>
          <w:rFonts w:ascii="Times New Roman" w:eastAsia="Times New Roman" w:hAnsi="Times New Roman" w:cs="Times New Roman"/>
          <w:sz w:val="24"/>
          <w:szCs w:val="24"/>
        </w:rPr>
        <w:t xml:space="preserve"> be detected</w:t>
      </w:r>
      <w:r w:rsidR="003355EE">
        <w:rPr>
          <w:rFonts w:ascii="Times New Roman" w:eastAsia="Times New Roman" w:hAnsi="Times New Roman" w:cs="Times New Roman"/>
          <w:sz w:val="24"/>
          <w:szCs w:val="24"/>
        </w:rPr>
        <w:t>.</w:t>
      </w:r>
      <w:r w:rsidR="00AE6850">
        <w:rPr>
          <w:rFonts w:ascii="Times New Roman" w:eastAsia="Times New Roman" w:hAnsi="Times New Roman" w:cs="Times New Roman"/>
          <w:sz w:val="24"/>
          <w:szCs w:val="24"/>
        </w:rPr>
        <w:t xml:space="preserve"> After identifying the different phases an appropriate </w:t>
      </w:r>
      <w:r w:rsidR="003C189B">
        <w:rPr>
          <w:rFonts w:ascii="Times New Roman" w:eastAsia="Times New Roman" w:hAnsi="Times New Roman" w:cs="Times New Roman"/>
          <w:sz w:val="24"/>
          <w:szCs w:val="24"/>
        </w:rPr>
        <w:t xml:space="preserve">population metric and time </w:t>
      </w:r>
      <w:r w:rsidR="00AE6850">
        <w:rPr>
          <w:rFonts w:ascii="Times New Roman" w:eastAsia="Times New Roman" w:hAnsi="Times New Roman" w:cs="Times New Roman"/>
          <w:sz w:val="24"/>
          <w:szCs w:val="24"/>
        </w:rPr>
        <w:t xml:space="preserve">scale must be </w:t>
      </w:r>
      <w:r w:rsidR="003C189B">
        <w:rPr>
          <w:rFonts w:ascii="Times New Roman" w:eastAsia="Times New Roman" w:hAnsi="Times New Roman" w:cs="Times New Roman"/>
          <w:sz w:val="24"/>
          <w:szCs w:val="24"/>
        </w:rPr>
        <w:t>chosen</w:t>
      </w:r>
      <w:r w:rsidR="00AE6850">
        <w:rPr>
          <w:rFonts w:ascii="Times New Roman" w:eastAsia="Times New Roman" w:hAnsi="Times New Roman" w:cs="Times New Roman"/>
          <w:sz w:val="24"/>
          <w:szCs w:val="24"/>
        </w:rPr>
        <w:t xml:space="preserve">, </w:t>
      </w:r>
      <w:r w:rsidR="003C189B">
        <w:rPr>
          <w:rFonts w:ascii="Times New Roman" w:eastAsia="Times New Roman" w:hAnsi="Times New Roman" w:cs="Times New Roman"/>
          <w:sz w:val="24"/>
          <w:szCs w:val="24"/>
        </w:rPr>
        <w:t>we</w:t>
      </w:r>
      <w:r w:rsidR="009261AA">
        <w:rPr>
          <w:rFonts w:ascii="Times New Roman" w:eastAsia="Times New Roman" w:hAnsi="Times New Roman" w:cs="Times New Roman"/>
          <w:sz w:val="24"/>
          <w:szCs w:val="24"/>
        </w:rPr>
        <w:t xml:space="preserve"> f</w:t>
      </w:r>
      <w:r w:rsidR="009261AA" w:rsidRPr="00605F58">
        <w:rPr>
          <w:rFonts w:ascii="Times New Roman" w:eastAsia="Times New Roman" w:hAnsi="Times New Roman" w:cs="Times New Roman"/>
          <w:sz w:val="24"/>
          <w:szCs w:val="24"/>
        </w:rPr>
        <w:t xml:space="preserve">ocus </w:t>
      </w:r>
      <w:r w:rsidR="008421B4" w:rsidRPr="00605F58">
        <w:rPr>
          <w:rFonts w:ascii="Times New Roman" w:eastAsia="Times New Roman" w:hAnsi="Times New Roman" w:cs="Times New Roman"/>
          <w:sz w:val="24"/>
          <w:szCs w:val="24"/>
        </w:rPr>
        <w:t>on population</w:t>
      </w:r>
      <w:r w:rsidR="009261AA" w:rsidRPr="00605F58">
        <w:rPr>
          <w:rFonts w:ascii="Times New Roman" w:eastAsia="Times New Roman" w:hAnsi="Times New Roman" w:cs="Times New Roman"/>
          <w:sz w:val="24"/>
          <w:szCs w:val="24"/>
        </w:rPr>
        <w:t xml:space="preserve"> size because few studies have </w:t>
      </w:r>
      <w:r w:rsidR="003C189B">
        <w:rPr>
          <w:rFonts w:ascii="Times New Roman" w:eastAsia="Times New Roman" w:hAnsi="Times New Roman" w:cs="Times New Roman"/>
          <w:sz w:val="24"/>
          <w:szCs w:val="24"/>
        </w:rPr>
        <w:t>used</w:t>
      </w:r>
      <w:r w:rsidR="008421B4">
        <w:rPr>
          <w:rFonts w:ascii="Times New Roman" w:eastAsia="Times New Roman" w:hAnsi="Times New Roman" w:cs="Times New Roman"/>
          <w:sz w:val="24"/>
          <w:szCs w:val="24"/>
        </w:rPr>
        <w:t xml:space="preserve"> a</w:t>
      </w:r>
      <w:r w:rsidR="009261AA">
        <w:rPr>
          <w:rFonts w:ascii="Times New Roman" w:eastAsia="Times New Roman" w:hAnsi="Times New Roman" w:cs="Times New Roman"/>
          <w:sz w:val="24"/>
          <w:szCs w:val="24"/>
        </w:rPr>
        <w:t xml:space="preserve"> population’s</w:t>
      </w:r>
      <w:r w:rsidR="009261AA" w:rsidRPr="00605F58">
        <w:rPr>
          <w:rFonts w:ascii="Times New Roman" w:eastAsia="Times New Roman" w:hAnsi="Times New Roman" w:cs="Times New Roman"/>
          <w:sz w:val="24"/>
          <w:szCs w:val="24"/>
        </w:rPr>
        <w:t xml:space="preserve"> </w:t>
      </w:r>
      <w:r w:rsidR="009261AA">
        <w:rPr>
          <w:rFonts w:ascii="Times New Roman" w:eastAsia="Times New Roman" w:hAnsi="Times New Roman" w:cs="Times New Roman"/>
          <w:sz w:val="24"/>
          <w:szCs w:val="24"/>
        </w:rPr>
        <w:t xml:space="preserve">geographic </w:t>
      </w:r>
      <w:r w:rsidR="008421B4">
        <w:rPr>
          <w:rFonts w:ascii="Times New Roman" w:eastAsia="Times New Roman" w:hAnsi="Times New Roman" w:cs="Times New Roman"/>
          <w:sz w:val="24"/>
          <w:szCs w:val="24"/>
        </w:rPr>
        <w:t>range</w:t>
      </w:r>
      <w:r w:rsidR="009261AA" w:rsidRPr="00605F58">
        <w:rPr>
          <w:rFonts w:ascii="Times New Roman" w:eastAsia="Times New Roman" w:hAnsi="Times New Roman" w:cs="Times New Roman"/>
          <w:sz w:val="24"/>
          <w:szCs w:val="24"/>
        </w:rPr>
        <w:t xml:space="preserve"> (</w:t>
      </w:r>
      <w:r w:rsidR="009261AA">
        <w:rPr>
          <w:rFonts w:ascii="Times New Roman" w:eastAsia="Times New Roman" w:hAnsi="Times New Roman" w:cs="Times New Roman"/>
          <w:sz w:val="24"/>
          <w:szCs w:val="24"/>
        </w:rPr>
        <w:t>but</w:t>
      </w:r>
      <w:r w:rsidR="009261AA" w:rsidRPr="00605F58">
        <w:rPr>
          <w:rFonts w:ascii="Times New Roman" w:eastAsia="Times New Roman" w:hAnsi="Times New Roman" w:cs="Times New Roman"/>
          <w:sz w:val="24"/>
          <w:szCs w:val="24"/>
        </w:rPr>
        <w:t xml:space="preserve"> see </w:t>
      </w:r>
      <w:r w:rsidR="00DE2203">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{"citationID":"CuPhaDtv","properties":{"formattedCitation":"(Cooling &amp; Hoffmann 2015; Kauppi {\\i{}et al.} 2015; Wasson {\\i{}et al.} 2020)","plainCitation":"(Cooling &amp; Hoffmann 2015; Kauppi et al. 2015; Wasson et al. 2020)","dontUpdate":true,"noteIndex":0},"citationItems":[{"id":244,"uris":["http://zotero.org/users/9972654/items/HYG4H88Q"],"itemData":{"id":244,"type":"article-journal","abstract":"Invasive species are known to exhibit boom and bust cycles. We report population declines of one of the world’s most serious ant invaders, Anoplolepis gracilipes (Smith) (yellow crazy ant) in Arnhem Land, Australia. Anoplolepis gracilipes populations are known to ﬂuctuate, both spatially and temporally, but this is the ﬁrst instance of quantitative monitoring of spatial declines of entire populations. We present before and after survey data on seven populations that have either declined substantially or disappeared completely without human intervention. Sites ranged in size from 1.8 to 15 ha. Although the mechanistic cause of these declines remains unknown, A. gracilipes populations in Arnhem Land represent a unique opportunity to investigate mechanisms by which a globally signiﬁcant invader declines, which could have important implications for invasive species management worldwide.","container-title":"Biological Invasions","DOI":"10.1007/s10530-015-0963-7","ISSN":"1387-3547, 1573-1464","issue":"12","journalAbbreviation":"Biol Invasions","language":"en","page":"3351-3357","source":"DOI.org (Crossref)","title":"Here today, gone tomorrow: declines and local extinctions of invasive ant populations in the absence of intervention","title-short":"Here today, gone tomorrow","volume":"17","author":[{"family":"Cooling","given":"M."},{"family":"Hoffmann","given":"B. D."}],"issued":{"date-parts":[["2015",12]]}}},{"id":224,"uris":["http://zotero.org/users/9972654/items/ZTS4S9A6"],"itemData":{"id":224,"type":"article-journal","container-title":"Biological Invasions","DOI":"10.1007/s10530-015-0860-0","ISSN":"1387-3547, 1573-1464","issue":"7","journalAbbreviation":"Biol Invasions","language":"en","page":"2055-2074","source":"DOI.org (Crossref)","title":"Large-scale species invasion into a low-diversity system: spatial and temporal distribution of the invasive polychaetes Marenzelleria spp. in the Baltic Sea","title-short":"Large-scale species invasion into a low-diversity system","volume":"17","author":[{"family":"Kauppi","given":"Laura"},{"family":"Norkko","given":"Alf"},{"family":"Norkko","given":"Joanna"}],"issued":{"date-parts":[["2015",7]]}}},{"id":233,"uris":["http://zotero.org/users/9972654/items/T24VWU4H"],"itemData":{"id":233,"type":"article-journal","container-title":"Biological Invasions","DOI":"10.1007/s10530-019-02172-w","ISSN":"1387-3547, 1573-1464","issue":"3","journalAbbreviation":"Biol Invasions","language":"en","page":"1181-1202","source":"DOI.org (Crossref)","title":"Multiple factors contribute to the spatially variable and dramatic decline of an invasive snail in an estuary where it was long-established and phenomenally abundant","volume":"22","author":[{"family":"Wasson","given":"Kerstin"},{"family":"Fabian","given":"Rachel A."},{"family":"Fork","given":"Susanne"},{"family":"Stanganelli","given":"Julia"},{"family":"Mize","given":"Zachary"},{"family":"Beheshti","given":"Kathryn"},{"family":"Jeppesen","given":"Rikke"},{"family":"Jones","given":"Isabel J."},{"family":"Zabin","given":"Chela J."},{"family":"Walker","given":"Sally"},{"family":"Lummis","given":"Sarah C."},{"family":"Emery","given":"Mason"},{"family":"Moore","given":"James D."},{"family":"Endris","given":"Charlie"},{"family":"Jolette","given":"Danielle"},{"family":"Byers","given":"James E."}],"issued":{"date-parts":[["2020",3]]}}}],"schema":"https://github.com/citation-style-language/schema/raw/master/csl-citation.json"}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Cooling &amp; Hoffmann 2015; Kauppi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2015; Wasson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2020)</w:t>
      </w:r>
      <w:r w:rsidR="00DE2203">
        <w:rPr>
          <w:rFonts w:ascii="Times New Roman" w:eastAsia="Times New Roman" w:hAnsi="Times New Roman" w:cs="Times New Roman"/>
          <w:sz w:val="24"/>
          <w:szCs w:val="24"/>
        </w:rPr>
        <w:fldChar w:fldCharType="end"/>
      </w:r>
      <w:r w:rsidR="009261AA" w:rsidRPr="00605F58">
        <w:rPr>
          <w:rFonts w:ascii="Times New Roman" w:eastAsia="Times New Roman" w:hAnsi="Times New Roman" w:cs="Times New Roman"/>
          <w:sz w:val="24"/>
          <w:szCs w:val="24"/>
        </w:rPr>
        <w:t xml:space="preserve">. </w:t>
      </w:r>
      <w:r w:rsidR="003C189B">
        <w:rPr>
          <w:rFonts w:ascii="Times New Roman" w:eastAsia="Times New Roman" w:hAnsi="Times New Roman" w:cs="Times New Roman"/>
          <w:sz w:val="24"/>
          <w:szCs w:val="24"/>
        </w:rPr>
        <w:t xml:space="preserve">Additionally, </w:t>
      </w:r>
      <w:r w:rsidR="008421B4">
        <w:rPr>
          <w:rFonts w:ascii="Times New Roman" w:eastAsia="Times New Roman" w:hAnsi="Times New Roman" w:cs="Times New Roman"/>
          <w:sz w:val="24"/>
          <w:szCs w:val="24"/>
        </w:rPr>
        <w:t xml:space="preserve">we </w:t>
      </w:r>
      <w:r w:rsidR="00EA59A3">
        <w:rPr>
          <w:rFonts w:ascii="Times New Roman" w:eastAsia="Times New Roman" w:hAnsi="Times New Roman" w:cs="Times New Roman"/>
          <w:sz w:val="24"/>
          <w:szCs w:val="24"/>
        </w:rPr>
        <w:t xml:space="preserve">choose to use </w:t>
      </w:r>
      <w:r w:rsidR="008421B4">
        <w:rPr>
          <w:rFonts w:ascii="Times New Roman" w:eastAsia="Times New Roman" w:hAnsi="Times New Roman" w:cs="Times New Roman"/>
          <w:sz w:val="24"/>
          <w:szCs w:val="24"/>
        </w:rPr>
        <w:t>yearly</w:t>
      </w:r>
      <w:r w:rsidR="00FF003E" w:rsidRPr="00605F58">
        <w:rPr>
          <w:rFonts w:ascii="Times New Roman" w:eastAsia="Times New Roman" w:hAnsi="Times New Roman" w:cs="Times New Roman"/>
          <w:sz w:val="24"/>
          <w:szCs w:val="24"/>
        </w:rPr>
        <w:t xml:space="preserve"> time scales because seasonal fluxes in population size might be misidentified as boom-busts</w:t>
      </w:r>
      <w:r w:rsidR="00AE6850">
        <w:rPr>
          <w:rFonts w:ascii="Times New Roman" w:eastAsia="Times New Roman" w:hAnsi="Times New Roman" w:cs="Times New Roman"/>
          <w:sz w:val="24"/>
          <w:szCs w:val="24"/>
        </w:rPr>
        <w:t>.</w:t>
      </w:r>
    </w:p>
    <w:p w14:paraId="1CCA0FBA" w14:textId="42FB510C" w:rsidR="00242E53" w:rsidRPr="00605F58" w:rsidRDefault="00242E53" w:rsidP="00C74FEC">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After identifying the different phases of an invasion</w:t>
      </w:r>
      <w:r w:rsidR="0098202A">
        <w:rPr>
          <w:rFonts w:ascii="Times New Roman" w:eastAsia="Times New Roman" w:hAnsi="Times New Roman" w:cs="Times New Roman"/>
          <w:sz w:val="24"/>
          <w:szCs w:val="24"/>
        </w:rPr>
        <w:t xml:space="preserve"> and the time scale</w:t>
      </w:r>
      <w:r w:rsidRPr="00605F58">
        <w:rPr>
          <w:rFonts w:ascii="Times New Roman" w:eastAsia="Times New Roman" w:hAnsi="Times New Roman" w:cs="Times New Roman"/>
          <w:sz w:val="24"/>
          <w:szCs w:val="24"/>
        </w:rPr>
        <w:t xml:space="preserve">, identifying a boom-bust further requires a quantitative definition.  </w:t>
      </w:r>
      <w:r w:rsidR="00C74FEC">
        <w:rPr>
          <w:rFonts w:ascii="Times New Roman" w:eastAsia="Times New Roman" w:hAnsi="Times New Roman" w:cs="Times New Roman"/>
          <w:sz w:val="24"/>
          <w:szCs w:val="24"/>
        </w:rPr>
        <w:t>Using</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{"citationID":"Xz0MHE5e","properties":{"formattedCitation":"(Strayer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Strayer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w:t>
      </w:r>
      <w:r w:rsidR="00DE2203">
        <w:rPr>
          <w:rFonts w:ascii="Times New Roman" w:hAnsi="Times New Roman" w:cs="Times New Roman"/>
          <w:sz w:val="24"/>
        </w:rPr>
        <w:t>(</w:t>
      </w:r>
      <w:r w:rsidR="00DE2203" w:rsidRPr="00DE2203">
        <w:rPr>
          <w:rFonts w:ascii="Times New Roman" w:hAnsi="Times New Roman" w:cs="Times New Roman"/>
          <w:sz w:val="24"/>
        </w:rPr>
        <w:t>2017)</w:t>
      </w:r>
      <w:r w:rsidR="00DE2203">
        <w:rPr>
          <w:rFonts w:ascii="Times New Roman" w:eastAsia="Times New Roman" w:hAnsi="Times New Roman" w:cs="Times New Roman"/>
          <w:sz w:val="24"/>
          <w:szCs w:val="24"/>
        </w:rPr>
        <w:fldChar w:fldCharType="end"/>
      </w:r>
      <w:r w:rsidR="00C74FEC">
        <w:rPr>
          <w:rFonts w:ascii="Times New Roman" w:eastAsia="Times New Roman" w:hAnsi="Times New Roman" w:cs="Times New Roman"/>
          <w:sz w:val="24"/>
          <w:szCs w:val="24"/>
        </w:rPr>
        <w:t>’s qualitative definition as a starting point</w:t>
      </w:r>
      <w:r w:rsidR="00EA59A3">
        <w:rPr>
          <w:rFonts w:ascii="Times New Roman" w:eastAsia="Times New Roman" w:hAnsi="Times New Roman" w:cs="Times New Roman"/>
          <w:sz w:val="24"/>
          <w:szCs w:val="24"/>
        </w:rPr>
        <w:t>;</w:t>
      </w:r>
      <w:r w:rsidR="00C74FEC">
        <w:rPr>
          <w:rFonts w:ascii="Times New Roman" w:eastAsia="Times New Roman" w:hAnsi="Times New Roman" w:cs="Times New Roman"/>
          <w:sz w:val="24"/>
          <w:szCs w:val="24"/>
        </w:rPr>
        <w:t xml:space="preserve"> a boom-bust</w:t>
      </w:r>
      <w:r w:rsidR="00C078CE">
        <w:rPr>
          <w:rFonts w:ascii="Times New Roman" w:eastAsia="Times New Roman" w:hAnsi="Times New Roman" w:cs="Times New Roman"/>
          <w:sz w:val="24"/>
          <w:szCs w:val="24"/>
        </w:rPr>
        <w:t xml:space="preserve"> must have a</w:t>
      </w:r>
      <w:r w:rsidRPr="00605F58">
        <w:rPr>
          <w:rFonts w:ascii="Times New Roman" w:eastAsia="Times New Roman" w:hAnsi="Times New Roman" w:cs="Times New Roman"/>
          <w:sz w:val="24"/>
          <w:szCs w:val="24"/>
        </w:rPr>
        <w:t xml:space="preserve"> rapid, large increase in a population metric followed by a rapid, large, and sustained decline.  </w:t>
      </w:r>
      <w:r w:rsidR="0096151B">
        <w:rPr>
          <w:rFonts w:ascii="Times New Roman" w:eastAsia="Times New Roman" w:hAnsi="Times New Roman" w:cs="Times New Roman"/>
          <w:sz w:val="24"/>
          <w:szCs w:val="24"/>
        </w:rPr>
        <w:t xml:space="preserve">Within invasions </w:t>
      </w:r>
      <w:r w:rsidR="00F34FD6">
        <w:rPr>
          <w:rFonts w:ascii="Times New Roman" w:eastAsia="Times New Roman" w:hAnsi="Times New Roman" w:cs="Times New Roman"/>
          <w:sz w:val="24"/>
          <w:szCs w:val="24"/>
        </w:rPr>
        <w:t xml:space="preserve">how </w:t>
      </w:r>
      <w:r w:rsidRPr="00605F58">
        <w:rPr>
          <w:rFonts w:ascii="Times New Roman" w:eastAsia="Times New Roman" w:hAnsi="Times New Roman" w:cs="Times New Roman"/>
          <w:sz w:val="24"/>
          <w:szCs w:val="24"/>
        </w:rPr>
        <w:t>rapid population growth needs to be</w:t>
      </w:r>
      <w:r w:rsidR="00A472C5">
        <w:rPr>
          <w:rFonts w:ascii="Times New Roman" w:eastAsia="Times New Roman" w:hAnsi="Times New Roman" w:cs="Times New Roman"/>
          <w:sz w:val="24"/>
          <w:szCs w:val="24"/>
        </w:rPr>
        <w:t xml:space="preserve"> considered a boom has not been discussed, but</w:t>
      </w:r>
      <w:r w:rsidRPr="00605F58">
        <w:rPr>
          <w:rFonts w:ascii="Times New Roman" w:eastAsia="Times New Roman" w:hAnsi="Times New Roman" w:cs="Times New Roman"/>
          <w:sz w:val="24"/>
          <w:szCs w:val="24"/>
        </w:rPr>
        <w:t xml:space="preserve"> </w:t>
      </w:r>
      <w:r w:rsidR="000A352D">
        <w:rPr>
          <w:rFonts w:ascii="Times New Roman" w:eastAsia="Times New Roman" w:hAnsi="Times New Roman" w:cs="Times New Roman"/>
          <w:sz w:val="24"/>
          <w:szCs w:val="24"/>
        </w:rPr>
        <w:t xml:space="preserve">a </w:t>
      </w:r>
      <w:r w:rsidRPr="00605F58">
        <w:rPr>
          <w:rFonts w:ascii="Times New Roman" w:eastAsia="Times New Roman" w:hAnsi="Times New Roman" w:cs="Times New Roman"/>
          <w:sz w:val="24"/>
          <w:szCs w:val="24"/>
        </w:rPr>
        <w:t xml:space="preserve">review of long-term populations dynamics of echinoderms </w:t>
      </w:r>
      <w:r w:rsidR="000A352D">
        <w:rPr>
          <w:rFonts w:ascii="Times New Roman" w:eastAsia="Times New Roman" w:hAnsi="Times New Roman" w:cs="Times New Roman"/>
          <w:sz w:val="24"/>
          <w:szCs w:val="24"/>
        </w:rPr>
        <w:t>has</w:t>
      </w:r>
      <w:r w:rsidRPr="00605F58">
        <w:rPr>
          <w:rFonts w:ascii="Times New Roman" w:eastAsia="Times New Roman" w:hAnsi="Times New Roman" w:cs="Times New Roman"/>
          <w:sz w:val="24"/>
          <w:szCs w:val="24"/>
        </w:rPr>
        <w:t xml:space="preserve"> defined a boom as a minimum of a </w:t>
      </w:r>
      <w:r w:rsidR="00FA00C9" w:rsidRPr="00605F58">
        <w:rPr>
          <w:rFonts w:ascii="Times New Roman" w:eastAsia="Times New Roman" w:hAnsi="Times New Roman" w:cs="Times New Roman"/>
          <w:sz w:val="24"/>
          <w:szCs w:val="24"/>
        </w:rPr>
        <w:t>fourfold</w:t>
      </w:r>
      <w:r w:rsidRPr="00605F58">
        <w:rPr>
          <w:rFonts w:ascii="Times New Roman" w:eastAsia="Times New Roman" w:hAnsi="Times New Roman" w:cs="Times New Roman"/>
          <w:sz w:val="24"/>
          <w:szCs w:val="24"/>
        </w:rPr>
        <w:t xml:space="preserve"> increase in a population within a year</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{"citationID":"Wm3lWwSk","properties":{"formattedCitation":"(Uthicke {\\i{}et al.} 2009)","plainCitation":"(Uthicke et al. 2009)","noteIndex":0},"citationItems":[{"id":72,"uris":["http://zotero.org/users/9972654/items/SGNYXEHR"],"itemData":{"id":72,"type":"article-journal","abstract":"Echinoderms play a key role in structuring many marine ecosystems and are notorious for large population density variations in so-called ‘‘outbreak’’ or ‘‘dieoff’’ events. In a review of this phenomenon, we assess the causal factors and ecological and evolutionary consequences. We identiﬁed 28 species (6 Asteroidea, 8 Echinoidea, 10 Holothuroidea, 4 Ophiuroidea) that exhibit large (more than two population doublings or halvings) population density changes. Three generalized patterns were identiﬁed and named for exemplary species: (1) rapid decreases followed by no or slow recovery (Diadema–Paracentrotus Model), (2), rapid increase and apparent stability at a new population density (Amperima–Amphiura Model), and (3) population density ﬂuctuations (Acanthaster–Asterias Model). Echinoderms identiﬁed were distributed from the shallow intertidal to the deep sea, and from tropical to temperate regions. In most cases, signiﬁcant impacts on the respective ecosystems were observed. The most striking similarity among all species identiﬁed was possession of the ancestral-type planktotrophic larva. This larval type was signiﬁcantly overrepresented in species identiﬁed within the Asteroidea, Echinoidea, Holothuroidea, and for the combined data set. We suggest three main factors that render a life history with planktotrophic larvae a high-risk–high-gain strategy: (1) a strong nonlinear dependency of larval production on adult densities (Allee effects), (2) a low potential for compensatory feedback mechanisms, and (3) an uncoupling of larval and adult ecology. The alternative (derived) lecithotrophic larva occurs in 68% of recent echinoderm species, suggesting an evolutionary trend toward this larval type. Lecithotrophic development represents a more buffered life history because compensatory feedback between adult densities and larval output is likely to be more efﬁcient. For lecithotrophic developers, direct nutritive coupling from adult to larva to the early benthic juvenile provides a buffer against starvation. Lecithotrophic larvae are independent of the vagaries of planktonic food supply, and their short planktonic duration may promote local recruitment. Anthropogenic inﬂuences contributed to the population density variations in most cases, including increased primary productivity through eutrophication or global change, disease, overﬁshing, and species introductions. We suggest that anthropogenic disturbance, through its inﬂuence on the frequency and/or amplitude of echinoderm population density changes, may go beyond present ecosystem impacts and alter future evolutionary trends.","container-title":"Ecological Monographs","DOI":"10.1890/07-2136.1","ISSN":"0012-9615","issue":"1","journalAbbreviation":"Ecological Monographs","language":"en","page":"3-24","source":"DOI.org (Crossref)","title":"A boom–bust phylum? Ecological and evolutionary consequences of density variations in echinoderms","title-short":"A boom–bust phylum?","volume":"79","author":[{"family":"Uthicke","given":"Sven"},{"family":"Schaffelke","given":"Britta"},{"family":"Byrne","given":"Maria"}],"issued":{"date-parts":[["2009",2]]}}}],"schema":"https://github.com/citation-style-language/schema/raw/master/csl-citation.json"}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(Uthicke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741993">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w:t>
      </w:r>
      <w:del w:id="319" w:author="Nathan Dorn" w:date="2025-09-17T15:40:00Z" w16du:dateUtc="2025-09-17T19:40:00Z">
        <w:r w:rsidRPr="00605F58" w:rsidDel="002455FB">
          <w:rPr>
            <w:rFonts w:ascii="Times New Roman" w:eastAsia="Times New Roman" w:hAnsi="Times New Roman" w:cs="Times New Roman"/>
            <w:sz w:val="24"/>
            <w:szCs w:val="24"/>
          </w:rPr>
          <w:delText>suggest adopting</w:delText>
        </w:r>
      </w:del>
      <w:ins w:id="320" w:author="Nathan Dorn" w:date="2025-09-17T15:40:00Z" w16du:dateUtc="2025-09-17T19:40:00Z">
        <w:r w:rsidR="002455FB">
          <w:rPr>
            <w:rFonts w:ascii="Times New Roman" w:eastAsia="Times New Roman" w:hAnsi="Times New Roman" w:cs="Times New Roman"/>
            <w:sz w:val="24"/>
            <w:szCs w:val="24"/>
          </w:rPr>
          <w:t>adopted</w:t>
        </w:r>
      </w:ins>
      <w:r w:rsidRPr="00605F58">
        <w:rPr>
          <w:rFonts w:ascii="Times New Roman" w:eastAsia="Times New Roman" w:hAnsi="Times New Roman" w:cs="Times New Roman"/>
          <w:sz w:val="24"/>
          <w:szCs w:val="24"/>
        </w:rPr>
        <w:t xml:space="preserve"> </w:t>
      </w:r>
      <w:r w:rsidR="00D40D56">
        <w:rPr>
          <w:rFonts w:ascii="Times New Roman" w:eastAsia="Times New Roman" w:hAnsi="Times New Roman" w:cs="Times New Roman"/>
          <w:sz w:val="24"/>
          <w:szCs w:val="24"/>
        </w:rPr>
        <w:t xml:space="preserve">a </w:t>
      </w:r>
      <w:r w:rsidR="00741993">
        <w:rPr>
          <w:rFonts w:ascii="Times New Roman" w:eastAsia="Times New Roman" w:hAnsi="Times New Roman" w:cs="Times New Roman"/>
          <w:sz w:val="24"/>
          <w:szCs w:val="24"/>
        </w:rPr>
        <w:t>slightly more</w:t>
      </w:r>
      <w:r w:rsidR="00D40D56">
        <w:rPr>
          <w:rFonts w:ascii="Times New Roman" w:eastAsia="Times New Roman" w:hAnsi="Times New Roman" w:cs="Times New Roman"/>
          <w:sz w:val="24"/>
          <w:szCs w:val="24"/>
        </w:rPr>
        <w:t xml:space="preserve"> </w:t>
      </w:r>
      <w:r w:rsidR="00D262F0">
        <w:rPr>
          <w:rFonts w:ascii="Times New Roman" w:eastAsia="Times New Roman" w:hAnsi="Times New Roman" w:cs="Times New Roman"/>
          <w:sz w:val="24"/>
          <w:szCs w:val="24"/>
        </w:rPr>
        <w:t>inclusive</w:t>
      </w:r>
      <w:r w:rsidR="00D40D5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criteri</w:t>
      </w:r>
      <w:r w:rsidR="00FA00C9">
        <w:rPr>
          <w:rFonts w:ascii="Times New Roman" w:eastAsia="Times New Roman" w:hAnsi="Times New Roman" w:cs="Times New Roman"/>
          <w:sz w:val="24"/>
          <w:szCs w:val="24"/>
        </w:rPr>
        <w:t>on</w:t>
      </w:r>
      <w:r w:rsidR="00741993">
        <w:rPr>
          <w:rFonts w:ascii="Times New Roman" w:eastAsia="Times New Roman" w:hAnsi="Times New Roman" w:cs="Times New Roman"/>
          <w:sz w:val="24"/>
          <w:szCs w:val="24"/>
        </w:rPr>
        <w:t xml:space="preserve"> - a doubling of </w:t>
      </w:r>
      <w:r w:rsidR="00650032">
        <w:rPr>
          <w:rFonts w:ascii="Times New Roman" w:eastAsia="Times New Roman" w:hAnsi="Times New Roman" w:cs="Times New Roman"/>
          <w:sz w:val="24"/>
          <w:szCs w:val="24"/>
        </w:rPr>
        <w:t>the population</w:t>
      </w:r>
      <w:r w:rsidRPr="00605F58">
        <w:rPr>
          <w:rFonts w:ascii="Times New Roman" w:eastAsia="Times New Roman" w:hAnsi="Times New Roman" w:cs="Times New Roman"/>
          <w:sz w:val="24"/>
          <w:szCs w:val="24"/>
        </w:rPr>
        <w:t xml:space="preserve"> (i.e., </w:t>
      </w:r>
      <w:r w:rsidR="00650C81">
        <w:rPr>
          <w:rFonts w:ascii="Ebrima" w:eastAsia="Times New Roman" w:hAnsi="Ebrima" w:cs="Ebrima"/>
          <w:sz w:val="24"/>
          <w:szCs w:val="24"/>
        </w:rPr>
        <w:t>λ</w:t>
      </w:r>
      <w:r w:rsidRPr="00605F58">
        <w:rPr>
          <w:rFonts w:ascii="Times New Roman" w:eastAsia="Times New Roman" w:hAnsi="Times New Roman" w:cs="Times New Roman"/>
          <w:sz w:val="24"/>
          <w:szCs w:val="24"/>
        </w:rPr>
        <w:t xml:space="preserve"> ≥ </w:t>
      </w:r>
      <w:r w:rsidR="00D40D56">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w:t>
      </w:r>
      <w:r w:rsidR="00D40D56">
        <w:rPr>
          <w:rFonts w:ascii="Times New Roman" w:eastAsia="Times New Roman" w:hAnsi="Times New Roman" w:cs="Times New Roman"/>
          <w:sz w:val="24"/>
          <w:szCs w:val="24"/>
        </w:rPr>
        <w:t>.</w:t>
      </w:r>
      <w:r w:rsidRPr="00605F58">
        <w:rPr>
          <w:rFonts w:ascii="Times New Roman" w:eastAsia="Gungsuh" w:hAnsi="Times New Roman" w:cs="Times New Roman"/>
          <w:sz w:val="24"/>
          <w:szCs w:val="24"/>
        </w:rPr>
        <w:t xml:space="preserve"> </w:t>
      </w:r>
      <w:r w:rsidRPr="00605F58">
        <w:rPr>
          <w:rFonts w:ascii="Times New Roman" w:eastAsia="Times New Roman" w:hAnsi="Times New Roman" w:cs="Times New Roman"/>
          <w:sz w:val="24"/>
          <w:szCs w:val="24"/>
        </w:rPr>
        <w:t xml:space="preserve">In contrast to the </w:t>
      </w:r>
      <w:r w:rsidR="00233996">
        <w:rPr>
          <w:rFonts w:ascii="Times New Roman" w:eastAsia="Times New Roman" w:hAnsi="Times New Roman" w:cs="Times New Roman"/>
          <w:sz w:val="24"/>
          <w:szCs w:val="24"/>
        </w:rPr>
        <w:t xml:space="preserve">rate of the boom, </w:t>
      </w:r>
      <w:r w:rsidR="00BB5E60">
        <w:rPr>
          <w:rFonts w:ascii="Times New Roman" w:eastAsia="Times New Roman" w:hAnsi="Times New Roman" w:cs="Times New Roman"/>
          <w:sz w:val="24"/>
          <w:szCs w:val="24"/>
        </w:rPr>
        <w:t>a</w:t>
      </w:r>
      <w:r w:rsidR="0023399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threshold in magnitude of 90% decline from the maximum population has frequently been </w:t>
      </w:r>
      <w:r w:rsidRPr="00605F58">
        <w:rPr>
          <w:rFonts w:ascii="Times New Roman" w:eastAsia="Times New Roman" w:hAnsi="Times New Roman" w:cs="Times New Roman"/>
          <w:sz w:val="24"/>
          <w:szCs w:val="24"/>
        </w:rPr>
        <w:lastRenderedPageBreak/>
        <w:t>adopted for describing busts</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{"citationID":"nxNJbggv","properties":{"formattedCitation":"(Aagaard &amp; Lockwood 2016; Cooling {\\i{}et al.} 2012; Fern\\uc0\\u225{}ndez 2020; Simberloff &amp; Gibbons 2004)","plainCitation":"(Aagaard &amp; Lockwood 2016; Cooling et al. 2012; Fernández 2020; Simberloff &amp; Gibbons 2004)","noteIndex":0},"citationItems":[{"id":195,"uris":["http://zotero.org/users/9972654/items/GYZSSW44"],"itemData":{"id":195,"type":"article-journal","container-title":"Biological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 Fernández 2020; Simberloff &amp; Gibbons 2004)</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del w:id="321" w:author="Nathan Dorn" w:date="2025-09-17T15:41:00Z" w16du:dateUtc="2025-09-17T19:41:00Z">
        <w:r w:rsidRPr="00605F58" w:rsidDel="002455FB">
          <w:rPr>
            <w:rFonts w:ascii="Times New Roman" w:eastAsia="Times New Roman" w:hAnsi="Times New Roman" w:cs="Times New Roman"/>
            <w:sz w:val="24"/>
            <w:szCs w:val="24"/>
          </w:rPr>
          <w:delText xml:space="preserve"> </w:delText>
        </w:r>
      </w:del>
      <w:r w:rsidRPr="00605F58">
        <w:rPr>
          <w:rFonts w:ascii="Times New Roman" w:eastAsia="Times New Roman" w:hAnsi="Times New Roman" w:cs="Times New Roman"/>
          <w:sz w:val="24"/>
          <w:szCs w:val="24"/>
        </w:rPr>
        <w:t xml:space="preserve">  </w:t>
      </w:r>
      <w:r w:rsidR="004B69F4">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rate</w:t>
      </w:r>
      <w:r w:rsidR="001D1486">
        <w:rPr>
          <w:rFonts w:ascii="Times New Roman" w:eastAsia="Times New Roman" w:hAnsi="Times New Roman" w:cs="Times New Roman"/>
          <w:sz w:val="24"/>
          <w:szCs w:val="24"/>
        </w:rPr>
        <w:t xml:space="preserve"> of that decline</w:t>
      </w:r>
      <w:r w:rsidR="004E7D23">
        <w:rPr>
          <w:rFonts w:ascii="Times New Roman" w:eastAsia="Times New Roman" w:hAnsi="Times New Roman" w:cs="Times New Roman"/>
          <w:sz w:val="24"/>
          <w:szCs w:val="24"/>
        </w:rPr>
        <w:t xml:space="preserve"> and the number of year to be considered </w:t>
      </w:r>
      <w:r w:rsidR="00F159AF">
        <w:rPr>
          <w:rFonts w:ascii="Times New Roman" w:eastAsia="Times New Roman" w:hAnsi="Times New Roman" w:cs="Times New Roman"/>
          <w:sz w:val="24"/>
          <w:szCs w:val="24"/>
        </w:rPr>
        <w:t>sustained</w:t>
      </w:r>
      <w:r w:rsidR="00ED242C">
        <w:rPr>
          <w:rFonts w:ascii="Times New Roman" w:eastAsia="Times New Roman" w:hAnsi="Times New Roman" w:cs="Times New Roman"/>
          <w:sz w:val="24"/>
          <w:szCs w:val="24"/>
        </w:rPr>
        <w:t xml:space="preserve"> has been used in one study</w:t>
      </w:r>
      <w:r w:rsidRPr="00605F58">
        <w:rPr>
          <w:rFonts w:ascii="Times New Roman" w:eastAsia="Gungsuh" w:hAnsi="Times New Roman" w:cs="Times New Roman"/>
          <w:sz w:val="24"/>
          <w:szCs w:val="24"/>
        </w:rPr>
        <w:t xml:space="preserve"> (≥90% decline within 10 years</w:t>
      </w:r>
      <w:r w:rsidR="00F159AF">
        <w:rPr>
          <w:rFonts w:ascii="Times New Roman" w:eastAsia="Gungsuh" w:hAnsi="Times New Roman" w:cs="Times New Roman"/>
          <w:sz w:val="24"/>
          <w:szCs w:val="24"/>
        </w:rPr>
        <w:t xml:space="preserve">, </w:t>
      </w:r>
      <w:r w:rsidR="00F159AF" w:rsidRPr="00605F58">
        <w:rPr>
          <w:rFonts w:ascii="Times New Roman" w:eastAsia="Times New Roman" w:hAnsi="Times New Roman" w:cs="Times New Roman"/>
          <w:sz w:val="24"/>
          <w:szCs w:val="24"/>
        </w:rPr>
        <w:t>≥</w:t>
      </w:r>
      <w:r w:rsidR="00F159AF">
        <w:rPr>
          <w:rFonts w:ascii="Times New Roman" w:eastAsia="Times New Roman" w:hAnsi="Times New Roman" w:cs="Times New Roman"/>
          <w:sz w:val="24"/>
          <w:szCs w:val="24"/>
        </w:rPr>
        <w:t xml:space="preserve"> 3 years, respectively</w:t>
      </w:r>
      <w:r w:rsidRPr="00605F58">
        <w:rPr>
          <w:rFonts w:ascii="Times New Roman" w:eastAsia="Gungsuh" w:hAnsi="Times New Roman" w:cs="Times New Roman"/>
          <w:sz w:val="24"/>
          <w:szCs w:val="24"/>
        </w:rPr>
        <w:t>;</w:t>
      </w:r>
      <w:r w:rsidR="00DE2203">
        <w:rPr>
          <w:rFonts w:ascii="Times New Roman" w:eastAsia="Gungsuh" w:hAnsi="Times New Roman" w:cs="Times New Roman"/>
          <w:sz w:val="24"/>
          <w:szCs w:val="24"/>
        </w:rPr>
        <w:t xml:space="preserve"> </w:t>
      </w:r>
      <w:r w:rsidR="00DE2203">
        <w:rPr>
          <w:rFonts w:ascii="Times New Roman" w:eastAsia="Gungsuh" w:hAnsi="Times New Roman" w:cs="Times New Roman"/>
          <w:sz w:val="24"/>
          <w:szCs w:val="24"/>
        </w:rPr>
        <w:fldChar w:fldCharType="begin"/>
      </w:r>
      <w:r w:rsidR="001C38E8">
        <w:rPr>
          <w:rFonts w:ascii="Times New Roman" w:eastAsia="Gungsuh" w:hAnsi="Times New Roman" w:cs="Times New Roman"/>
          <w:sz w:val="24"/>
          <w:szCs w:val="24"/>
        </w:rPr>
        <w:instrText xml:space="preserve"> ADDIN ZOTERO_ITEM CSL_CITATION {"citationID":"KOwhMHH0","properties":{"formattedCitation":"(Aagaard &amp; Lockwood 2016)","plainCitation":"(Aagaard &amp; Lockwood 2016)","dontUpdate":true,"noteIndex":0},"citationItems":[{"id":195,"uris":["http://zotero.org/users/9972654/items/GYZSSW44"],"itemData":{"id":195,"type":"article-journal","container-title":"Biological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DE2203">
        <w:rPr>
          <w:rFonts w:ascii="Times New Roman" w:eastAsia="Gungsuh" w:hAnsi="Times New Roman" w:cs="Times New Roman"/>
          <w:sz w:val="24"/>
          <w:szCs w:val="24"/>
        </w:rPr>
        <w:fldChar w:fldCharType="separate"/>
      </w:r>
      <w:r w:rsidR="00DE2203" w:rsidRPr="00DE2203">
        <w:rPr>
          <w:rFonts w:ascii="Times New Roman" w:hAnsi="Times New Roman" w:cs="Times New Roman"/>
          <w:sz w:val="24"/>
        </w:rPr>
        <w:t>Aagaard &amp; Lockwood 2016)</w:t>
      </w:r>
      <w:r w:rsidR="00DE2203">
        <w:rPr>
          <w:rFonts w:ascii="Times New Roman" w:eastAsia="Gungsuh"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007899">
        <w:rPr>
          <w:rFonts w:ascii="Times New Roman" w:eastAsia="Times New Roman" w:hAnsi="Times New Roman" w:cs="Times New Roman"/>
          <w:sz w:val="24"/>
          <w:szCs w:val="24"/>
        </w:rPr>
        <w:t xml:space="preserve"> </w:t>
      </w:r>
      <w:commentRangeStart w:id="322"/>
      <w:r w:rsidR="00F159AF">
        <w:rPr>
          <w:rFonts w:ascii="Times New Roman" w:eastAsia="Times New Roman" w:hAnsi="Times New Roman" w:cs="Times New Roman"/>
          <w:sz w:val="24"/>
          <w:szCs w:val="24"/>
        </w:rPr>
        <w:t>Importantly</w:t>
      </w:r>
      <w:r w:rsidR="00516E30">
        <w:rPr>
          <w:rFonts w:ascii="Times New Roman" w:eastAsia="Times New Roman" w:hAnsi="Times New Roman" w:cs="Times New Roman"/>
          <w:sz w:val="24"/>
          <w:szCs w:val="24"/>
        </w:rPr>
        <w:t>, the</w:t>
      </w:r>
      <w:r w:rsidRPr="00605F58">
        <w:rPr>
          <w:rFonts w:ascii="Times New Roman" w:eastAsia="Times New Roman" w:hAnsi="Times New Roman" w:cs="Times New Roman"/>
          <w:sz w:val="24"/>
          <w:szCs w:val="24"/>
        </w:rPr>
        <w:t xml:space="preserve"> extent </w:t>
      </w:r>
      <w:r w:rsidR="00516E30">
        <w:rPr>
          <w:rFonts w:ascii="Times New Roman" w:eastAsia="Times New Roman" w:hAnsi="Times New Roman" w:cs="Times New Roman"/>
          <w:sz w:val="24"/>
          <w:szCs w:val="24"/>
        </w:rPr>
        <w:t>of a sustained</w:t>
      </w:r>
      <w:r w:rsidRPr="00605F58">
        <w:rPr>
          <w:rFonts w:ascii="Times New Roman" w:eastAsia="Times New Roman" w:hAnsi="Times New Roman" w:cs="Times New Roman"/>
          <w:sz w:val="24"/>
          <w:szCs w:val="24"/>
        </w:rPr>
        <w:t xml:space="preserve"> bust separates population cycles from</w:t>
      </w:r>
      <w:r w:rsidR="00430273">
        <w:rPr>
          <w:rFonts w:ascii="Times New Roman" w:eastAsia="Times New Roman" w:hAnsi="Times New Roman" w:cs="Times New Roman"/>
          <w:sz w:val="24"/>
          <w:szCs w:val="24"/>
        </w:rPr>
        <w:t xml:space="preserve"> a</w:t>
      </w:r>
      <w:r w:rsidRPr="00605F58">
        <w:rPr>
          <w:rFonts w:ascii="Times New Roman" w:eastAsia="Times New Roman" w:hAnsi="Times New Roman" w:cs="Times New Roman"/>
          <w:sz w:val="24"/>
          <w:szCs w:val="24"/>
        </w:rPr>
        <w:t xml:space="preserve"> boom-</w:t>
      </w:r>
      <w:r w:rsidR="00F152BA" w:rsidRPr="00605F58">
        <w:rPr>
          <w:rFonts w:ascii="Times New Roman" w:eastAsia="Times New Roman" w:hAnsi="Times New Roman" w:cs="Times New Roman"/>
          <w:sz w:val="24"/>
          <w:szCs w:val="24"/>
        </w:rPr>
        <w:t>bust</w:t>
      </w:r>
      <w:r w:rsidRPr="00605F58">
        <w:rPr>
          <w:rFonts w:ascii="Times New Roman" w:eastAsia="Times New Roman" w:hAnsi="Times New Roman" w:cs="Times New Roman"/>
          <w:sz w:val="24"/>
          <w:szCs w:val="24"/>
        </w:rPr>
        <w:t xml:space="preserve">. </w:t>
      </w:r>
      <w:commentRangeEnd w:id="322"/>
      <w:r w:rsidR="00F147C5">
        <w:rPr>
          <w:rStyle w:val="CommentReference"/>
        </w:rPr>
        <w:commentReference w:id="322"/>
      </w:r>
    </w:p>
    <w:p w14:paraId="7A47EA25" w14:textId="35A72A3F" w:rsidR="00242E53" w:rsidRPr="00605F58" w:rsidRDefault="00242E53" w:rsidP="00242E53">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Combining these </w:t>
      </w:r>
      <w:commentRangeStart w:id="323"/>
      <w:r w:rsidR="00C922F6">
        <w:rPr>
          <w:rFonts w:ascii="Times New Roman" w:eastAsia="Times New Roman" w:hAnsi="Times New Roman" w:cs="Times New Roman"/>
          <w:sz w:val="24"/>
          <w:szCs w:val="24"/>
        </w:rPr>
        <w:t>criteri</w:t>
      </w:r>
      <w:ins w:id="324" w:author="Nathan Dorn" w:date="2025-09-17T15:42:00Z" w16du:dateUtc="2025-09-17T19:42:00Z">
        <w:r w:rsidR="00F147C5">
          <w:rPr>
            <w:rFonts w:ascii="Times New Roman" w:eastAsia="Times New Roman" w:hAnsi="Times New Roman" w:cs="Times New Roman"/>
            <w:sz w:val="24"/>
            <w:szCs w:val="24"/>
          </w:rPr>
          <w:t>a</w:t>
        </w:r>
        <w:commentRangeEnd w:id="323"/>
        <w:r w:rsidR="00F147C5">
          <w:rPr>
            <w:rStyle w:val="CommentReference"/>
          </w:rPr>
          <w:commentReference w:id="323"/>
        </w:r>
      </w:ins>
      <w:del w:id="325" w:author="Nathan Dorn" w:date="2025-09-17T15:42:00Z" w16du:dateUtc="2025-09-17T19:42:00Z">
        <w:r w:rsidR="00C922F6" w:rsidDel="00F147C5">
          <w:rPr>
            <w:rFonts w:ascii="Times New Roman" w:eastAsia="Times New Roman" w:hAnsi="Times New Roman" w:cs="Times New Roman"/>
            <w:sz w:val="24"/>
            <w:szCs w:val="24"/>
          </w:rPr>
          <w:delText>on</w:delText>
        </w:r>
      </w:del>
      <w:r w:rsidR="00C922F6">
        <w:rPr>
          <w:rFonts w:ascii="Times New Roman" w:eastAsia="Times New Roman" w:hAnsi="Times New Roman" w:cs="Times New Roman"/>
          <w:sz w:val="24"/>
          <w:szCs w:val="24"/>
        </w:rPr>
        <w:t xml:space="preserve"> a b</w:t>
      </w:r>
      <w:r w:rsidRPr="00605F58">
        <w:rPr>
          <w:rFonts w:ascii="Times New Roman" w:eastAsia="Times New Roman" w:hAnsi="Times New Roman" w:cs="Times New Roman"/>
          <w:sz w:val="24"/>
          <w:szCs w:val="24"/>
        </w:rPr>
        <w:t>oom-bust</w:t>
      </w:r>
      <w:del w:id="326" w:author="Nathan Dorn" w:date="2025-09-17T15:42:00Z" w16du:dateUtc="2025-09-17T19:42:00Z">
        <w:r w:rsidRPr="00605F58" w:rsidDel="00F147C5">
          <w:rPr>
            <w:rFonts w:ascii="Times New Roman" w:eastAsia="Times New Roman" w:hAnsi="Times New Roman" w:cs="Times New Roman"/>
            <w:sz w:val="24"/>
            <w:szCs w:val="24"/>
          </w:rPr>
          <w:delText>s</w:delText>
        </w:r>
      </w:del>
      <w:r w:rsidRPr="00605F58">
        <w:rPr>
          <w:rFonts w:ascii="Times New Roman" w:eastAsia="Times New Roman" w:hAnsi="Times New Roman" w:cs="Times New Roman"/>
          <w:sz w:val="24"/>
          <w:szCs w:val="24"/>
        </w:rPr>
        <w:t xml:space="preserve"> </w:t>
      </w:r>
      <w:r w:rsidR="00C922F6">
        <w:rPr>
          <w:rFonts w:ascii="Times New Roman" w:eastAsia="Times New Roman" w:hAnsi="Times New Roman" w:cs="Times New Roman"/>
          <w:sz w:val="24"/>
          <w:szCs w:val="24"/>
        </w:rPr>
        <w:t xml:space="preserve">can be defined </w:t>
      </w:r>
      <w:r w:rsidR="00641029">
        <w:rPr>
          <w:rFonts w:ascii="Times New Roman" w:eastAsia="Times New Roman" w:hAnsi="Times New Roman" w:cs="Times New Roman"/>
          <w:sz w:val="24"/>
          <w:szCs w:val="24"/>
        </w:rPr>
        <w:t>i</w:t>
      </w:r>
      <w:r w:rsidRPr="00605F58">
        <w:rPr>
          <w:rFonts w:ascii="Times New Roman" w:eastAsia="Times New Roman" w:hAnsi="Times New Roman" w:cs="Times New Roman"/>
          <w:sz w:val="24"/>
          <w:szCs w:val="24"/>
        </w:rPr>
        <w:t>n invasions as a sequence of three phases 1) lag/growth phase, 2)</w:t>
      </w:r>
      <w:r w:rsidR="00E37123">
        <w:rPr>
          <w:rFonts w:ascii="Times New Roman" w:eastAsia="Times New Roman" w:hAnsi="Times New Roman" w:cs="Times New Roman"/>
          <w:sz w:val="24"/>
          <w:szCs w:val="24"/>
        </w:rPr>
        <w:t xml:space="preserve"> </w:t>
      </w:r>
      <w:r w:rsidR="00FB3216">
        <w:rPr>
          <w:rFonts w:ascii="Times New Roman" w:eastAsia="Times New Roman" w:hAnsi="Times New Roman" w:cs="Times New Roman"/>
          <w:sz w:val="24"/>
          <w:szCs w:val="24"/>
        </w:rPr>
        <w:t xml:space="preserve">high abundance </w:t>
      </w:r>
      <w:r w:rsidRPr="00605F58">
        <w:rPr>
          <w:rFonts w:ascii="Times New Roman" w:eastAsia="Times New Roman" w:hAnsi="Times New Roman" w:cs="Times New Roman"/>
          <w:sz w:val="24"/>
          <w:szCs w:val="24"/>
        </w:rPr>
        <w:t xml:space="preserve">phase, and 3) </w:t>
      </w:r>
      <w:r w:rsidR="00FB3216">
        <w:rPr>
          <w:rFonts w:ascii="Times New Roman" w:eastAsia="Times New Roman" w:hAnsi="Times New Roman" w:cs="Times New Roman"/>
          <w:sz w:val="24"/>
          <w:szCs w:val="24"/>
        </w:rPr>
        <w:t xml:space="preserve">decline </w:t>
      </w:r>
      <w:r w:rsidRPr="00605F58">
        <w:rPr>
          <w:rFonts w:ascii="Times New Roman" w:eastAsia="Times New Roman" w:hAnsi="Times New Roman" w:cs="Times New Roman"/>
          <w:sz w:val="24"/>
          <w:szCs w:val="24"/>
        </w:rPr>
        <w:t xml:space="preserve">phase (Figure 1) where the </w:t>
      </w:r>
      <w:del w:id="327" w:author="Nathan Dorn" w:date="2025-09-17T15:45:00Z" w16du:dateUtc="2025-09-17T19:45:00Z">
        <w:r w:rsidRPr="00605F58" w:rsidDel="004771AB">
          <w:rPr>
            <w:rFonts w:ascii="Times New Roman" w:eastAsia="Times New Roman" w:hAnsi="Times New Roman" w:cs="Times New Roman"/>
            <w:sz w:val="24"/>
            <w:szCs w:val="24"/>
          </w:rPr>
          <w:delText xml:space="preserve">transition between </w:delText>
        </w:r>
      </w:del>
      <w:r w:rsidRPr="00605F58">
        <w:rPr>
          <w:rFonts w:ascii="Times New Roman" w:eastAsia="Times New Roman" w:hAnsi="Times New Roman" w:cs="Times New Roman"/>
          <w:sz w:val="24"/>
          <w:szCs w:val="24"/>
        </w:rPr>
        <w:t xml:space="preserve">the growth </w:t>
      </w:r>
      <w:ins w:id="328" w:author="Nathan Dorn" w:date="2025-09-17T15:45:00Z" w16du:dateUtc="2025-09-17T19:45:00Z">
        <w:r w:rsidR="00094AA9">
          <w:rPr>
            <w:rFonts w:ascii="Times New Roman" w:eastAsia="Times New Roman" w:hAnsi="Times New Roman" w:cs="Times New Roman"/>
            <w:sz w:val="24"/>
            <w:szCs w:val="24"/>
          </w:rPr>
          <w:t>rate</w:t>
        </w:r>
      </w:ins>
      <w:del w:id="329" w:author="Nathan Dorn" w:date="2025-09-17T15:45:00Z" w16du:dateUtc="2025-09-17T19:45:00Z">
        <w:r w:rsidRPr="00605F58" w:rsidDel="004771AB">
          <w:rPr>
            <w:rFonts w:ascii="Times New Roman" w:eastAsia="Times New Roman" w:hAnsi="Times New Roman" w:cs="Times New Roman"/>
            <w:sz w:val="24"/>
            <w:szCs w:val="24"/>
          </w:rPr>
          <w:delText xml:space="preserve">and </w:delText>
        </w:r>
      </w:del>
      <w:ins w:id="330" w:author="Nathan Dorn" w:date="2025-09-17T15:45:00Z" w16du:dateUtc="2025-09-17T19:45:00Z">
        <w:r w:rsidR="004771AB">
          <w:rPr>
            <w:rFonts w:ascii="Times New Roman" w:eastAsia="Times New Roman" w:hAnsi="Times New Roman" w:cs="Times New Roman"/>
            <w:sz w:val="24"/>
            <w:szCs w:val="24"/>
          </w:rPr>
          <w:t>to the</w:t>
        </w:r>
        <w:r w:rsidR="004771AB" w:rsidRPr="00605F58">
          <w:rPr>
            <w:rFonts w:ascii="Times New Roman" w:eastAsia="Times New Roman" w:hAnsi="Times New Roman" w:cs="Times New Roman"/>
            <w:sz w:val="24"/>
            <w:szCs w:val="24"/>
          </w:rPr>
          <w:t xml:space="preserve"> </w:t>
        </w:r>
      </w:ins>
      <w:r w:rsidR="00E37123">
        <w:rPr>
          <w:rFonts w:ascii="Times New Roman" w:eastAsia="Times New Roman" w:hAnsi="Times New Roman" w:cs="Times New Roman"/>
          <w:sz w:val="24"/>
          <w:szCs w:val="24"/>
        </w:rPr>
        <w:t>high abundance</w:t>
      </w:r>
      <w:ins w:id="331" w:author="Nathan Dorn" w:date="2025-09-17T15:46:00Z" w16du:dateUtc="2025-09-17T19:46:00Z">
        <w:r w:rsidR="00094AA9">
          <w:rPr>
            <w:rFonts w:ascii="Times New Roman" w:eastAsia="Times New Roman" w:hAnsi="Times New Roman" w:cs="Times New Roman"/>
            <w:sz w:val="24"/>
            <w:szCs w:val="24"/>
          </w:rPr>
          <w:t xml:space="preserve"> period</w:t>
        </w:r>
      </w:ins>
      <w:del w:id="332" w:author="Nathan Dorn" w:date="2025-09-17T15:46:00Z" w16du:dateUtc="2025-09-17T19:46:00Z">
        <w:r w:rsidRPr="00605F58" w:rsidDel="00094AA9">
          <w:rPr>
            <w:rFonts w:ascii="Times New Roman" w:eastAsia="Times New Roman" w:hAnsi="Times New Roman" w:cs="Times New Roman"/>
            <w:sz w:val="24"/>
            <w:szCs w:val="24"/>
          </w:rPr>
          <w:delText xml:space="preserve"> phase</w:delText>
        </w:r>
      </w:del>
      <w:r w:rsidRPr="00605F58">
        <w:rPr>
          <w:rFonts w:ascii="Times New Roman" w:eastAsia="Times New Roman" w:hAnsi="Times New Roman" w:cs="Times New Roman"/>
          <w:sz w:val="24"/>
          <w:szCs w:val="24"/>
        </w:rPr>
        <w:t xml:space="preserve"> must be rapid (</w:t>
      </w:r>
      <w:r w:rsidR="00923BE0" w:rsidRPr="00923BE0">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923BE0">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xml:space="preserve">), and the </w:t>
      </w:r>
      <w:del w:id="333" w:author="Nathan Dorn" w:date="2025-09-17T15:45:00Z" w16du:dateUtc="2025-09-17T19:45:00Z">
        <w:r w:rsidRPr="00605F58" w:rsidDel="004771AB">
          <w:rPr>
            <w:rFonts w:ascii="Times New Roman" w:eastAsia="Times New Roman" w:hAnsi="Times New Roman" w:cs="Times New Roman"/>
            <w:sz w:val="24"/>
            <w:szCs w:val="24"/>
          </w:rPr>
          <w:delText xml:space="preserve">transition from the </w:delText>
        </w:r>
        <w:r w:rsidR="00E37123" w:rsidDel="004771AB">
          <w:rPr>
            <w:rFonts w:ascii="Times New Roman" w:eastAsia="Times New Roman" w:hAnsi="Times New Roman" w:cs="Times New Roman"/>
            <w:sz w:val="24"/>
            <w:szCs w:val="24"/>
          </w:rPr>
          <w:delText>high abundance</w:delText>
        </w:r>
        <w:r w:rsidRPr="00605F58" w:rsidDel="004771AB">
          <w:rPr>
            <w:rFonts w:ascii="Times New Roman" w:eastAsia="Times New Roman" w:hAnsi="Times New Roman" w:cs="Times New Roman"/>
            <w:sz w:val="24"/>
            <w:szCs w:val="24"/>
          </w:rPr>
          <w:delText xml:space="preserve"> to </w:delText>
        </w:r>
      </w:del>
      <w:commentRangeStart w:id="334"/>
      <w:r w:rsidRPr="00605F58">
        <w:rPr>
          <w:rFonts w:ascii="Times New Roman" w:eastAsia="Times New Roman" w:hAnsi="Times New Roman" w:cs="Times New Roman"/>
          <w:sz w:val="24"/>
          <w:szCs w:val="24"/>
        </w:rPr>
        <w:t xml:space="preserve">the </w:t>
      </w:r>
      <w:r w:rsidR="00E37123">
        <w:rPr>
          <w:rFonts w:ascii="Times New Roman" w:eastAsia="Times New Roman" w:hAnsi="Times New Roman" w:cs="Times New Roman"/>
          <w:sz w:val="24"/>
          <w:szCs w:val="24"/>
        </w:rPr>
        <w:t>decline</w:t>
      </w:r>
      <w:ins w:id="335" w:author="Nathan Dorn" w:date="2025-09-17T15:46:00Z" w16du:dateUtc="2025-09-17T19:46:00Z">
        <w:r w:rsidR="00094AA9">
          <w:rPr>
            <w:rFonts w:ascii="Times New Roman" w:eastAsia="Times New Roman" w:hAnsi="Times New Roman" w:cs="Times New Roman"/>
            <w:sz w:val="24"/>
            <w:szCs w:val="24"/>
          </w:rPr>
          <w:t xml:space="preserve"> rate</w:t>
        </w:r>
      </w:ins>
      <w:del w:id="336" w:author="Nathan Dorn" w:date="2025-09-17T15:46:00Z" w16du:dateUtc="2025-09-17T19:46:00Z">
        <w:r w:rsidRPr="00605F58" w:rsidDel="00094AA9">
          <w:rPr>
            <w:rFonts w:ascii="Times New Roman" w:eastAsia="Times New Roman" w:hAnsi="Times New Roman" w:cs="Times New Roman"/>
            <w:sz w:val="24"/>
            <w:szCs w:val="24"/>
          </w:rPr>
          <w:delText xml:space="preserve"> phase</w:delText>
        </w:r>
      </w:del>
      <w:r w:rsidRPr="00605F58">
        <w:rPr>
          <w:rFonts w:ascii="Times New Roman" w:eastAsia="Times New Roman" w:hAnsi="Times New Roman" w:cs="Times New Roman"/>
          <w:sz w:val="24"/>
          <w:szCs w:val="24"/>
        </w:rPr>
        <w:t xml:space="preserve"> </w:t>
      </w:r>
      <w:commentRangeEnd w:id="334"/>
      <w:r w:rsidR="00363CE0">
        <w:rPr>
          <w:rStyle w:val="CommentReference"/>
        </w:rPr>
        <w:commentReference w:id="334"/>
      </w:r>
      <w:r w:rsidRPr="00605F58">
        <w:rPr>
          <w:rFonts w:ascii="Times New Roman" w:eastAsia="Times New Roman" w:hAnsi="Times New Roman" w:cs="Times New Roman"/>
          <w:sz w:val="24"/>
          <w:szCs w:val="24"/>
        </w:rPr>
        <w:t>must be rapid (</w:t>
      </w:r>
      <w:r w:rsidR="00923BE0" w:rsidRPr="00923BE0">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254828">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xml:space="preserve">), </w:t>
      </w:r>
      <w:ins w:id="337" w:author="Nathan Dorn" w:date="2025-09-17T15:46:00Z" w16du:dateUtc="2025-09-17T19:46:00Z">
        <w:r w:rsidR="00094AA9">
          <w:rPr>
            <w:rFonts w:ascii="Times New Roman" w:eastAsia="Gungsuh" w:hAnsi="Times New Roman" w:cs="Times New Roman"/>
            <w:sz w:val="24"/>
            <w:szCs w:val="24"/>
          </w:rPr>
          <w:t>produce large</w:t>
        </w:r>
      </w:ins>
      <w:del w:id="338" w:author="Nathan Dorn" w:date="2025-09-17T15:46:00Z" w16du:dateUtc="2025-09-17T19:46:00Z">
        <w:r w:rsidRPr="00605F58" w:rsidDel="00094AA9">
          <w:rPr>
            <w:rFonts w:ascii="Times New Roman" w:eastAsia="Gungsuh" w:hAnsi="Times New Roman" w:cs="Times New Roman"/>
            <w:sz w:val="24"/>
            <w:szCs w:val="24"/>
          </w:rPr>
          <w:delText>severe</w:delText>
        </w:r>
      </w:del>
      <w:ins w:id="339" w:author="Nathan Dorn" w:date="2025-09-17T15:46:00Z" w16du:dateUtc="2025-09-17T19:46:00Z">
        <w:r w:rsidR="00094AA9">
          <w:rPr>
            <w:rFonts w:ascii="Times New Roman" w:eastAsia="Gungsuh" w:hAnsi="Times New Roman" w:cs="Times New Roman"/>
            <w:sz w:val="24"/>
            <w:szCs w:val="24"/>
          </w:rPr>
          <w:t xml:space="preserve"> reductions in average abundance</w:t>
        </w:r>
      </w:ins>
      <w:r w:rsidRPr="00605F58">
        <w:rPr>
          <w:rFonts w:ascii="Times New Roman" w:eastAsia="Gungsuh" w:hAnsi="Times New Roman" w:cs="Times New Roman"/>
          <w:sz w:val="24"/>
          <w:szCs w:val="24"/>
        </w:rPr>
        <w:t xml:space="preserve"> (≥ 90%), </w:t>
      </w:r>
      <w:ins w:id="340" w:author="Nathan Dorn" w:date="2025-09-17T15:46:00Z" w16du:dateUtc="2025-09-17T19:46:00Z">
        <w:r w:rsidR="00094AA9">
          <w:rPr>
            <w:rFonts w:ascii="Times New Roman" w:eastAsia="Gungsuh" w:hAnsi="Times New Roman" w:cs="Times New Roman"/>
            <w:sz w:val="24"/>
            <w:szCs w:val="24"/>
          </w:rPr>
          <w:t>that are</w:t>
        </w:r>
      </w:ins>
      <w:del w:id="341" w:author="Nathan Dorn" w:date="2025-09-17T15:46:00Z" w16du:dateUtc="2025-09-17T19:46:00Z">
        <w:r w:rsidRPr="00605F58" w:rsidDel="00094AA9">
          <w:rPr>
            <w:rFonts w:ascii="Times New Roman" w:eastAsia="Gungsuh" w:hAnsi="Times New Roman" w:cs="Times New Roman"/>
            <w:sz w:val="24"/>
            <w:szCs w:val="24"/>
          </w:rPr>
          <w:delText>and</w:delText>
        </w:r>
      </w:del>
      <w:r w:rsidRPr="00605F58">
        <w:rPr>
          <w:rFonts w:ascii="Times New Roman" w:eastAsia="Gungsuh" w:hAnsi="Times New Roman" w:cs="Times New Roman"/>
          <w:sz w:val="24"/>
          <w:szCs w:val="24"/>
        </w:rPr>
        <w:t xml:space="preserve"> sustained (≥3 years; Figure 1).  </w:t>
      </w:r>
    </w:p>
    <w:p w14:paraId="19EB417F" w14:textId="77777777" w:rsidR="00242E53" w:rsidRPr="00392B57" w:rsidRDefault="00242E53" w:rsidP="00242E53">
      <w:pPr>
        <w:spacing w:line="480" w:lineRule="auto"/>
        <w:rPr>
          <w:rFonts w:ascii="Times New Roman" w:eastAsia="Times New Roman" w:hAnsi="Times New Roman" w:cs="Times New Roman"/>
          <w:bCs/>
          <w:i/>
          <w:iCs/>
          <w:sz w:val="24"/>
          <w:szCs w:val="24"/>
        </w:rPr>
      </w:pPr>
      <w:r w:rsidRPr="00392B57">
        <w:rPr>
          <w:rFonts w:ascii="Times New Roman" w:eastAsia="Times New Roman" w:hAnsi="Times New Roman" w:cs="Times New Roman"/>
          <w:bCs/>
          <w:i/>
          <w:iCs/>
          <w:sz w:val="24"/>
          <w:szCs w:val="24"/>
        </w:rPr>
        <w:t>Boom-bust phase metrics</w:t>
      </w:r>
    </w:p>
    <w:p w14:paraId="0A75F047" w14:textId="6C66B31E" w:rsidR="00242E53" w:rsidRPr="00605F58" w:rsidRDefault="00242E53"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sz w:val="24"/>
          <w:szCs w:val="24"/>
        </w:rPr>
        <w:tab/>
        <w:t>Comparing invasions of different populations of the same species and different species is useful when trying to find mechanisms that produce boom-bust</w:t>
      </w:r>
      <w:r w:rsidR="00225F49">
        <w:rPr>
          <w:rFonts w:ascii="Times New Roman" w:eastAsia="Times New Roman" w:hAnsi="Times New Roman" w:cs="Times New Roman"/>
          <w:sz w:val="24"/>
          <w:szCs w:val="24"/>
        </w:rPr>
        <w:t>s</w:t>
      </w:r>
      <w:r w:rsidR="005257D9">
        <w:rPr>
          <w:rFonts w:ascii="Times New Roman" w:eastAsia="Times New Roman" w:hAnsi="Times New Roman" w:cs="Times New Roman"/>
          <w:sz w:val="24"/>
          <w:szCs w:val="24"/>
        </w:rPr>
        <w:t xml:space="preserve"> (Figure 1)</w:t>
      </w:r>
      <w:r w:rsidRPr="00605F58">
        <w:rPr>
          <w:rFonts w:ascii="Times New Roman" w:eastAsia="Times New Roman" w:hAnsi="Times New Roman" w:cs="Times New Roman"/>
          <w:sz w:val="24"/>
          <w:szCs w:val="24"/>
        </w:rPr>
        <w:t xml:space="preserve">.  Creating metrics </w:t>
      </w:r>
      <w:r w:rsidR="007B0690">
        <w:rPr>
          <w:rFonts w:ascii="Times New Roman" w:eastAsia="Times New Roman" w:hAnsi="Times New Roman" w:cs="Times New Roman"/>
          <w:sz w:val="24"/>
          <w:szCs w:val="24"/>
        </w:rPr>
        <w:t xml:space="preserve">is </w:t>
      </w:r>
      <w:r w:rsidR="00C70344">
        <w:rPr>
          <w:rFonts w:ascii="Times New Roman" w:eastAsia="Times New Roman" w:hAnsi="Times New Roman" w:cs="Times New Roman"/>
          <w:sz w:val="24"/>
          <w:szCs w:val="24"/>
        </w:rPr>
        <w:t>necessary</w:t>
      </w:r>
      <w:r w:rsidR="007B0690">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to compare boom-bust</w:t>
      </w:r>
      <w:r w:rsidR="00225F49">
        <w:rPr>
          <w:rFonts w:ascii="Times New Roman" w:eastAsia="Times New Roman" w:hAnsi="Times New Roman" w:cs="Times New Roman"/>
          <w:sz w:val="24"/>
          <w:szCs w:val="24"/>
        </w:rPr>
        <w:t>s</w:t>
      </w:r>
      <w:r w:rsidR="00C70344">
        <w:rPr>
          <w:rFonts w:ascii="Times New Roman" w:eastAsia="Times New Roman" w:hAnsi="Times New Roman" w:cs="Times New Roman"/>
          <w:sz w:val="24"/>
          <w:szCs w:val="24"/>
        </w:rPr>
        <w:t xml:space="preserve"> across species or within different populations of a species</w:t>
      </w:r>
      <w:r w:rsidRPr="00605F58">
        <w:rPr>
          <w:rFonts w:ascii="Times New Roman" w:eastAsia="Times New Roman" w:hAnsi="Times New Roman" w:cs="Times New Roman"/>
          <w:sz w:val="24"/>
          <w:szCs w:val="24"/>
        </w:rPr>
        <w:t xml:space="preserve">.  </w:t>
      </w:r>
      <w:r w:rsidR="00225F49">
        <w:rPr>
          <w:rFonts w:ascii="Times New Roman" w:eastAsia="Times New Roman" w:hAnsi="Times New Roman" w:cs="Times New Roman"/>
          <w:sz w:val="24"/>
          <w:szCs w:val="24"/>
        </w:rPr>
        <w:t>T</w:t>
      </w:r>
      <w:r w:rsidR="006B6E47">
        <w:rPr>
          <w:rFonts w:ascii="Times New Roman" w:eastAsia="Times New Roman" w:hAnsi="Times New Roman" w:cs="Times New Roman"/>
          <w:sz w:val="24"/>
          <w:szCs w:val="24"/>
        </w:rPr>
        <w:t>hese metrics</w:t>
      </w:r>
      <w:r w:rsidR="00225F49">
        <w:rPr>
          <w:rFonts w:ascii="Times New Roman" w:eastAsia="Times New Roman" w:hAnsi="Times New Roman" w:cs="Times New Roman"/>
          <w:sz w:val="24"/>
          <w:szCs w:val="24"/>
        </w:rPr>
        <w:t xml:space="preserve"> can be split</w:t>
      </w:r>
      <w:r w:rsidR="006B6E47">
        <w:rPr>
          <w:rFonts w:ascii="Times New Roman" w:eastAsia="Times New Roman" w:hAnsi="Times New Roman" w:cs="Times New Roman"/>
          <w:sz w:val="24"/>
          <w:szCs w:val="24"/>
        </w:rPr>
        <w:t xml:space="preserve"> between </w:t>
      </w:r>
      <w:r w:rsidR="00515CA9">
        <w:rPr>
          <w:rFonts w:ascii="Times New Roman" w:eastAsia="Times New Roman" w:hAnsi="Times New Roman" w:cs="Times New Roman"/>
          <w:sz w:val="24"/>
          <w:szCs w:val="24"/>
        </w:rPr>
        <w:t>the different phases.</w:t>
      </w:r>
      <w:r w:rsidR="00225F49">
        <w:rPr>
          <w:rFonts w:ascii="Times New Roman" w:eastAsia="Times New Roman" w:hAnsi="Times New Roman" w:cs="Times New Roman"/>
          <w:sz w:val="24"/>
          <w:szCs w:val="24"/>
        </w:rPr>
        <w:t xml:space="preserve"> First, for the lag/growth phase, t</w:t>
      </w:r>
      <w:r w:rsidR="00515CA9">
        <w:rPr>
          <w:rFonts w:ascii="Times New Roman" w:eastAsia="Times New Roman" w:hAnsi="Times New Roman" w:cs="Times New Roman"/>
          <w:sz w:val="24"/>
          <w:szCs w:val="24"/>
        </w:rPr>
        <w:t xml:space="preserve">he </w:t>
      </w:r>
      <w:r w:rsidRPr="00605F58">
        <w:rPr>
          <w:rFonts w:ascii="Times New Roman" w:eastAsia="Times New Roman" w:hAnsi="Times New Roman" w:cs="Times New Roman"/>
          <w:sz w:val="24"/>
          <w:szCs w:val="24"/>
        </w:rPr>
        <w:t xml:space="preserve">duration </w:t>
      </w:r>
      <w:r w:rsidR="00225F49">
        <w:rPr>
          <w:rFonts w:ascii="Times New Roman" w:eastAsia="Times New Roman" w:hAnsi="Times New Roman" w:cs="Times New Roman"/>
          <w:sz w:val="24"/>
          <w:szCs w:val="24"/>
        </w:rPr>
        <w:t xml:space="preserve">has </w:t>
      </w:r>
      <w:r w:rsidR="00515CA9">
        <w:rPr>
          <w:rFonts w:ascii="Times New Roman" w:eastAsia="Times New Roman" w:hAnsi="Times New Roman" w:cs="Times New Roman"/>
          <w:sz w:val="24"/>
          <w:szCs w:val="24"/>
        </w:rPr>
        <w:t>been suggested</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{"citationID":"e4dfAyFd","properties":{"formattedCitation":"(Spear {\\i{}et al.} 2021)","plainCitation":"(Spear et al. 2021)","noteIndex":0},"citationItems":[{"id":82,"uris":["http://zotero.org/users/9972654/items/8LJU5HQ5"],"itemData":{"id":82,"type":"article-journal","abstract":"It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(Spear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2021)</w:t>
      </w:r>
      <w:r w:rsidR="00DE2203">
        <w:rPr>
          <w:rFonts w:ascii="Times New Roman" w:eastAsia="Times New Roman" w:hAnsi="Times New Roman" w:cs="Times New Roman"/>
          <w:sz w:val="24"/>
          <w:szCs w:val="24"/>
        </w:rPr>
        <w:fldChar w:fldCharType="end"/>
      </w:r>
      <w:r w:rsidR="00515CA9">
        <w:rPr>
          <w:rFonts w:ascii="Times New Roman" w:eastAsia="Times New Roman" w:hAnsi="Times New Roman" w:cs="Times New Roman"/>
          <w:sz w:val="24"/>
          <w:szCs w:val="24"/>
        </w:rPr>
        <w:t>, and</w:t>
      </w:r>
      <w:r w:rsidRPr="00605F58">
        <w:rPr>
          <w:rFonts w:ascii="Times New Roman" w:eastAsia="Times New Roman" w:hAnsi="Times New Roman" w:cs="Times New Roman"/>
          <w:sz w:val="24"/>
          <w:szCs w:val="24"/>
        </w:rPr>
        <w:t xml:space="preserve"> </w:t>
      </w:r>
      <w:r w:rsidR="00515CA9">
        <w:rPr>
          <w:rFonts w:ascii="Times New Roman" w:eastAsia="Times New Roman" w:hAnsi="Times New Roman" w:cs="Times New Roman"/>
          <w:sz w:val="24"/>
          <w:szCs w:val="24"/>
        </w:rPr>
        <w:t>we</w:t>
      </w:r>
      <w:r w:rsidR="001F09EC">
        <w:rPr>
          <w:rFonts w:ascii="Times New Roman" w:eastAsia="Times New Roman" w:hAnsi="Times New Roman" w:cs="Times New Roman"/>
          <w:sz w:val="24"/>
          <w:szCs w:val="24"/>
        </w:rPr>
        <w:t xml:space="preserve"> </w:t>
      </w:r>
      <w:r w:rsidR="00592D22">
        <w:rPr>
          <w:rFonts w:ascii="Times New Roman" w:eastAsia="Times New Roman" w:hAnsi="Times New Roman" w:cs="Times New Roman"/>
          <w:sz w:val="24"/>
          <w:szCs w:val="24"/>
        </w:rPr>
        <w:t>suggest</w:t>
      </w:r>
      <w:r w:rsidR="001F09EC">
        <w:rPr>
          <w:rFonts w:ascii="Times New Roman" w:eastAsia="Times New Roman" w:hAnsi="Times New Roman" w:cs="Times New Roman"/>
          <w:sz w:val="24"/>
          <w:szCs w:val="24"/>
        </w:rPr>
        <w:t xml:space="preserve"> </w:t>
      </w:r>
      <w:r w:rsidR="00592D22">
        <w:rPr>
          <w:rFonts w:ascii="Times New Roman" w:eastAsia="Times New Roman" w:hAnsi="Times New Roman" w:cs="Times New Roman"/>
          <w:sz w:val="24"/>
          <w:szCs w:val="24"/>
        </w:rPr>
        <w:t>adding</w:t>
      </w:r>
      <w:r w:rsidR="001F09EC">
        <w:rPr>
          <w:rFonts w:ascii="Times New Roman" w:eastAsia="Times New Roman" w:hAnsi="Times New Roman" w:cs="Times New Roman"/>
          <w:sz w:val="24"/>
          <w:szCs w:val="24"/>
        </w:rPr>
        <w:t xml:space="preserve"> the maximum</w:t>
      </w:r>
      <w:r w:rsidRPr="00605F58">
        <w:rPr>
          <w:rFonts w:ascii="Times New Roman" w:eastAsia="Times New Roman" w:hAnsi="Times New Roman" w:cs="Times New Roman"/>
          <w:sz w:val="24"/>
          <w:szCs w:val="24"/>
        </w:rPr>
        <w:t xml:space="preserve"> population growth rate</w:t>
      </w:r>
      <w:r w:rsidR="00225F49">
        <w:rPr>
          <w:rFonts w:ascii="Times New Roman" w:eastAsia="Times New Roman" w:hAnsi="Times New Roman" w:cs="Times New Roman"/>
          <w:sz w:val="24"/>
          <w:szCs w:val="24"/>
        </w:rPr>
        <w:t xml:space="preserve">. </w:t>
      </w:r>
      <w:r w:rsidR="00641DE4">
        <w:rPr>
          <w:rFonts w:ascii="Times New Roman" w:eastAsia="Times New Roman" w:hAnsi="Times New Roman" w:cs="Times New Roman"/>
          <w:sz w:val="24"/>
          <w:szCs w:val="24"/>
        </w:rPr>
        <w:t xml:space="preserve"> </w:t>
      </w:r>
      <w:r w:rsidR="00225F49">
        <w:rPr>
          <w:rFonts w:ascii="Times New Roman" w:eastAsia="Times New Roman" w:hAnsi="Times New Roman" w:cs="Times New Roman"/>
          <w:sz w:val="24"/>
          <w:szCs w:val="24"/>
        </w:rPr>
        <w:t xml:space="preserve">High </w:t>
      </w:r>
      <w:r w:rsidRPr="00605F58">
        <w:rPr>
          <w:rFonts w:ascii="Times New Roman" w:eastAsia="Times New Roman" w:hAnsi="Times New Roman" w:cs="Times New Roman"/>
          <w:sz w:val="24"/>
          <w:szCs w:val="24"/>
        </w:rPr>
        <w:t>population growth</w:t>
      </w:r>
      <w:r w:rsidR="00BC2EE8">
        <w:rPr>
          <w:rFonts w:ascii="Times New Roman" w:eastAsia="Times New Roman" w:hAnsi="Times New Roman" w:cs="Times New Roman"/>
          <w:sz w:val="24"/>
          <w:szCs w:val="24"/>
        </w:rPr>
        <w:t xml:space="preserve"> could be correlated with</w:t>
      </w:r>
      <w:r w:rsidRPr="00605F58">
        <w:rPr>
          <w:rFonts w:ascii="Times New Roman" w:eastAsia="Times New Roman" w:hAnsi="Times New Roman" w:cs="Times New Roman"/>
          <w:sz w:val="24"/>
          <w:szCs w:val="24"/>
        </w:rPr>
        <w:t xml:space="preserve"> the likelihood and/or severity of boom-bust</w:t>
      </w:r>
      <w:r w:rsidR="00641DE4">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{"citationID":"vQbGTgWV","properties":{"formattedCitation":"(Duncan {\\i{}et al.} 2020)","plainCitation":"(Duncan et al. 2020)","noteIndex":0},"citationItems":[{"id":193,"uris":["http://zotero.org/users/9972654/items/YKWI892A"],"itemData":{"id":193,"type":"article-journal","abstract":"Successful conservation management is often based on the principle that small or declining populations can recover if we identify and remove the factors that caused them to decline in the first place. But what form will that recovery take? Theory tells us that when a strong limiting factor is removed, a population should increase in size to where it becomes limited by some other factor. However, if the subsequent limitation involves feedbacks between the density of a consumer and its resource, there is potential for the consumer population to undergo substantial fluctuations in size that we would characterize as boom-bust or eruptive dynamics. We analysed long-term (7.6–29 yr) data documenting changes in the abundance of 169 populations of 20 mammal species released from a strong limiting factor (fox predation) in Australia. We show that many populations (44) exhibited eruptive dynamics, with exponential increase to a peak and subsequent population decline. Of 51 populations showing eruptive dynamics (the Australian populations plus seven translocated ungulate populations), the time taken for erupting populations to reach a peak before declining was related negatively to the intrinsic rate of population growth and positively to body mass, such that larger-bodied species with slow rates of population growth had a longer period of population increase before declining. Our results suggest that a substantial proportion of populations recovering after removal of a threatening process are likely to exhibit eruptive dynamics, and that managers of recovering or translocated populations should anticipate this outcome in conservation planning.","container-title":"Ecology","DOI":"10.1002/ecy.3175","ISSN":"0012-9658, 1939-9170","issue":"12","journalAbbreviation":"Ecology","language":"en","source":"DOI.org (Crossref)","title":"Eruptive dynamics are common in managed mammal populations","URL":"https://onlinelibrary.wiley.com/doi/10.1002/ecy.3175","volume":"101","author":[{"family":"Duncan","given":"Richard P."},{"family":"Dexter","given":"Nick"},{"family":"Wayne","given":"Adrian"},{"family":"Hone","given":"Jim"}],"accessed":{"date-parts":[["2022",12,5]]},"issued":{"date-parts":[["2020",12]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(Duncan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2020)</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881596">
        <w:rPr>
          <w:rFonts w:ascii="Times New Roman" w:eastAsia="Times New Roman" w:hAnsi="Times New Roman" w:cs="Times New Roman"/>
          <w:sz w:val="24"/>
          <w:szCs w:val="24"/>
        </w:rPr>
        <w:t xml:space="preserve"> </w:t>
      </w:r>
      <w:r w:rsidR="00BC2EE8">
        <w:rPr>
          <w:rFonts w:ascii="Times New Roman" w:eastAsia="Times New Roman" w:hAnsi="Times New Roman" w:cs="Times New Roman"/>
          <w:sz w:val="24"/>
          <w:szCs w:val="24"/>
        </w:rPr>
        <w:t>F</w:t>
      </w:r>
      <w:r w:rsidRPr="00605F58">
        <w:rPr>
          <w:rFonts w:ascii="Times New Roman" w:eastAsia="Times New Roman" w:hAnsi="Times New Roman" w:cs="Times New Roman"/>
          <w:sz w:val="24"/>
          <w:szCs w:val="24"/>
        </w:rPr>
        <w:t xml:space="preserve">or the </w:t>
      </w:r>
      <w:r w:rsidR="008303ED">
        <w:rPr>
          <w:rFonts w:ascii="Times New Roman" w:eastAsia="Times New Roman" w:hAnsi="Times New Roman" w:cs="Times New Roman"/>
          <w:sz w:val="24"/>
          <w:szCs w:val="24"/>
        </w:rPr>
        <w:t>high abundance</w:t>
      </w:r>
      <w:r w:rsidR="008303ED" w:rsidRPr="00605F58">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phase</w:t>
      </w:r>
      <w:r w:rsidR="00DF60D1">
        <w:rPr>
          <w:rFonts w:ascii="Times New Roman" w:eastAsia="Times New Roman" w:hAnsi="Times New Roman" w:cs="Times New Roman"/>
          <w:sz w:val="24"/>
          <w:szCs w:val="24"/>
        </w:rPr>
        <w:t xml:space="preserve">, </w:t>
      </w:r>
      <w:r w:rsidR="00FB44A8">
        <w:rPr>
          <w:rFonts w:ascii="Times New Roman" w:eastAsia="Times New Roman" w:hAnsi="Times New Roman" w:cs="Times New Roman"/>
          <w:sz w:val="24"/>
          <w:szCs w:val="24"/>
        </w:rPr>
        <w:t xml:space="preserve">we suggest describing the </w:t>
      </w:r>
      <w:r w:rsidR="00DF60D1">
        <w:rPr>
          <w:rFonts w:ascii="Times New Roman" w:eastAsia="Times New Roman" w:hAnsi="Times New Roman" w:cs="Times New Roman"/>
          <w:sz w:val="24"/>
          <w:szCs w:val="24"/>
        </w:rPr>
        <w:t>variability</w:t>
      </w:r>
      <w:r w:rsidR="00FB44A8">
        <w:rPr>
          <w:rFonts w:ascii="Times New Roman" w:eastAsia="Times New Roman" w:hAnsi="Times New Roman" w:cs="Times New Roman"/>
          <w:sz w:val="24"/>
          <w:szCs w:val="24"/>
        </w:rPr>
        <w:t xml:space="preserve"> and the duration of this phase</w:t>
      </w:r>
      <w:r w:rsidR="00BC1F60">
        <w:rPr>
          <w:rFonts w:ascii="Times New Roman" w:eastAsia="Times New Roman" w:hAnsi="Times New Roman" w:cs="Times New Roman"/>
          <w:sz w:val="24"/>
          <w:szCs w:val="24"/>
        </w:rPr>
        <w:t>. V</w:t>
      </w:r>
      <w:r w:rsidRPr="00605F58">
        <w:rPr>
          <w:rFonts w:ascii="Times New Roman" w:eastAsia="Times New Roman" w:hAnsi="Times New Roman" w:cs="Times New Roman"/>
          <w:sz w:val="24"/>
          <w:szCs w:val="24"/>
        </w:rPr>
        <w:t xml:space="preserve">ariability in </w:t>
      </w:r>
      <w:r w:rsidR="0088115F">
        <w:rPr>
          <w:rFonts w:ascii="Times New Roman" w:eastAsia="Times New Roman" w:hAnsi="Times New Roman" w:cs="Times New Roman"/>
          <w:sz w:val="24"/>
          <w:szCs w:val="24"/>
        </w:rPr>
        <w:t>high abundacne</w:t>
      </w:r>
      <w:r w:rsidRPr="00605F58">
        <w:rPr>
          <w:rFonts w:ascii="Times New Roman" w:eastAsia="Times New Roman" w:hAnsi="Times New Roman" w:cs="Times New Roman"/>
          <w:sz w:val="24"/>
          <w:szCs w:val="24"/>
        </w:rPr>
        <w:t xml:space="preserve"> may indicate cyclic population dynamics</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{"citationID":"QvQURusi","properties":{"formattedCitation":"(Dexter {\\i{}et al.} 2015; Kaeuffer {\\i{}et al.} 2009; Lester {\\i{}et al.} 2017; Strayer &amp; Malcom 2006)","plainCitation":"(Dexter et al. 2015; Kaeuffer et al. 2009; Lester et al. 2017;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(Dexter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2015; Kaeuffer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 Lester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2017; Strayer &amp; Malcom 2006)</w:t>
      </w:r>
      <w:r w:rsidR="00DE2203">
        <w:rPr>
          <w:rFonts w:ascii="Times New Roman" w:eastAsia="Times New Roman" w:hAnsi="Times New Roman" w:cs="Times New Roman"/>
          <w:sz w:val="24"/>
          <w:szCs w:val="24"/>
        </w:rPr>
        <w:fldChar w:fldCharType="end"/>
      </w:r>
      <w:r w:rsidR="0088115F">
        <w:rPr>
          <w:rFonts w:ascii="Times New Roman" w:eastAsia="Times New Roman" w:hAnsi="Times New Roman" w:cs="Times New Roman"/>
          <w:sz w:val="24"/>
          <w:szCs w:val="24"/>
        </w:rPr>
        <w:t xml:space="preserve"> or the likelihood of a bust (e.g., Early Warning Signal)</w:t>
      </w:r>
      <w:r w:rsidRPr="00605F58">
        <w:rPr>
          <w:rFonts w:ascii="Times New Roman" w:eastAsia="Times New Roman" w:hAnsi="Times New Roman" w:cs="Times New Roman"/>
          <w:sz w:val="24"/>
          <w:szCs w:val="24"/>
        </w:rPr>
        <w:t>, and the duration of high abundances could determin</w:t>
      </w:r>
      <w:r w:rsidR="006C5DB9">
        <w:rPr>
          <w:rFonts w:ascii="Times New Roman" w:eastAsia="Times New Roman" w:hAnsi="Times New Roman" w:cs="Times New Roman"/>
          <w:sz w:val="24"/>
          <w:szCs w:val="24"/>
        </w:rPr>
        <w:t>e</w:t>
      </w:r>
      <w:r w:rsidRPr="00605F58">
        <w:rPr>
          <w:rFonts w:ascii="Times New Roman" w:eastAsia="Times New Roman" w:hAnsi="Times New Roman" w:cs="Times New Roman"/>
          <w:sz w:val="24"/>
          <w:szCs w:val="24"/>
        </w:rPr>
        <w:t xml:space="preserve"> the </w:t>
      </w:r>
      <w:r w:rsidR="006C5DB9">
        <w:rPr>
          <w:rFonts w:ascii="Times New Roman" w:eastAsia="Times New Roman" w:hAnsi="Times New Roman" w:cs="Times New Roman"/>
          <w:sz w:val="24"/>
          <w:szCs w:val="24"/>
        </w:rPr>
        <w:t xml:space="preserve">ecological </w:t>
      </w:r>
      <w:r w:rsidRPr="00605F58">
        <w:rPr>
          <w:rFonts w:ascii="Times New Roman" w:eastAsia="Times New Roman" w:hAnsi="Times New Roman" w:cs="Times New Roman"/>
          <w:sz w:val="24"/>
          <w:szCs w:val="24"/>
        </w:rPr>
        <w:t xml:space="preserve">impact </w:t>
      </w:r>
      <w:r w:rsidR="006C5DB9">
        <w:rPr>
          <w:rFonts w:ascii="Times New Roman" w:eastAsia="Times New Roman" w:hAnsi="Times New Roman" w:cs="Times New Roman"/>
          <w:sz w:val="24"/>
          <w:szCs w:val="24"/>
        </w:rPr>
        <w:t>of an invasive species</w:t>
      </w:r>
      <w:r w:rsidR="00647680">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5A584A">
        <w:rPr>
          <w:rFonts w:ascii="Times New Roman" w:eastAsia="Times New Roman" w:hAnsi="Times New Roman" w:cs="Times New Roman"/>
          <w:sz w:val="24"/>
          <w:szCs w:val="24"/>
        </w:rPr>
        <w:instrText xml:space="preserve"> ADDIN ZOTERO_ITEM CSL_CITATION {"citationID":"qAn5FoBK","properties":{"formattedCitation":"(Haubrock {\\i{}et al.} 2022; Soto {\\i{}et al.} 2023; Strayer &amp; Malcom 2006)","plainCitation":"(Haubrock et al. 2022; Soto et al. 2023; Strayer &amp; Malcom 2006)","noteIndex":0},"citationItems":[{"id":90,"uris":["http://zotero.org/users/9972654/items/IPV6Z6PT"],"itemData":{"id":90,"type":"article-journal","abstract":"Globalization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1541,"uris":["http://zotero.org/users/9972654/items/SVN9MEEI"],"itemData":{"id":1541,"type":"article-journal","container-title":"Science of The Total Environment","DOI":"10.1016/j.scitotenv.2023.161818","ISSN":"00489697","journalAbbreviation":"Science of The Total Environment","language":"en","page":"161818","source":"DOI.org (Crossref)","title":"Sigmoidal curves reflect impacts and dynamics of aquatic invasive species","volume":"872","author":[{"family":"Soto","given":"Ismael"},{"family":"Ahmed","given":"Danish A."},{"family":"Balzani","given":"Paride"},{"family":"Cuthbert","given":"Ross N."},{"family":"Haubrock","given":"Phillip J."}],"issued":{"date-parts":[["2023",5]]}}},{"id":208,"uris":["http://zotero.org/users/9972654/items/36QJLQ6V"],"itemData":{"id":208,"type":"article-journal","container-title":"Freshwater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DE2203">
        <w:rPr>
          <w:rFonts w:ascii="Times New Roman" w:eastAsia="Times New Roman" w:hAnsi="Times New Roman" w:cs="Times New Roman"/>
          <w:sz w:val="24"/>
          <w:szCs w:val="24"/>
        </w:rPr>
        <w:fldChar w:fldCharType="separate"/>
      </w:r>
      <w:r w:rsidR="005A584A" w:rsidRPr="005A584A">
        <w:rPr>
          <w:rFonts w:ascii="Times New Roman" w:hAnsi="Times New Roman" w:cs="Times New Roman"/>
          <w:sz w:val="24"/>
        </w:rPr>
        <w:t xml:space="preserve">(Haubrock </w:t>
      </w:r>
      <w:r w:rsidR="005A584A" w:rsidRPr="005A584A">
        <w:rPr>
          <w:rFonts w:ascii="Times New Roman" w:hAnsi="Times New Roman" w:cs="Times New Roman"/>
          <w:i/>
          <w:iCs/>
          <w:sz w:val="24"/>
        </w:rPr>
        <w:t>et al.</w:t>
      </w:r>
      <w:r w:rsidR="005A584A" w:rsidRPr="005A584A">
        <w:rPr>
          <w:rFonts w:ascii="Times New Roman" w:hAnsi="Times New Roman" w:cs="Times New Roman"/>
          <w:sz w:val="24"/>
        </w:rPr>
        <w:t xml:space="preserve"> 2022; </w:t>
      </w:r>
      <w:r w:rsidR="005A584A" w:rsidRPr="005A584A">
        <w:rPr>
          <w:rFonts w:ascii="Times New Roman" w:hAnsi="Times New Roman" w:cs="Times New Roman"/>
          <w:sz w:val="24"/>
        </w:rPr>
        <w:lastRenderedPageBreak/>
        <w:t xml:space="preserve">Soto </w:t>
      </w:r>
      <w:r w:rsidR="005A584A" w:rsidRPr="005A584A">
        <w:rPr>
          <w:rFonts w:ascii="Times New Roman" w:hAnsi="Times New Roman" w:cs="Times New Roman"/>
          <w:i/>
          <w:iCs/>
          <w:sz w:val="24"/>
        </w:rPr>
        <w:t>et al.</w:t>
      </w:r>
      <w:r w:rsidR="005A584A" w:rsidRPr="005A584A">
        <w:rPr>
          <w:rFonts w:ascii="Times New Roman" w:hAnsi="Times New Roman" w:cs="Times New Roman"/>
          <w:sz w:val="24"/>
        </w:rPr>
        <w:t xml:space="preserve"> 2023; Strayer &amp; Malcom 2006)</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647680">
        <w:rPr>
          <w:rFonts w:ascii="Times New Roman" w:eastAsia="Times New Roman" w:hAnsi="Times New Roman" w:cs="Times New Roman"/>
          <w:sz w:val="24"/>
          <w:szCs w:val="24"/>
        </w:rPr>
        <w:t>For</w:t>
      </w:r>
      <w:r w:rsidR="002521D3">
        <w:rPr>
          <w:rFonts w:ascii="Times New Roman" w:eastAsia="Times New Roman" w:hAnsi="Times New Roman" w:cs="Times New Roman"/>
          <w:sz w:val="24"/>
          <w:szCs w:val="24"/>
        </w:rPr>
        <w:t xml:space="preserve"> </w:t>
      </w:r>
      <w:r w:rsidR="00B13AE7">
        <w:rPr>
          <w:rFonts w:ascii="Times New Roman" w:eastAsia="Times New Roman" w:hAnsi="Times New Roman" w:cs="Times New Roman"/>
          <w:sz w:val="24"/>
          <w:szCs w:val="24"/>
        </w:rPr>
        <w:t xml:space="preserve">the bust phase, </w:t>
      </w:r>
      <w:r w:rsidR="008169ED">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time from peak density to population bust, the peak probability that a population collapses</w:t>
      </w:r>
      <w:r w:rsidR="008169ED">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the magnitude of decline, and the duration</w:t>
      </w:r>
      <w:r w:rsidR="005045CB">
        <w:rPr>
          <w:rFonts w:ascii="Times New Roman" w:eastAsia="Times New Roman" w:hAnsi="Times New Roman" w:cs="Times New Roman"/>
          <w:sz w:val="24"/>
          <w:szCs w:val="24"/>
        </w:rPr>
        <w:t xml:space="preserve"> </w:t>
      </w:r>
      <w:r w:rsidR="00AF47FE">
        <w:rPr>
          <w:rFonts w:ascii="Times New Roman" w:eastAsia="Times New Roman" w:hAnsi="Times New Roman" w:cs="Times New Roman"/>
          <w:sz w:val="24"/>
          <w:szCs w:val="24"/>
        </w:rPr>
        <w:t>of a sustained decline</w:t>
      </w:r>
      <w:r w:rsidRPr="00605F58">
        <w:rPr>
          <w:rFonts w:ascii="Times New Roman" w:eastAsia="Times New Roman" w:hAnsi="Times New Roman" w:cs="Times New Roman"/>
          <w:sz w:val="24"/>
          <w:szCs w:val="24"/>
        </w:rPr>
        <w:t xml:space="preserve"> </w:t>
      </w:r>
      <w:r w:rsidR="00BC3CDA">
        <w:rPr>
          <w:rFonts w:ascii="Times New Roman" w:eastAsia="Times New Roman" w:hAnsi="Times New Roman" w:cs="Times New Roman"/>
          <w:sz w:val="24"/>
          <w:szCs w:val="24"/>
        </w:rPr>
        <w:t>have</w:t>
      </w:r>
      <w:r w:rsidRPr="00605F58">
        <w:rPr>
          <w:rFonts w:ascii="Times New Roman" w:eastAsia="Times New Roman" w:hAnsi="Times New Roman" w:cs="Times New Roman"/>
          <w:sz w:val="24"/>
          <w:szCs w:val="24"/>
        </w:rPr>
        <w:t xml:space="preserve"> been used </w:t>
      </w:r>
      <w:r w:rsidR="00BC3CDA">
        <w:rPr>
          <w:rFonts w:ascii="Times New Roman" w:eastAsia="Times New Roman" w:hAnsi="Times New Roman" w:cs="Times New Roman"/>
          <w:sz w:val="24"/>
          <w:szCs w:val="24"/>
        </w:rPr>
        <w:t>to</w:t>
      </w:r>
      <w:r w:rsidRPr="00605F58">
        <w:rPr>
          <w:rFonts w:ascii="Times New Roman" w:eastAsia="Times New Roman" w:hAnsi="Times New Roman" w:cs="Times New Roman"/>
          <w:sz w:val="24"/>
          <w:szCs w:val="24"/>
        </w:rPr>
        <w:t xml:space="preserve"> </w:t>
      </w:r>
      <w:r w:rsidR="00DE7FA5" w:rsidRPr="00605F58">
        <w:rPr>
          <w:rFonts w:ascii="Times New Roman" w:eastAsia="Times New Roman" w:hAnsi="Times New Roman" w:cs="Times New Roman"/>
          <w:sz w:val="24"/>
          <w:szCs w:val="24"/>
        </w:rPr>
        <w:t>describe</w:t>
      </w:r>
      <w:r w:rsidRPr="00605F58">
        <w:rPr>
          <w:rFonts w:ascii="Times New Roman" w:eastAsia="Times New Roman" w:hAnsi="Times New Roman" w:cs="Times New Roman"/>
          <w:sz w:val="24"/>
          <w:szCs w:val="24"/>
        </w:rPr>
        <w:t xml:space="preserve"> </w:t>
      </w:r>
      <w:r w:rsidR="00BC3CDA">
        <w:rPr>
          <w:rFonts w:ascii="Times New Roman" w:eastAsia="Times New Roman" w:hAnsi="Times New Roman" w:cs="Times New Roman"/>
          <w:sz w:val="24"/>
          <w:szCs w:val="24"/>
        </w:rPr>
        <w:t>the bust phase</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{"citationID":"rFzMhzWR","properties":{"formattedCitation":"(Aagaard &amp; Lockwood 2016; Cooling {\\i{}et al.} 2012)","plainCitation":"(Aagaard &amp; Lockwood 2016; Cooling et al. 2012)","noteIndex":0},"citationItems":[{"id":195,"uris":["http://zotero.org/users/9972654/items/GYZSSW44"],"itemData":{"id":195,"type":"article-journal","container-title":"Biological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DE7FA5">
        <w:rPr>
          <w:rFonts w:ascii="Times New Roman" w:eastAsia="Times New Roman" w:hAnsi="Times New Roman" w:cs="Times New Roman"/>
          <w:sz w:val="24"/>
          <w:szCs w:val="24"/>
        </w:rPr>
        <w:t>Using the</w:t>
      </w:r>
      <w:r w:rsidRPr="00605F58">
        <w:rPr>
          <w:rFonts w:ascii="Times New Roman" w:eastAsia="Times New Roman" w:hAnsi="Times New Roman" w:cs="Times New Roman"/>
          <w:sz w:val="24"/>
          <w:szCs w:val="24"/>
        </w:rPr>
        <w:t xml:space="preserve"> rate of population decline </w:t>
      </w:r>
      <w:r w:rsidR="00DE7FA5">
        <w:rPr>
          <w:rFonts w:ascii="Times New Roman" w:eastAsia="Times New Roman" w:hAnsi="Times New Roman" w:cs="Times New Roman"/>
          <w:sz w:val="24"/>
          <w:szCs w:val="24"/>
        </w:rPr>
        <w:t xml:space="preserve">could simplify these metrics </w:t>
      </w:r>
      <w:r w:rsidR="0038776F">
        <w:rPr>
          <w:rFonts w:ascii="Times New Roman" w:eastAsia="Times New Roman" w:hAnsi="Times New Roman" w:cs="Times New Roman"/>
          <w:sz w:val="24"/>
          <w:szCs w:val="24"/>
        </w:rPr>
        <w:t xml:space="preserve">because it </w:t>
      </w:r>
      <w:r w:rsidR="005045CB">
        <w:rPr>
          <w:rFonts w:ascii="Times New Roman" w:eastAsia="Times New Roman" w:hAnsi="Times New Roman" w:cs="Times New Roman"/>
          <w:sz w:val="24"/>
          <w:szCs w:val="24"/>
        </w:rPr>
        <w:t>incorporates</w:t>
      </w:r>
      <w:r w:rsidR="0038776F">
        <w:rPr>
          <w:rFonts w:ascii="Times New Roman" w:eastAsia="Times New Roman" w:hAnsi="Times New Roman" w:cs="Times New Roman"/>
          <w:sz w:val="24"/>
          <w:szCs w:val="24"/>
        </w:rPr>
        <w:t xml:space="preserve"> the time and the magnitude of the decline</w:t>
      </w:r>
      <w:r w:rsidR="005045CB">
        <w:rPr>
          <w:rFonts w:ascii="Times New Roman" w:eastAsia="Times New Roman" w:hAnsi="Times New Roman" w:cs="Times New Roman"/>
          <w:sz w:val="24"/>
          <w:szCs w:val="24"/>
        </w:rPr>
        <w:t>.</w:t>
      </w:r>
      <w:r w:rsidR="00AF47FE">
        <w:rPr>
          <w:rFonts w:ascii="Times New Roman" w:eastAsia="Times New Roman" w:hAnsi="Times New Roman" w:cs="Times New Roman"/>
          <w:sz w:val="24"/>
          <w:szCs w:val="24"/>
        </w:rPr>
        <w:t xml:space="preserve"> </w:t>
      </w:r>
    </w:p>
    <w:sectPr w:rsidR="00242E53" w:rsidRPr="00605F58" w:rsidSect="00D8523E">
      <w:pgSz w:w="12240" w:h="15840"/>
      <w:pgMar w:top="1440" w:right="1440" w:bottom="144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athan Dorn" w:date="2025-09-17T12:23:00Z" w:initials="ND">
    <w:p w14:paraId="24F34168" w14:textId="77777777" w:rsidR="00FF142A" w:rsidRDefault="00FF142A" w:rsidP="00FF142A">
      <w:pPr>
        <w:pStyle w:val="CommentText"/>
      </w:pPr>
      <w:r>
        <w:rPr>
          <w:rStyle w:val="CommentReference"/>
        </w:rPr>
        <w:annotationRef/>
      </w:r>
      <w:r>
        <w:t>Getting there… still needs something… need to go from qualitative to quantitative definition.</w:t>
      </w:r>
    </w:p>
  </w:comment>
  <w:comment w:id="3" w:author="Nathan Dorn" w:date="2025-09-17T12:37:00Z" w:initials="ND">
    <w:p w14:paraId="638C43EA" w14:textId="77777777" w:rsidR="00A6439D" w:rsidRDefault="00A6439D" w:rsidP="00A6439D">
      <w:pPr>
        <w:pStyle w:val="CommentText"/>
      </w:pPr>
      <w:r>
        <w:rPr>
          <w:rStyle w:val="CommentReference"/>
        </w:rPr>
        <w:annotationRef/>
      </w:r>
      <w:r>
        <w:t>Cycles or dynamics?</w:t>
      </w:r>
    </w:p>
  </w:comment>
  <w:comment w:id="4" w:author="Nathan Dorn" w:date="2025-09-17T12:52:00Z" w:initials="ND">
    <w:p w14:paraId="1B9ADCEF" w14:textId="77777777" w:rsidR="009B65E6" w:rsidRDefault="009B65E6" w:rsidP="009B65E6">
      <w:pPr>
        <w:pStyle w:val="CommentText"/>
      </w:pPr>
      <w:r>
        <w:rPr>
          <w:rStyle w:val="CommentReference"/>
        </w:rPr>
        <w:annotationRef/>
      </w:r>
      <w:r>
        <w:t xml:space="preserve">These don’t exactly answer the challenges but just argue for why we should try this anyway.  I think you may need to state that with some sort of “nevertheless…” sentence right after the list of challenges. </w:t>
      </w:r>
    </w:p>
  </w:comment>
  <w:comment w:id="5" w:author="Nathan Dorn" w:date="2025-09-17T14:45:00Z" w:initials="ND">
    <w:p w14:paraId="67D11B71" w14:textId="77777777" w:rsidR="007F1DFE" w:rsidRDefault="007F1DFE" w:rsidP="007F1DFE">
      <w:pPr>
        <w:pStyle w:val="CommentText"/>
      </w:pPr>
      <w:r>
        <w:rPr>
          <w:rStyle w:val="CommentReference"/>
        </w:rPr>
        <w:annotationRef/>
      </w:r>
      <w:r>
        <w:t>Maybe add parentheses describing this a bit.</w:t>
      </w:r>
    </w:p>
  </w:comment>
  <w:comment w:id="7" w:author="Nathan Dorn" w:date="2025-09-17T14:48:00Z" w:initials="ND">
    <w:p w14:paraId="2197EA1E" w14:textId="77777777" w:rsidR="00B44102" w:rsidRDefault="00B44102" w:rsidP="00B44102">
      <w:pPr>
        <w:pStyle w:val="CommentText"/>
      </w:pPr>
      <w:r>
        <w:rPr>
          <w:rStyle w:val="CommentReference"/>
        </w:rPr>
        <w:annotationRef/>
      </w:r>
      <w:r>
        <w:t>How many of them have hypothesized mechanisms?  How many of them have tested any hypotheses in the same paper that describes the bust?  How many have hypotheses tested in another paper (track the citations) that examines mechanisms?  - I think this may be part of the basis for your chapter on jewelfish.</w:t>
      </w:r>
    </w:p>
  </w:comment>
  <w:comment w:id="6" w:author="Nathan Dorn" w:date="2025-09-17T14:46:00Z" w:initials="ND">
    <w:p w14:paraId="0D8CE957" w14:textId="4697807A" w:rsidR="00C30A06" w:rsidRDefault="00C30A06" w:rsidP="00C30A06">
      <w:pPr>
        <w:pStyle w:val="CommentText"/>
      </w:pPr>
      <w:r>
        <w:rPr>
          <w:rStyle w:val="CommentReference"/>
        </w:rPr>
        <w:annotationRef/>
      </w:r>
      <w:r>
        <w:t xml:space="preserve">What does this mean?  </w:t>
      </w:r>
    </w:p>
  </w:comment>
  <w:comment w:id="8" w:author="Nathan Dorn" w:date="2025-09-17T14:52:00Z" w:initials="ND">
    <w:p w14:paraId="41868605" w14:textId="77777777" w:rsidR="002910DD" w:rsidRDefault="002910DD" w:rsidP="002910DD">
      <w:pPr>
        <w:pStyle w:val="CommentText"/>
      </w:pPr>
      <w:r>
        <w:rPr>
          <w:rStyle w:val="CommentReference"/>
        </w:rPr>
        <w:annotationRef/>
      </w:r>
      <w:r>
        <w:t xml:space="preserve">This sounds more like a proposal. </w:t>
      </w:r>
    </w:p>
    <w:p w14:paraId="60D04149" w14:textId="77777777" w:rsidR="002910DD" w:rsidRDefault="002910DD" w:rsidP="002910DD">
      <w:pPr>
        <w:pStyle w:val="CommentText"/>
      </w:pPr>
    </w:p>
    <w:p w14:paraId="3A1759BC" w14:textId="77777777" w:rsidR="002910DD" w:rsidRDefault="002910DD" w:rsidP="002910DD">
      <w:pPr>
        <w:pStyle w:val="CommentText"/>
      </w:pPr>
      <w:r>
        <w:t>Maybe hypothesized mechanisms for busts should be mentioned here somewhere.   Only after we know 1) how much evidence there is for busts and 2) what is causing busts will we have the chance to develop a predictive framework… so perhaps we should wait to see what we conclude before saying what this work will do.</w:t>
      </w:r>
    </w:p>
  </w:comment>
  <w:comment w:id="14" w:author="Nathan Barrus" w:date="2025-07-24T17:00:00Z" w:initials="NB">
    <w:p w14:paraId="6D117937" w14:textId="3F3AAF13" w:rsidR="00C41F59" w:rsidRDefault="00C41F59" w:rsidP="00C41F59">
      <w:pPr>
        <w:pStyle w:val="CommentText"/>
      </w:pPr>
      <w:r>
        <w:rPr>
          <w:rStyle w:val="CommentReference"/>
        </w:rPr>
        <w:annotationRef/>
      </w:r>
      <w:r>
        <w:t>Compile this appendix</w:t>
      </w:r>
    </w:p>
  </w:comment>
  <w:comment w:id="37" w:author="Nathan Dorn" w:date="2025-09-17T15:01:00Z" w:initials="ND">
    <w:p w14:paraId="4D2DB863" w14:textId="77777777" w:rsidR="004703AB" w:rsidRDefault="004703AB" w:rsidP="004703AB">
      <w:pPr>
        <w:pStyle w:val="CommentText"/>
      </w:pPr>
      <w:r>
        <w:rPr>
          <w:rStyle w:val="CommentReference"/>
        </w:rPr>
        <w:annotationRef/>
      </w:r>
      <w:r>
        <w:t xml:space="preserve">I think this section should start with an explanation that some time series were discontinuous, missing one or more years in a sequence, but we still wanted to test our for boom and bust dynamics. </w:t>
      </w:r>
    </w:p>
  </w:comment>
  <w:comment w:id="38" w:author="Nathan Dorn" w:date="2025-09-17T15:02:00Z" w:initials="ND">
    <w:p w14:paraId="64D8FF3A" w14:textId="77777777" w:rsidR="00317A0E" w:rsidRDefault="00317A0E" w:rsidP="00317A0E">
      <w:pPr>
        <w:pStyle w:val="CommentText"/>
      </w:pPr>
      <w:r>
        <w:rPr>
          <w:rStyle w:val="CommentReference"/>
        </w:rPr>
        <w:annotationRef/>
      </w:r>
      <w:r>
        <w:t>What does this mean?</w:t>
      </w:r>
    </w:p>
  </w:comment>
  <w:comment w:id="41" w:author="Nathan Dorn" w:date="2025-09-17T15:03:00Z" w:initials="ND">
    <w:p w14:paraId="6BFF4CA1" w14:textId="77777777" w:rsidR="007E78CA" w:rsidRDefault="007E78CA" w:rsidP="007E78CA">
      <w:pPr>
        <w:pStyle w:val="CommentText"/>
      </w:pPr>
      <w:r>
        <w:rPr>
          <w:rStyle w:val="CommentReference"/>
        </w:rPr>
        <w:annotationRef/>
      </w:r>
      <w:r>
        <w:t>10 continuous years or could there be breaks?</w:t>
      </w:r>
    </w:p>
  </w:comment>
  <w:comment w:id="44" w:author="Nathan Dorn" w:date="2025-09-17T15:04:00Z" w:initials="ND">
    <w:p w14:paraId="77B46D8E" w14:textId="77777777" w:rsidR="00D54B7C" w:rsidRDefault="00D54B7C" w:rsidP="00D54B7C">
      <w:pPr>
        <w:pStyle w:val="CommentText"/>
      </w:pPr>
      <w:r>
        <w:rPr>
          <w:rStyle w:val="CommentReference"/>
        </w:rPr>
        <w:annotationRef/>
      </w:r>
      <w:r>
        <w:t>Isn’t this decision prior to the length decision?  Or does it just apply to the time series’ with 10 or more years?  Not those with only 8 and annual species?</w:t>
      </w:r>
    </w:p>
  </w:comment>
  <w:comment w:id="47" w:author="Nathan Dorn" w:date="2025-09-17T15:05:00Z" w:initials="ND">
    <w:p w14:paraId="2D80788A" w14:textId="77777777" w:rsidR="00D54B7C" w:rsidRDefault="00D54B7C" w:rsidP="00D54B7C">
      <w:pPr>
        <w:pStyle w:val="CommentText"/>
      </w:pPr>
      <w:r>
        <w:rPr>
          <w:rStyle w:val="CommentReference"/>
        </w:rPr>
        <w:annotationRef/>
      </w:r>
      <w:r>
        <w:t xml:space="preserve">Shorter generation times </w:t>
      </w:r>
    </w:p>
    <w:p w14:paraId="71669D3A" w14:textId="77777777" w:rsidR="00D54B7C" w:rsidRDefault="00D54B7C" w:rsidP="00D54B7C">
      <w:pPr>
        <w:pStyle w:val="CommentText"/>
      </w:pPr>
      <w:r>
        <w:t>Faster development rates</w:t>
      </w:r>
    </w:p>
  </w:comment>
  <w:comment w:id="52" w:author="Nathan Dorn" w:date="2025-09-17T15:29:00Z" w:initials="ND">
    <w:p w14:paraId="4AFFF80F" w14:textId="77777777" w:rsidR="00713D0B" w:rsidRDefault="00713D0B" w:rsidP="00713D0B">
      <w:pPr>
        <w:pStyle w:val="CommentText"/>
      </w:pPr>
      <w:r>
        <w:rPr>
          <w:rStyle w:val="CommentReference"/>
        </w:rPr>
        <w:annotationRef/>
      </w:r>
      <w:r>
        <w:t>Does this explain it?</w:t>
      </w:r>
    </w:p>
  </w:comment>
  <w:comment w:id="9" w:author="Nathan Dorn" w:date="2025-09-17T15:02:00Z" w:initials="ND">
    <w:p w14:paraId="0CCD7715" w14:textId="5B205B4C" w:rsidR="004703AB" w:rsidRDefault="004703AB" w:rsidP="004703AB">
      <w:pPr>
        <w:pStyle w:val="CommentText"/>
      </w:pPr>
      <w:r>
        <w:rPr>
          <w:rStyle w:val="CommentReference"/>
        </w:rPr>
        <w:annotationRef/>
      </w:r>
      <w:r>
        <w:t>Can you build a dichotomous key/flow chart for the appendix showing the sequence of decisions?</w:t>
      </w:r>
    </w:p>
  </w:comment>
  <w:comment w:id="56" w:author="Nathan Dorn" w:date="2025-09-17T15:29:00Z" w:initials="ND">
    <w:p w14:paraId="479EBC6B" w14:textId="77777777" w:rsidR="00713D0B" w:rsidRDefault="00713D0B" w:rsidP="00713D0B">
      <w:pPr>
        <w:pStyle w:val="CommentText"/>
      </w:pPr>
      <w:r>
        <w:rPr>
          <w:rStyle w:val="CommentReference"/>
        </w:rPr>
        <w:annotationRef/>
      </w:r>
      <w:r>
        <w:t xml:space="preserve">I’m not quite following.  </w:t>
      </w:r>
    </w:p>
  </w:comment>
  <w:comment w:id="59" w:author="Nathan Dorn" w:date="2025-09-25T17:16:00Z" w:initials="ND">
    <w:p w14:paraId="48169009" w14:textId="77777777" w:rsidR="00285EEB" w:rsidRDefault="00285EEB" w:rsidP="00285EEB">
      <w:pPr>
        <w:pStyle w:val="CommentText"/>
      </w:pPr>
      <w:r>
        <w:rPr>
          <w:rStyle w:val="CommentReference"/>
        </w:rPr>
        <w:annotationRef/>
      </w:r>
      <w:r>
        <w:t>Inclusion to be examined for boom-bust dynamics.?</w:t>
      </w:r>
    </w:p>
  </w:comment>
  <w:comment w:id="58" w:author="Nathan Dorn" w:date="2025-09-17T15:30:00Z" w:initials="ND">
    <w:p w14:paraId="0A77E12F" w14:textId="6795BADD" w:rsidR="00784C23" w:rsidRDefault="00713D0B" w:rsidP="00784C23">
      <w:pPr>
        <w:pStyle w:val="CommentText"/>
      </w:pPr>
      <w:r>
        <w:rPr>
          <w:rStyle w:val="CommentReference"/>
        </w:rPr>
        <w:annotationRef/>
      </w:r>
      <w:r w:rsidR="00784C23">
        <w:t>The reader needs the big picture first - there were three parts we assessed as different levels of evidence….(evidence of boom and bust and sustained).  Starting at the highest level first explain the what and why THEN “how you did it.”</w:t>
      </w:r>
    </w:p>
  </w:comment>
  <w:comment w:id="66" w:author="Nathan Dorn" w:date="2025-09-17T15:33:00Z" w:initials="ND">
    <w:p w14:paraId="61B4C079" w14:textId="77777777" w:rsidR="00E76729" w:rsidRDefault="00E76729" w:rsidP="00E76729">
      <w:pPr>
        <w:pStyle w:val="CommentText"/>
      </w:pPr>
      <w:r>
        <w:rPr>
          <w:rStyle w:val="CommentReference"/>
        </w:rPr>
        <w:annotationRef/>
      </w:r>
      <w:r>
        <w:t>Perhaps this is the way to say it?  Not sure I’m explaining it correctly.</w:t>
      </w:r>
    </w:p>
  </w:comment>
  <w:comment w:id="80" w:author="Nathan Dorn" w:date="2025-09-17T15:36:00Z" w:initials="ND">
    <w:p w14:paraId="2A23833F" w14:textId="77777777" w:rsidR="00D545FD" w:rsidRDefault="00D545FD" w:rsidP="00D545FD">
      <w:pPr>
        <w:pStyle w:val="CommentText"/>
      </w:pPr>
      <w:r>
        <w:rPr>
          <w:rStyle w:val="CommentReference"/>
        </w:rPr>
        <w:annotationRef/>
      </w:r>
      <w:r>
        <w:t>Reduce this section.</w:t>
      </w:r>
    </w:p>
  </w:comment>
  <w:comment w:id="90" w:author="Nathan Dorn" w:date="2025-09-17T15:35:00Z" w:initials="ND">
    <w:p w14:paraId="5242D533" w14:textId="12E3A991" w:rsidR="00D42CE8" w:rsidRDefault="00D42CE8" w:rsidP="00D42CE8">
      <w:pPr>
        <w:pStyle w:val="CommentText"/>
      </w:pPr>
      <w:r>
        <w:rPr>
          <w:rStyle w:val="CommentReference"/>
        </w:rPr>
        <w:annotationRef/>
      </w:r>
      <w:r>
        <w:t>Using p values? Alpha =</w:t>
      </w:r>
    </w:p>
  </w:comment>
  <w:comment w:id="91" w:author="Nathan Dorn" w:date="2025-09-25T17:22:00Z" w:initials="ND">
    <w:p w14:paraId="54F9070C" w14:textId="77777777" w:rsidR="00970171" w:rsidRDefault="00970171" w:rsidP="00970171">
      <w:pPr>
        <w:pStyle w:val="CommentText"/>
      </w:pPr>
      <w:r>
        <w:rPr>
          <w:rStyle w:val="CommentReference"/>
        </w:rPr>
        <w:annotationRef/>
      </w:r>
      <w:r>
        <w:t>What does this mean?  Data were from the same stage…?  Why do we need to assume anything?  Why aren’t we just removing them from further analyses because there was no discernible change in average density?</w:t>
      </w:r>
    </w:p>
  </w:comment>
  <w:comment w:id="98" w:author="Nathan Dorn" w:date="2025-09-25T17:13:00Z" w:initials="ND">
    <w:p w14:paraId="453D9175" w14:textId="77777777" w:rsidR="0093440A" w:rsidRDefault="004B5A9E" w:rsidP="0093440A">
      <w:pPr>
        <w:pStyle w:val="CommentText"/>
      </w:pPr>
      <w:r>
        <w:rPr>
          <w:rStyle w:val="CommentReference"/>
        </w:rPr>
        <w:annotationRef/>
      </w:r>
      <w:r w:rsidR="0093440A">
        <w:t>Can we call them 4 criteria and make them explicit? If so, just make sure to use the same terminology here and in the discussion and in the flow chart and in the box.</w:t>
      </w:r>
    </w:p>
  </w:comment>
  <w:comment w:id="113" w:author="Nathan Dorn" w:date="2025-09-25T17:24:00Z" w:initials="ND">
    <w:p w14:paraId="793CC66E" w14:textId="77777777" w:rsidR="00AC1C98" w:rsidRDefault="00AC1C98" w:rsidP="00AC1C98">
      <w:pPr>
        <w:pStyle w:val="CommentText"/>
      </w:pPr>
      <w:r>
        <w:rPr>
          <w:rStyle w:val="CommentReference"/>
        </w:rPr>
        <w:annotationRef/>
      </w:r>
      <w:r>
        <w:t xml:space="preserve">Between pairs of annual estimates? </w:t>
      </w:r>
    </w:p>
  </w:comment>
  <w:comment w:id="114" w:author="Nathan Dorn" w:date="2025-09-19T08:47:00Z" w:initials="ND">
    <w:p w14:paraId="6E236CC1" w14:textId="10695A00" w:rsidR="004634AC" w:rsidRDefault="004634AC" w:rsidP="004634AC">
      <w:pPr>
        <w:pStyle w:val="CommentText"/>
      </w:pPr>
      <w:r>
        <w:rPr>
          <w:rStyle w:val="CommentReference"/>
        </w:rPr>
        <w:annotationRef/>
      </w:r>
      <w:r>
        <w:t>What does lag/growth refer to?  Is that a common term in the literature?  Does Strayer use that as a term for the first phase?</w:t>
      </w:r>
    </w:p>
    <w:p w14:paraId="60100BEB" w14:textId="77777777" w:rsidR="004634AC" w:rsidRDefault="004634AC" w:rsidP="004634AC">
      <w:pPr>
        <w:pStyle w:val="CommentText"/>
      </w:pPr>
    </w:p>
    <w:p w14:paraId="3DFCC1C5" w14:textId="77777777" w:rsidR="004634AC" w:rsidRDefault="004634AC" w:rsidP="004634AC">
      <w:pPr>
        <w:pStyle w:val="CommentText"/>
      </w:pPr>
      <w:r>
        <w:t>Why the term LAG? What is it lagging behind?</w:t>
      </w:r>
    </w:p>
  </w:comment>
  <w:comment w:id="118" w:author="Nathan Dorn" w:date="2025-09-19T08:49:00Z" w:initials="ND">
    <w:p w14:paraId="42C383D2" w14:textId="77777777" w:rsidR="008238BE" w:rsidRDefault="005B2746" w:rsidP="008238BE">
      <w:pPr>
        <w:pStyle w:val="CommentText"/>
      </w:pPr>
      <w:r>
        <w:rPr>
          <w:rStyle w:val="CommentReference"/>
        </w:rPr>
        <w:annotationRef/>
      </w:r>
      <w:r w:rsidR="008238BE">
        <w:t>Smallest lambda = maximum annual rate of decline you mean?</w:t>
      </w:r>
    </w:p>
    <w:p w14:paraId="61A4EBC0" w14:textId="77777777" w:rsidR="008238BE" w:rsidRDefault="008238BE" w:rsidP="008238BE">
      <w:pPr>
        <w:pStyle w:val="CommentText"/>
      </w:pPr>
    </w:p>
    <w:p w14:paraId="0EF50423" w14:textId="77777777" w:rsidR="008238BE" w:rsidRDefault="008238BE" w:rsidP="008238BE">
      <w:pPr>
        <w:pStyle w:val="CommentText"/>
      </w:pPr>
      <w:r>
        <w:t>Decline phase?  = the period while decreasing</w:t>
      </w:r>
    </w:p>
    <w:p w14:paraId="68AC6EF4" w14:textId="77777777" w:rsidR="008238BE" w:rsidRDefault="008238BE" w:rsidP="008238BE">
      <w:pPr>
        <w:pStyle w:val="CommentText"/>
      </w:pPr>
    </w:p>
    <w:p w14:paraId="4082D8A0" w14:textId="77777777" w:rsidR="008238BE" w:rsidRDefault="008238BE" w:rsidP="008238BE">
      <w:pPr>
        <w:pStyle w:val="CommentText"/>
      </w:pPr>
      <w:r>
        <w:t>You mean the greatest rate of decrease? (smallest lambda)</w:t>
      </w:r>
    </w:p>
  </w:comment>
  <w:comment w:id="124" w:author="Nathan Dorn" w:date="2025-09-25T17:12:00Z" w:initials="ND">
    <w:p w14:paraId="2C1F4CB4" w14:textId="77777777" w:rsidR="00CF2B00" w:rsidRDefault="00CF2B00" w:rsidP="00CF2B00">
      <w:pPr>
        <w:pStyle w:val="CommentText"/>
      </w:pPr>
      <w:r>
        <w:rPr>
          <w:rStyle w:val="CommentReference"/>
        </w:rPr>
        <w:annotationRef/>
      </w:r>
      <w:r>
        <w:t>Did you only calculate this one if you also had a 90% decline for criterion 3?</w:t>
      </w:r>
    </w:p>
  </w:comment>
  <w:comment w:id="150" w:author="Nathan Dorn" w:date="2025-09-25T17:29:00Z" w:initials="ND">
    <w:p w14:paraId="5674D362" w14:textId="77777777" w:rsidR="00637EB6" w:rsidRDefault="00637EB6" w:rsidP="00637EB6">
      <w:pPr>
        <w:pStyle w:val="CommentText"/>
      </w:pPr>
      <w:r>
        <w:rPr>
          <w:rStyle w:val="CommentReference"/>
        </w:rPr>
        <w:annotationRef/>
      </w:r>
      <w:r>
        <w:t>Hold on… I’m confused here.  They started in the high phase and then dropped fast and were sustained but we’re calling it Boom - unknown bust?  I am not following. I thought you were going to say “bust with unclear boom”</w:t>
      </w:r>
    </w:p>
  </w:comment>
  <w:comment w:id="160" w:author="Nathan Dorn" w:date="2025-09-25T17:30:00Z" w:initials="ND">
    <w:p w14:paraId="4E313D1E" w14:textId="77777777" w:rsidR="00637EB6" w:rsidRDefault="00637EB6" w:rsidP="00637EB6">
      <w:pPr>
        <w:pStyle w:val="CommentText"/>
      </w:pPr>
      <w:r>
        <w:rPr>
          <w:rStyle w:val="CommentReference"/>
        </w:rPr>
        <w:annotationRef/>
      </w:r>
      <w:r>
        <w:t xml:space="preserve">Not a clear sentence. </w:t>
      </w:r>
    </w:p>
  </w:comment>
  <w:comment w:id="164" w:author="Nathan Dorn" w:date="2025-09-25T17:31:00Z" w:initials="ND">
    <w:p w14:paraId="1BD3F866" w14:textId="77777777" w:rsidR="000E327C" w:rsidRDefault="000E327C" w:rsidP="000E327C">
      <w:pPr>
        <w:pStyle w:val="CommentText"/>
      </w:pPr>
      <w:r>
        <w:rPr>
          <w:rStyle w:val="CommentReference"/>
        </w:rPr>
        <w:annotationRef/>
      </w:r>
      <w:r>
        <w:t>A boom-bust is probably an overshoot of K as well.  But after they deplete lots of resources they finally collapse.   Maybe the eel will do this?</w:t>
      </w:r>
    </w:p>
  </w:comment>
  <w:comment w:id="168" w:author="Nathan Dorn" w:date="2025-09-25T17:32:00Z" w:initials="ND">
    <w:p w14:paraId="4D5E7E03" w14:textId="77777777" w:rsidR="008B55F5" w:rsidRDefault="008B55F5" w:rsidP="008B55F5">
      <w:pPr>
        <w:pStyle w:val="CommentText"/>
      </w:pPr>
      <w:r>
        <w:rPr>
          <w:rStyle w:val="CommentReference"/>
        </w:rPr>
        <w:annotationRef/>
      </w:r>
      <w:r>
        <w:t xml:space="preserve">Again, what do we mean by lag?  A feedback with a delay? </w:t>
      </w:r>
    </w:p>
  </w:comment>
  <w:comment w:id="167" w:author="Nathan Dorn" w:date="2025-09-25T17:33:00Z" w:initials="ND">
    <w:p w14:paraId="6F58BEC2" w14:textId="77777777" w:rsidR="000914AF" w:rsidRDefault="000914AF" w:rsidP="000914AF">
      <w:pPr>
        <w:pStyle w:val="CommentText"/>
      </w:pPr>
      <w:r>
        <w:rPr>
          <w:rStyle w:val="CommentReference"/>
        </w:rPr>
        <w:annotationRef/>
      </w:r>
      <w:r>
        <w:t xml:space="preserve">Do these ones need to be categorized at all?  Or how about.. Stable (a dynamic term) instead of “established” - something true of all the populations. </w:t>
      </w:r>
    </w:p>
  </w:comment>
  <w:comment w:id="171" w:author="Nathan Dorn" w:date="2025-09-25T17:34:00Z" w:initials="ND">
    <w:p w14:paraId="5676AE9B" w14:textId="77777777" w:rsidR="000914AF" w:rsidRDefault="000914AF" w:rsidP="000914AF">
      <w:pPr>
        <w:pStyle w:val="CommentText"/>
      </w:pPr>
      <w:r>
        <w:rPr>
          <w:rStyle w:val="CommentReference"/>
        </w:rPr>
        <w:annotationRef/>
      </w:r>
      <w:r>
        <w:t>Too vague</w:t>
      </w:r>
    </w:p>
  </w:comment>
  <w:comment w:id="180" w:author="Nathan Barrus" w:date="2025-08-05T12:07:00Z" w:initials="NB">
    <w:p w14:paraId="594748FA" w14:textId="7B2201BB" w:rsidR="00CF0474" w:rsidRDefault="00CF0474" w:rsidP="00CF0474">
      <w:pPr>
        <w:pStyle w:val="CommentText"/>
      </w:pPr>
      <w:r>
        <w:rPr>
          <w:rStyle w:val="CommentReference"/>
        </w:rPr>
        <w:annotationRef/>
      </w:r>
      <w:r>
        <w:t>Make sure to make this appendix.</w:t>
      </w:r>
    </w:p>
  </w:comment>
  <w:comment w:id="179" w:author="Nathan Dorn" w:date="2025-09-25T17:36:00Z" w:initials="ND">
    <w:p w14:paraId="7F1EEC6B" w14:textId="77777777" w:rsidR="00B9631D" w:rsidRDefault="00B9631D" w:rsidP="00B9631D">
      <w:pPr>
        <w:pStyle w:val="CommentText"/>
      </w:pPr>
      <w:r>
        <w:rPr>
          <w:rStyle w:val="CommentReference"/>
        </w:rPr>
        <w:annotationRef/>
      </w:r>
      <w:r>
        <w:t xml:space="preserve">Might not be necessary to go much further than listing out the number of cases hypothesizing and studying the different mechanisms.  I don’t know if you need to score the strength to make it a helpful review.  The point of what you did is to sum up what is known for the best cases. </w:t>
      </w:r>
    </w:p>
  </w:comment>
  <w:comment w:id="184" w:author="Nathan Barrus" w:date="2025-08-08T16:17:00Z" w:initials="NB">
    <w:p w14:paraId="47B11C30" w14:textId="1AB4829D" w:rsidR="00792A89" w:rsidRDefault="00030804" w:rsidP="00792A89">
      <w:pPr>
        <w:pStyle w:val="CommentText"/>
      </w:pPr>
      <w:r>
        <w:rPr>
          <w:rStyle w:val="CommentReference"/>
        </w:rPr>
        <w:annotationRef/>
      </w:r>
      <w:r w:rsidR="00792A89">
        <w:t>Make this appendix</w:t>
      </w:r>
    </w:p>
  </w:comment>
  <w:comment w:id="199" w:author="Nathan Dorn" w:date="2025-09-25T17:44:00Z" w:initials="ND">
    <w:p w14:paraId="38A81947" w14:textId="77777777" w:rsidR="000B2204" w:rsidRDefault="000B2204" w:rsidP="000B2204">
      <w:pPr>
        <w:pStyle w:val="CommentText"/>
      </w:pPr>
      <w:r>
        <w:rPr>
          <w:rStyle w:val="CommentReference"/>
        </w:rPr>
        <w:annotationRef/>
      </w:r>
      <w:r>
        <w:t xml:space="preserve">Sustained declines or declines of 90%?  See my question in the flow chart.  You’re saying something different below. </w:t>
      </w:r>
    </w:p>
  </w:comment>
  <w:comment w:id="187" w:author="Nathan Dorn" w:date="2025-09-25T17:50:00Z" w:initials="ND">
    <w:p w14:paraId="7936E26F" w14:textId="77777777" w:rsidR="00DF0C1D" w:rsidRDefault="00DF0C1D" w:rsidP="00DF0C1D">
      <w:pPr>
        <w:pStyle w:val="CommentText"/>
      </w:pPr>
      <w:r>
        <w:rPr>
          <w:rStyle w:val="CommentReference"/>
        </w:rPr>
        <w:annotationRef/>
      </w:r>
      <w:r>
        <w:t>Maybe they criteria should be renumbered for the way they were evaluated but I think it might be helpful to use a short hand here (they met criterion 1, criterion 2, etc.)</w:t>
      </w:r>
    </w:p>
  </w:comment>
  <w:comment w:id="237" w:author="Nathan Dorn" w:date="2025-09-25T17:45:00Z" w:initials="ND">
    <w:p w14:paraId="27108584" w14:textId="60C07959" w:rsidR="000B2204" w:rsidRDefault="000B2204" w:rsidP="000B2204">
      <w:pPr>
        <w:pStyle w:val="CommentText"/>
      </w:pPr>
      <w:r>
        <w:rPr>
          <w:rStyle w:val="CommentReference"/>
        </w:rPr>
        <w:annotationRef/>
      </w:r>
      <w:r>
        <w:t>I thought they had sustained declines already?</w:t>
      </w:r>
    </w:p>
  </w:comment>
  <w:comment w:id="242" w:author="Nathan Dorn" w:date="2025-09-25T18:16:00Z" w:initials="ND">
    <w:p w14:paraId="79A3CC87" w14:textId="77777777" w:rsidR="001326EB" w:rsidRDefault="001326EB" w:rsidP="001326EB">
      <w:pPr>
        <w:pStyle w:val="CommentText"/>
      </w:pPr>
      <w:r>
        <w:rPr>
          <w:rStyle w:val="CommentReference"/>
        </w:rPr>
        <w:annotationRef/>
      </w:r>
      <w:r>
        <w:t>Whole sections struggles from being vague.  Ithink you could cut it down 50% and state the 5-6 most interesting patterns. What about percentages out of all of the 195 or 452 studies?</w:t>
      </w:r>
    </w:p>
  </w:comment>
  <w:comment w:id="247" w:author="Nathan Dorn" w:date="2025-09-25T17:53:00Z" w:initials="ND">
    <w:p w14:paraId="281E776A" w14:textId="76DA97FB" w:rsidR="00094484" w:rsidRDefault="00094484" w:rsidP="00094484">
      <w:pPr>
        <w:pStyle w:val="CommentText"/>
      </w:pPr>
      <w:r>
        <w:rPr>
          <w:rStyle w:val="CommentReference"/>
        </w:rPr>
        <w:annotationRef/>
      </w:r>
      <w:r>
        <w:t xml:space="preserve">Which categories are included in this?  All that “busted”?  </w:t>
      </w:r>
    </w:p>
  </w:comment>
  <w:comment w:id="264" w:author="Nathan Dorn" w:date="2025-09-25T17:56:00Z" w:initials="ND">
    <w:p w14:paraId="2E34A7E4" w14:textId="77777777" w:rsidR="0008493E" w:rsidRDefault="0008493E" w:rsidP="0008493E">
      <w:pPr>
        <w:pStyle w:val="CommentText"/>
      </w:pPr>
      <w:r>
        <w:rPr>
          <w:rStyle w:val="CommentReference"/>
        </w:rPr>
        <w:annotationRef/>
      </w:r>
      <w:r>
        <w:t>Some don’t document booms.</w:t>
      </w:r>
    </w:p>
  </w:comment>
  <w:comment w:id="258" w:author="Nathan Dorn" w:date="2025-09-25T17:58:00Z" w:initials="ND">
    <w:p w14:paraId="05E5814A" w14:textId="77777777" w:rsidR="006F34F2" w:rsidRDefault="006F34F2" w:rsidP="006F34F2">
      <w:pPr>
        <w:pStyle w:val="CommentText"/>
      </w:pPr>
      <w:r>
        <w:rPr>
          <w:rStyle w:val="CommentReference"/>
        </w:rPr>
        <w:annotationRef/>
      </w:r>
      <w:r>
        <w:t xml:space="preserve">Maybe describe these in percentages of all of the time series?  </w:t>
      </w:r>
    </w:p>
  </w:comment>
  <w:comment w:id="265" w:author="Nathan Dorn" w:date="2025-09-25T17:58:00Z" w:initials="ND">
    <w:p w14:paraId="7C224B5B" w14:textId="77777777" w:rsidR="006F34F2" w:rsidRDefault="006F34F2" w:rsidP="006F34F2">
      <w:pPr>
        <w:pStyle w:val="CommentText"/>
      </w:pPr>
      <w:r>
        <w:rPr>
          <w:rStyle w:val="CommentReference"/>
        </w:rPr>
        <w:annotationRef/>
      </w:r>
      <w:r>
        <w:t xml:space="preserve">Were they represented in the 195? </w:t>
      </w:r>
    </w:p>
  </w:comment>
  <w:comment w:id="267" w:author="Nathan Dorn" w:date="2025-09-25T17:59:00Z" w:initials="ND">
    <w:p w14:paraId="435F5B30" w14:textId="77777777" w:rsidR="00700E98" w:rsidRDefault="006F34F2" w:rsidP="00700E98">
      <w:pPr>
        <w:pStyle w:val="CommentText"/>
      </w:pPr>
      <w:r>
        <w:rPr>
          <w:rStyle w:val="CommentReference"/>
        </w:rPr>
        <w:annotationRef/>
      </w:r>
      <w:r w:rsidR="00700E98">
        <w:t>How many of the gastropod time series were new zealand mud snail.  State it.. Were there any other gastropods that busted?</w:t>
      </w:r>
    </w:p>
  </w:comment>
  <w:comment w:id="272" w:author="Nathan Dorn" w:date="2025-09-25T18:01:00Z" w:initials="ND">
    <w:p w14:paraId="41929D1F" w14:textId="77777777" w:rsidR="00A35210" w:rsidRDefault="00A35210" w:rsidP="00A35210">
      <w:pPr>
        <w:pStyle w:val="CommentText"/>
      </w:pPr>
      <w:r>
        <w:rPr>
          <w:rStyle w:val="CommentReference"/>
        </w:rPr>
        <w:annotationRef/>
      </w:r>
      <w:r>
        <w:t>Are these papers split out and listed in the appendix too?</w:t>
      </w:r>
    </w:p>
  </w:comment>
  <w:comment w:id="282" w:author="Nathan Dorn" w:date="2025-09-25T18:13:00Z" w:initials="ND">
    <w:p w14:paraId="30411D3E" w14:textId="77777777" w:rsidR="00746388" w:rsidRDefault="00746388" w:rsidP="00746388">
      <w:pPr>
        <w:pStyle w:val="CommentText"/>
      </w:pPr>
      <w:r>
        <w:rPr>
          <w:rStyle w:val="CommentReference"/>
        </w:rPr>
        <w:annotationRef/>
      </w:r>
      <w:r>
        <w:t>Too vague</w:t>
      </w:r>
    </w:p>
  </w:comment>
  <w:comment w:id="283" w:author="Nathan Dorn" w:date="2025-09-25T18:14:00Z" w:initials="ND">
    <w:p w14:paraId="142DA393" w14:textId="77777777" w:rsidR="00A132C3" w:rsidRDefault="00746388" w:rsidP="00A132C3">
      <w:pPr>
        <w:pStyle w:val="CommentText"/>
      </w:pPr>
      <w:r>
        <w:rPr>
          <w:rStyle w:val="CommentReference"/>
        </w:rPr>
        <w:annotationRef/>
      </w:r>
      <w:r w:rsidR="00A132C3">
        <w:t xml:space="preserve">Rest of what?  Needs more to be an interesting results (other X taxa).  Relatively few is also a vague statement. </w:t>
      </w:r>
    </w:p>
  </w:comment>
  <w:comment w:id="288" w:author="Nathan Dorn" w:date="2025-09-25T18:17:00Z" w:initials="ND">
    <w:p w14:paraId="612C4B33" w14:textId="77777777" w:rsidR="001326EB" w:rsidRDefault="001326EB" w:rsidP="001326EB">
      <w:pPr>
        <w:pStyle w:val="CommentText"/>
      </w:pPr>
      <w:r>
        <w:rPr>
          <w:rStyle w:val="CommentReference"/>
        </w:rPr>
        <w:annotationRef/>
      </w:r>
      <w:r>
        <w:t>What percent of all?  How many?</w:t>
      </w:r>
    </w:p>
  </w:comment>
  <w:comment w:id="284" w:author="Nathan Dorn" w:date="2025-09-25T18:18:00Z" w:initials="ND">
    <w:p w14:paraId="112BC4E0" w14:textId="77777777" w:rsidR="00EF1D6C" w:rsidRDefault="00EF1D6C" w:rsidP="00EF1D6C">
      <w:pPr>
        <w:pStyle w:val="CommentText"/>
      </w:pPr>
      <w:r>
        <w:rPr>
          <w:rStyle w:val="CommentReference"/>
        </w:rPr>
        <w:annotationRef/>
      </w:r>
      <w:r>
        <w:t xml:space="preserve">This is interesting overall but probably needs to be summarized differently. Maybe just the first and last sentence are the most interesting. </w:t>
      </w:r>
    </w:p>
  </w:comment>
  <w:comment w:id="290" w:author="Nathan Dorn" w:date="2025-09-25T18:19:00Z" w:initials="ND">
    <w:p w14:paraId="63D2D6F6" w14:textId="77777777" w:rsidR="000E1273" w:rsidRDefault="000E1273" w:rsidP="000E1273">
      <w:pPr>
        <w:pStyle w:val="CommentText"/>
      </w:pPr>
      <w:r>
        <w:rPr>
          <w:rStyle w:val="CommentReference"/>
        </w:rPr>
        <w:annotationRef/>
      </w:r>
      <w:r>
        <w:t xml:space="preserve">Do you mean the 452 time series?  Or the 195? Perhaps the figure should be split into a smaller number of groups with the top being the percent with some evidence. </w:t>
      </w:r>
    </w:p>
  </w:comment>
  <w:comment w:id="289" w:author="Nathan Dorn" w:date="2025-09-25T18:21:00Z" w:initials="ND">
    <w:p w14:paraId="500747A1" w14:textId="77777777" w:rsidR="000E1273" w:rsidRDefault="000E1273" w:rsidP="000E1273">
      <w:pPr>
        <w:pStyle w:val="CommentText"/>
      </w:pPr>
      <w:r>
        <w:rPr>
          <w:rStyle w:val="CommentReference"/>
        </w:rPr>
        <w:annotationRef/>
      </w:r>
      <w:r>
        <w:t>Reduce 50%</w:t>
      </w:r>
    </w:p>
  </w:comment>
  <w:comment w:id="291" w:author="Nathan Dorn" w:date="2025-09-25T18:22:00Z" w:initials="ND">
    <w:p w14:paraId="2123BCF7" w14:textId="77777777" w:rsidR="00412179" w:rsidRDefault="00412179" w:rsidP="00412179">
      <w:pPr>
        <w:pStyle w:val="CommentText"/>
      </w:pPr>
      <w:r>
        <w:rPr>
          <w:rStyle w:val="CommentReference"/>
        </w:rPr>
        <w:annotationRef/>
      </w:r>
      <w:r>
        <w:t>I think there were 33, right?  What does this mean?  Incomplete sentence?</w:t>
      </w:r>
    </w:p>
  </w:comment>
  <w:comment w:id="293" w:author="Nathan Dorn" w:date="2025-09-25T18:26:00Z" w:initials="ND">
    <w:p w14:paraId="34108D9F" w14:textId="77777777" w:rsidR="008A454D" w:rsidRDefault="008A454D" w:rsidP="008A454D">
      <w:pPr>
        <w:pStyle w:val="CommentText"/>
      </w:pPr>
      <w:r>
        <w:rPr>
          <w:rStyle w:val="CommentReference"/>
        </w:rPr>
        <w:annotationRef/>
      </w:r>
      <w:r>
        <w:t>This isn’t really a discussion yet. It’s more of a restatement and justification of everything you did.   What were the main results stated for a broad/general audience?</w:t>
      </w:r>
    </w:p>
  </w:comment>
  <w:comment w:id="295" w:author="Nathan Dorn" w:date="2025-09-25T18:27:00Z" w:initials="ND">
    <w:p w14:paraId="1A9075E6" w14:textId="77777777" w:rsidR="00E94D93" w:rsidRDefault="00B668AF" w:rsidP="00E94D93">
      <w:pPr>
        <w:pStyle w:val="CommentText"/>
      </w:pPr>
      <w:r>
        <w:rPr>
          <w:rStyle w:val="CommentReference"/>
        </w:rPr>
        <w:annotationRef/>
      </w:r>
      <w:r w:rsidR="00E94D93">
        <w:t xml:space="preserve">I don’t think that’s a subheading category of paragraph that Ecology Letters will appreciate… do you see that in other papers that they publish?  “Why my results are probably not very good.” </w:t>
      </w:r>
    </w:p>
    <w:p w14:paraId="3307B938" w14:textId="77777777" w:rsidR="00E94D93" w:rsidRDefault="00E94D93" w:rsidP="00E94D93">
      <w:pPr>
        <w:pStyle w:val="CommentText"/>
      </w:pPr>
    </w:p>
    <w:p w14:paraId="105C77BD" w14:textId="77777777" w:rsidR="00E94D93" w:rsidRDefault="00E94D93" w:rsidP="00E94D93">
      <w:pPr>
        <w:pStyle w:val="CommentText"/>
      </w:pPr>
      <w:r>
        <w:t xml:space="preserve">Don’t tell the whole story of each time series… high end journals won’t publish that “retelling in the paper”… but embedded in a paragraph describing things that might have been missed and starting with “it’s possible our approach missed a couple important examples”…  you can make these points generally and explain the problem generally, pointing to a couple time series with this problem. </w:t>
      </w:r>
    </w:p>
  </w:comment>
  <w:comment w:id="298" w:author="Nathan Dorn" w:date="2025-09-25T18:39:00Z" w:initials="ND">
    <w:p w14:paraId="6B9ACB32" w14:textId="77777777" w:rsidR="00237696" w:rsidRDefault="00237696" w:rsidP="00237696">
      <w:pPr>
        <w:pStyle w:val="CommentText"/>
      </w:pPr>
      <w:r>
        <w:rPr>
          <w:rStyle w:val="CommentReference"/>
        </w:rPr>
        <w:annotationRef/>
      </w:r>
      <w:r>
        <w:t>This is an important part of the discussion.</w:t>
      </w:r>
    </w:p>
    <w:p w14:paraId="2C7237D3" w14:textId="77777777" w:rsidR="00237696" w:rsidRDefault="00237696" w:rsidP="00237696">
      <w:pPr>
        <w:pStyle w:val="CommentText"/>
      </w:pPr>
    </w:p>
    <w:p w14:paraId="34D45A77" w14:textId="77777777" w:rsidR="00237696" w:rsidRDefault="00237696" w:rsidP="00237696">
      <w:pPr>
        <w:pStyle w:val="CommentText"/>
      </w:pPr>
      <w:r>
        <w:t>What is the evidence for the phenomena</w:t>
      </w:r>
    </w:p>
    <w:p w14:paraId="519F65A4" w14:textId="77777777" w:rsidR="00237696" w:rsidRDefault="00237696" w:rsidP="00237696">
      <w:pPr>
        <w:pStyle w:val="CommentText"/>
      </w:pPr>
      <w:r>
        <w:t>Who first discussed it?</w:t>
      </w:r>
    </w:p>
    <w:p w14:paraId="6B0B1952" w14:textId="77777777" w:rsidR="00237696" w:rsidRDefault="00237696" w:rsidP="00237696">
      <w:pPr>
        <w:pStyle w:val="CommentText"/>
      </w:pPr>
      <w:r>
        <w:t>How much evidence do we find?</w:t>
      </w:r>
    </w:p>
    <w:p w14:paraId="23D74957" w14:textId="77777777" w:rsidR="00237696" w:rsidRDefault="00237696" w:rsidP="00237696">
      <w:pPr>
        <w:pStyle w:val="CommentText"/>
      </w:pPr>
      <w:r>
        <w:t>(qualitative vs. quantitative)</w:t>
      </w:r>
    </w:p>
    <w:p w14:paraId="2EA4A35A" w14:textId="77777777" w:rsidR="00237696" w:rsidRDefault="00237696" w:rsidP="00237696">
      <w:pPr>
        <w:pStyle w:val="CommentText"/>
      </w:pPr>
      <w:r>
        <w:t>What life histories or taxa have the greatest evidence for this phenomenon?  Ideas about why?</w:t>
      </w:r>
    </w:p>
  </w:comment>
  <w:comment w:id="299" w:author="Nathan Dorn" w:date="2025-09-25T18:33:00Z" w:initials="ND">
    <w:p w14:paraId="65323174" w14:textId="5319DDA4" w:rsidR="005B19D6" w:rsidRDefault="00E94D93" w:rsidP="005B19D6">
      <w:pPr>
        <w:pStyle w:val="CommentText"/>
      </w:pPr>
      <w:r>
        <w:rPr>
          <w:rStyle w:val="CommentReference"/>
        </w:rPr>
        <w:annotationRef/>
      </w:r>
      <w:r w:rsidR="005B19D6">
        <w:t>Has anyone estimated how many established invasive species are in north america?  How many in Europe?  How many have time series data and how many have boom and bust evidence?</w:t>
      </w:r>
    </w:p>
    <w:p w14:paraId="51A01172" w14:textId="77777777" w:rsidR="005B19D6" w:rsidRDefault="005B19D6" w:rsidP="005B19D6">
      <w:pPr>
        <w:pStyle w:val="CommentText"/>
      </w:pPr>
    </w:p>
    <w:p w14:paraId="46E17E0E" w14:textId="77777777" w:rsidR="005B19D6" w:rsidRDefault="005B19D6" w:rsidP="005B19D6">
      <w:pPr>
        <w:pStyle w:val="CommentText"/>
      </w:pPr>
      <w:r>
        <w:t xml:space="preserve">I think you’ll need to get into the broadest literature possible on invasions (from the last 10 years) to write this discussion and get a handle on the scale of this evidence... </w:t>
      </w:r>
    </w:p>
  </w:comment>
  <w:comment w:id="302" w:author="Nathan Dorn" w:date="2025-09-25T18:37:00Z" w:initials="ND">
    <w:p w14:paraId="3150E1B9" w14:textId="77777777" w:rsidR="005B19D6" w:rsidRDefault="005B19D6" w:rsidP="005B19D6">
      <w:pPr>
        <w:pStyle w:val="CommentText"/>
      </w:pPr>
      <w:r>
        <w:rPr>
          <w:rStyle w:val="CommentReference"/>
        </w:rPr>
        <w:annotationRef/>
      </w:r>
      <w:r>
        <w:t>Not busts… but declines?</w:t>
      </w:r>
    </w:p>
  </w:comment>
  <w:comment w:id="305" w:author="Nathan Dorn" w:date="2025-09-25T18:38:00Z" w:initials="ND">
    <w:p w14:paraId="0297DE47" w14:textId="77777777" w:rsidR="00B90789" w:rsidRDefault="00B90789" w:rsidP="00B90789">
      <w:pPr>
        <w:pStyle w:val="CommentText"/>
      </w:pPr>
      <w:r>
        <w:rPr>
          <w:rStyle w:val="CommentReference"/>
        </w:rPr>
        <w:annotationRef/>
      </w:r>
      <w:r>
        <w:t xml:space="preserve">Is this mostly a reiteration of things said by Strayer? </w:t>
      </w:r>
    </w:p>
  </w:comment>
  <w:comment w:id="304" w:author="Nathan Dorn" w:date="2025-09-25T18:37:00Z" w:initials="ND">
    <w:p w14:paraId="28FA070F" w14:textId="0F68F80E" w:rsidR="005B19D6" w:rsidRDefault="005B19D6" w:rsidP="005B19D6">
      <w:pPr>
        <w:pStyle w:val="CommentText"/>
      </w:pPr>
      <w:r>
        <w:rPr>
          <w:rStyle w:val="CommentReference"/>
        </w:rPr>
        <w:annotationRef/>
      </w:r>
      <w:r>
        <w:t>Declines, not busts…?</w:t>
      </w:r>
    </w:p>
  </w:comment>
  <w:comment w:id="306" w:author="Nathan Dorn" w:date="2025-09-25T18:40:00Z" w:initials="ND">
    <w:p w14:paraId="5A442C12" w14:textId="77777777" w:rsidR="00237696" w:rsidRDefault="00237696" w:rsidP="00237696">
      <w:pPr>
        <w:pStyle w:val="CommentText"/>
      </w:pPr>
      <w:r>
        <w:rPr>
          <w:rStyle w:val="CommentReference"/>
        </w:rPr>
        <w:annotationRef/>
      </w:r>
      <w:r>
        <w:t>important</w:t>
      </w:r>
    </w:p>
  </w:comment>
  <w:comment w:id="307" w:author="Nathan Dorn" w:date="2025-09-25T18:41:00Z" w:initials="ND">
    <w:p w14:paraId="0881F7B8" w14:textId="77777777" w:rsidR="00237696" w:rsidRDefault="00237696" w:rsidP="00237696">
      <w:pPr>
        <w:pStyle w:val="CommentText"/>
      </w:pPr>
      <w:r>
        <w:rPr>
          <w:rStyle w:val="CommentReference"/>
        </w:rPr>
        <w:annotationRef/>
      </w:r>
      <w:r>
        <w:t xml:space="preserve">Important, but probably needs to dovetail with mechanisms.  If mechanisms are environmental then can the environment change to produce another boom-bust?  </w:t>
      </w:r>
    </w:p>
  </w:comment>
  <w:comment w:id="309" w:author="Nathan Barrus" w:date="2025-08-29T13:51:00Z" w:initials="NB">
    <w:p w14:paraId="7862993F" w14:textId="36FF9B58" w:rsidR="004F5E6A" w:rsidRDefault="004F5E6A" w:rsidP="004F5E6A">
      <w:pPr>
        <w:pStyle w:val="CommentText"/>
      </w:pPr>
      <w:r>
        <w:rPr>
          <w:rStyle w:val="CommentReference"/>
        </w:rPr>
        <w:annotationRef/>
      </w:r>
      <w:r>
        <w:t>Compile and reference this appendix.</w:t>
      </w:r>
    </w:p>
  </w:comment>
  <w:comment w:id="308" w:author="Nathan Dorn" w:date="2025-09-17T15:57:00Z" w:initials="ND">
    <w:p w14:paraId="66B359E2" w14:textId="77777777" w:rsidR="00B81408" w:rsidRDefault="00B81408" w:rsidP="00B81408">
      <w:pPr>
        <w:pStyle w:val="CommentText"/>
      </w:pPr>
      <w:r>
        <w:rPr>
          <w:rStyle w:val="CommentReference"/>
        </w:rPr>
        <w:annotationRef/>
      </w:r>
      <w:r>
        <w:t xml:space="preserve">I wonder if you should just list hypotheses for the 33 studies if they have them and then whether or not they tested anything related to the hypothesis and then whether or not they had strong evidence for the hypothesized mechanism.   So in the end the reader has the best studies of boom-bust listed and the hypothesized mechanisms vs. the tested mechanisms. </w:t>
      </w:r>
    </w:p>
  </w:comment>
  <w:comment w:id="310" w:author="Nathan Dorn" w:date="2025-09-25T17:41:00Z" w:initials="ND">
    <w:p w14:paraId="323262E0" w14:textId="77777777" w:rsidR="00B97A24" w:rsidRDefault="00B97A24" w:rsidP="00B97A24">
      <w:pPr>
        <w:pStyle w:val="CommentText"/>
      </w:pPr>
      <w:r>
        <w:rPr>
          <w:rStyle w:val="CommentReference"/>
        </w:rPr>
        <w:annotationRef/>
      </w:r>
      <w:r>
        <w:t xml:space="preserve">What does this one mean?  I think there’s room to spell it out a bit in the table. </w:t>
      </w:r>
    </w:p>
  </w:comment>
  <w:comment w:id="311" w:author="Nathan Dorn" w:date="2025-09-17T15:53:00Z" w:initials="ND">
    <w:p w14:paraId="2523AC1E" w14:textId="2E7147BF" w:rsidR="00FF5116" w:rsidRDefault="00210D0C" w:rsidP="00FF5116">
      <w:pPr>
        <w:pStyle w:val="CommentText"/>
      </w:pPr>
      <w:r>
        <w:rPr>
          <w:rStyle w:val="CommentReference"/>
        </w:rPr>
        <w:annotationRef/>
      </w:r>
      <w:r w:rsidR="00FF5116">
        <w:t xml:space="preserve">Everything in A makes sense. Not much makes sense in B. It’s unclear what all the different lines are there for and why they are necessary. What are they adding to this paper?  You don’t seem to refer to 1B in the paper so it’s entirely confusing why those panels are included. You mostly want people to look at 1A.  So I’d suggest you drop 1B unless it’s important to use it. </w:t>
      </w:r>
    </w:p>
  </w:comment>
  <w:comment w:id="312" w:author="Nathan Dorn" w:date="2025-09-17T15:39:00Z" w:initials="ND">
    <w:p w14:paraId="1250A5FA" w14:textId="0D73EF57" w:rsidR="009D6D61" w:rsidRDefault="009D6D61" w:rsidP="009D6D61">
      <w:pPr>
        <w:pStyle w:val="CommentText"/>
      </w:pPr>
      <w:r>
        <w:rPr>
          <w:rStyle w:val="CommentReference"/>
        </w:rPr>
        <w:annotationRef/>
      </w:r>
      <w:r>
        <w:t>I suppose for some people the overshoot could be considered a bust dynamic if the species is no longer considered a pest (is this a point of Strayers?)  I think that should probably be a separate issue (essentially this is equilibrium at 10-80% of peak density?).  I would guess these are still quite noticeable and their effects may still be strong even if not as obnoxious?</w:t>
      </w:r>
    </w:p>
  </w:comment>
  <w:comment w:id="313" w:author="Nathan Dorn" w:date="2025-09-25T17:38:00Z" w:initials="ND">
    <w:p w14:paraId="36A26679" w14:textId="77777777" w:rsidR="00E101B2" w:rsidRDefault="00E101B2" w:rsidP="00E101B2">
      <w:pPr>
        <w:pStyle w:val="CommentText"/>
      </w:pPr>
      <w:r>
        <w:rPr>
          <w:rStyle w:val="CommentReference"/>
        </w:rPr>
        <w:annotationRef/>
      </w:r>
      <w:r>
        <w:t xml:space="preserve">I’m not sure how you get to the 87 sust &gt;90% decline but then split some out as “15 boom and bust sust unk” ?  Aren’t those already all sustained declines? </w:t>
      </w:r>
    </w:p>
  </w:comment>
  <w:comment w:id="314" w:author="Nathan Dorn" w:date="2025-09-17T15:49:00Z" w:initials="ND">
    <w:p w14:paraId="74B278E1" w14:textId="6928EAAD" w:rsidR="0075745D" w:rsidRDefault="0075745D" w:rsidP="0075745D">
      <w:pPr>
        <w:pStyle w:val="CommentText"/>
      </w:pPr>
      <w:r>
        <w:rPr>
          <w:rStyle w:val="CommentReference"/>
        </w:rPr>
        <w:annotationRef/>
      </w:r>
      <w:r>
        <w:t xml:space="preserve">81 is a fast bust rate? Fast vs. Slow rate has an unclear meaning. </w:t>
      </w:r>
    </w:p>
  </w:comment>
  <w:comment w:id="315" w:author="Nathan Dorn" w:date="2025-09-17T15:51:00Z" w:initials="ND">
    <w:p w14:paraId="4E0C160B" w14:textId="77777777" w:rsidR="00AC52FC" w:rsidRDefault="00AC52FC" w:rsidP="00AC52FC">
      <w:pPr>
        <w:pStyle w:val="CommentText"/>
      </w:pPr>
      <w:r>
        <w:rPr>
          <w:rStyle w:val="CommentReference"/>
        </w:rPr>
        <w:annotationRef/>
      </w:r>
      <w:r>
        <w:t xml:space="preserve">This is a nice flow chart of the results but I think it will need to be cleaned up a bit and I don’t know if the colors are necessary.  I do think somewhere here it would be nice to show a few real time series examples in a 3-4 panel diagram (different species analyzed the same way).  </w:t>
      </w:r>
    </w:p>
  </w:comment>
  <w:comment w:id="318" w:author="Nathan Dorn" w:date="2025-09-25T17:40:00Z" w:initials="ND">
    <w:p w14:paraId="598D8400" w14:textId="77777777" w:rsidR="00B97A24" w:rsidRDefault="00B97A24" w:rsidP="00B97A24">
      <w:pPr>
        <w:pStyle w:val="CommentText"/>
      </w:pPr>
      <w:r>
        <w:rPr>
          <w:rStyle w:val="CommentReference"/>
        </w:rPr>
        <w:annotationRef/>
      </w:r>
      <w:r>
        <w:t>These counts are interesting.  Are the proportions of all boom-bust studies (195 inclusion studies = freshwater, marine, terrestrial)… or animals, plants, classes?</w:t>
      </w:r>
    </w:p>
  </w:comment>
  <w:comment w:id="322" w:author="Nathan Dorn" w:date="2025-09-17T15:42:00Z" w:initials="ND">
    <w:p w14:paraId="51C1CD89" w14:textId="0D7532EC" w:rsidR="00F147C5" w:rsidRDefault="00F147C5" w:rsidP="00F147C5">
      <w:pPr>
        <w:pStyle w:val="CommentText"/>
      </w:pPr>
      <w:r>
        <w:rPr>
          <w:rStyle w:val="CommentReference"/>
        </w:rPr>
        <w:annotationRef/>
      </w:r>
      <w:r>
        <w:t>In all cases?  Would the lynx hare cycle be cyclical boom and bust if the low were 3 years?</w:t>
      </w:r>
    </w:p>
  </w:comment>
  <w:comment w:id="323" w:author="Nathan Dorn" w:date="2025-09-17T15:42:00Z" w:initials="ND">
    <w:p w14:paraId="4A2C6EAA" w14:textId="77777777" w:rsidR="00F147C5" w:rsidRDefault="00F147C5" w:rsidP="00F147C5">
      <w:pPr>
        <w:pStyle w:val="CommentText"/>
      </w:pPr>
      <w:r>
        <w:rPr>
          <w:rStyle w:val="CommentReference"/>
        </w:rPr>
        <w:annotationRef/>
      </w:r>
      <w:r>
        <w:t>plural</w:t>
      </w:r>
    </w:p>
  </w:comment>
  <w:comment w:id="334" w:author="Nathan Dorn" w:date="2025-09-17T15:47:00Z" w:initials="ND">
    <w:p w14:paraId="0D667884" w14:textId="77777777" w:rsidR="001C33E0" w:rsidRDefault="00363CE0" w:rsidP="001C33E0">
      <w:pPr>
        <w:pStyle w:val="CommentText"/>
      </w:pPr>
      <w:r>
        <w:rPr>
          <w:rStyle w:val="CommentReference"/>
        </w:rPr>
        <w:annotationRef/>
      </w:r>
      <w:r w:rsidR="001C33E0">
        <w:t>Confusing.  The phase = while it is declining or the low point?  Some of these are defined on rate and others on abundance. But a phase is a period of time at which there is a character of the population.  I’m trying to spell this out clearly..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F34168" w15:done="0"/>
  <w15:commentEx w15:paraId="638C43EA" w15:done="0"/>
  <w15:commentEx w15:paraId="1B9ADCEF" w15:done="0"/>
  <w15:commentEx w15:paraId="67D11B71" w15:done="0"/>
  <w15:commentEx w15:paraId="2197EA1E" w15:done="0"/>
  <w15:commentEx w15:paraId="0D8CE957" w15:done="0"/>
  <w15:commentEx w15:paraId="3A1759BC" w15:done="0"/>
  <w15:commentEx w15:paraId="6D117937" w15:done="0"/>
  <w15:commentEx w15:paraId="4D2DB863" w15:done="0"/>
  <w15:commentEx w15:paraId="64D8FF3A" w15:done="0"/>
  <w15:commentEx w15:paraId="6BFF4CA1" w15:done="0"/>
  <w15:commentEx w15:paraId="77B46D8E" w15:done="0"/>
  <w15:commentEx w15:paraId="71669D3A" w15:done="0"/>
  <w15:commentEx w15:paraId="4AFFF80F" w15:done="0"/>
  <w15:commentEx w15:paraId="0CCD7715" w15:done="0"/>
  <w15:commentEx w15:paraId="479EBC6B" w15:done="0"/>
  <w15:commentEx w15:paraId="48169009" w15:done="0"/>
  <w15:commentEx w15:paraId="0A77E12F" w15:done="0"/>
  <w15:commentEx w15:paraId="61B4C079" w15:done="0"/>
  <w15:commentEx w15:paraId="2A23833F" w15:done="0"/>
  <w15:commentEx w15:paraId="5242D533" w15:done="0"/>
  <w15:commentEx w15:paraId="54F9070C" w15:done="0"/>
  <w15:commentEx w15:paraId="453D9175" w15:done="0"/>
  <w15:commentEx w15:paraId="793CC66E" w15:done="0"/>
  <w15:commentEx w15:paraId="3DFCC1C5" w15:done="0"/>
  <w15:commentEx w15:paraId="4082D8A0" w15:done="0"/>
  <w15:commentEx w15:paraId="2C1F4CB4" w15:done="0"/>
  <w15:commentEx w15:paraId="5674D362" w15:done="0"/>
  <w15:commentEx w15:paraId="4E313D1E" w15:done="0"/>
  <w15:commentEx w15:paraId="1BD3F866" w15:done="0"/>
  <w15:commentEx w15:paraId="4D5E7E03" w15:done="0"/>
  <w15:commentEx w15:paraId="6F58BEC2" w15:done="0"/>
  <w15:commentEx w15:paraId="5676AE9B" w15:done="0"/>
  <w15:commentEx w15:paraId="594748FA" w15:done="0"/>
  <w15:commentEx w15:paraId="7F1EEC6B" w15:done="0"/>
  <w15:commentEx w15:paraId="47B11C30" w15:done="0"/>
  <w15:commentEx w15:paraId="38A81947" w15:done="0"/>
  <w15:commentEx w15:paraId="7936E26F" w15:done="0"/>
  <w15:commentEx w15:paraId="27108584" w15:done="0"/>
  <w15:commentEx w15:paraId="79A3CC87" w15:done="0"/>
  <w15:commentEx w15:paraId="281E776A" w15:done="0"/>
  <w15:commentEx w15:paraId="2E34A7E4" w15:done="0"/>
  <w15:commentEx w15:paraId="05E5814A" w15:done="0"/>
  <w15:commentEx w15:paraId="7C224B5B" w15:done="0"/>
  <w15:commentEx w15:paraId="435F5B30" w15:done="0"/>
  <w15:commentEx w15:paraId="41929D1F" w15:done="0"/>
  <w15:commentEx w15:paraId="30411D3E" w15:done="0"/>
  <w15:commentEx w15:paraId="142DA393" w15:done="0"/>
  <w15:commentEx w15:paraId="612C4B33" w15:done="0"/>
  <w15:commentEx w15:paraId="112BC4E0" w15:done="0"/>
  <w15:commentEx w15:paraId="63D2D6F6" w15:done="0"/>
  <w15:commentEx w15:paraId="500747A1" w15:done="0"/>
  <w15:commentEx w15:paraId="2123BCF7" w15:done="0"/>
  <w15:commentEx w15:paraId="34108D9F" w15:done="0"/>
  <w15:commentEx w15:paraId="105C77BD" w15:done="0"/>
  <w15:commentEx w15:paraId="2EA4A35A" w15:done="0"/>
  <w15:commentEx w15:paraId="46E17E0E" w15:done="0"/>
  <w15:commentEx w15:paraId="3150E1B9" w15:done="0"/>
  <w15:commentEx w15:paraId="0297DE47" w15:done="0"/>
  <w15:commentEx w15:paraId="28FA070F" w15:done="0"/>
  <w15:commentEx w15:paraId="5A442C12" w15:done="0"/>
  <w15:commentEx w15:paraId="0881F7B8" w15:done="0"/>
  <w15:commentEx w15:paraId="7862993F" w15:done="0"/>
  <w15:commentEx w15:paraId="66B359E2" w15:done="0"/>
  <w15:commentEx w15:paraId="323262E0" w15:done="0"/>
  <w15:commentEx w15:paraId="2523AC1E" w15:done="0"/>
  <w15:commentEx w15:paraId="1250A5FA" w15:done="0"/>
  <w15:commentEx w15:paraId="36A26679" w15:done="0"/>
  <w15:commentEx w15:paraId="74B278E1" w15:done="0"/>
  <w15:commentEx w15:paraId="4E0C160B" w15:done="0"/>
  <w15:commentEx w15:paraId="598D8400" w15:done="0"/>
  <w15:commentEx w15:paraId="51C1CD89" w15:done="0"/>
  <w15:commentEx w15:paraId="4A2C6EAA" w15:done="0"/>
  <w15:commentEx w15:paraId="0D6678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AF1B05" w16cex:dateUtc="2025-09-17T16:23:00Z"/>
  <w16cex:commentExtensible w16cex:durableId="1C1B57A1" w16cex:dateUtc="2025-09-17T16:37:00Z"/>
  <w16cex:commentExtensible w16cex:durableId="55CF86DE" w16cex:dateUtc="2025-09-17T16:52:00Z"/>
  <w16cex:commentExtensible w16cex:durableId="5137D09E" w16cex:dateUtc="2025-09-17T18:45:00Z"/>
  <w16cex:commentExtensible w16cex:durableId="105D8C61" w16cex:dateUtc="2025-09-17T18:48:00Z"/>
  <w16cex:commentExtensible w16cex:durableId="4AA52726" w16cex:dateUtc="2025-09-17T18:46:00Z"/>
  <w16cex:commentExtensible w16cex:durableId="3DBB4D42" w16cex:dateUtc="2025-09-17T18:52:00Z"/>
  <w16cex:commentExtensible w16cex:durableId="5360C101" w16cex:dateUtc="2025-07-24T21:00:00Z"/>
  <w16cex:commentExtensible w16cex:durableId="4A237959" w16cex:dateUtc="2025-09-17T19:01:00Z"/>
  <w16cex:commentExtensible w16cex:durableId="49E0469B" w16cex:dateUtc="2025-09-17T19:02:00Z"/>
  <w16cex:commentExtensible w16cex:durableId="26F7FD3B" w16cex:dateUtc="2025-09-17T19:03:00Z"/>
  <w16cex:commentExtensible w16cex:durableId="49F791B1" w16cex:dateUtc="2025-09-17T19:04:00Z"/>
  <w16cex:commentExtensible w16cex:durableId="5AB316CE" w16cex:dateUtc="2025-09-17T19:05:00Z"/>
  <w16cex:commentExtensible w16cex:durableId="475A6B83" w16cex:dateUtc="2025-09-17T19:29:00Z"/>
  <w16cex:commentExtensible w16cex:durableId="5B7B3D4F" w16cex:dateUtc="2025-09-17T19:02:00Z"/>
  <w16cex:commentExtensible w16cex:durableId="6862EAC4" w16cex:dateUtc="2025-09-17T19:29:00Z"/>
  <w16cex:commentExtensible w16cex:durableId="71D8A64E" w16cex:dateUtc="2025-09-25T21:16:00Z"/>
  <w16cex:commentExtensible w16cex:durableId="0E32C843" w16cex:dateUtc="2025-09-17T19:30:00Z"/>
  <w16cex:commentExtensible w16cex:durableId="5F464036" w16cex:dateUtc="2025-09-17T19:33:00Z"/>
  <w16cex:commentExtensible w16cex:durableId="17821B00" w16cex:dateUtc="2025-09-17T19:36:00Z"/>
  <w16cex:commentExtensible w16cex:durableId="54ABE739" w16cex:dateUtc="2025-09-17T19:35:00Z"/>
  <w16cex:commentExtensible w16cex:durableId="655D714C" w16cex:dateUtc="2025-09-25T21:22:00Z"/>
  <w16cex:commentExtensible w16cex:durableId="426D15D6" w16cex:dateUtc="2025-09-25T21:13:00Z"/>
  <w16cex:commentExtensible w16cex:durableId="17EA1EFC" w16cex:dateUtc="2025-09-25T21:24:00Z"/>
  <w16cex:commentExtensible w16cex:durableId="2C06AA85" w16cex:dateUtc="2025-09-19T12:47:00Z"/>
  <w16cex:commentExtensible w16cex:durableId="584B6E7D" w16cex:dateUtc="2025-09-19T12:49:00Z"/>
  <w16cex:commentExtensible w16cex:durableId="5316A69B" w16cex:dateUtc="2025-09-25T21:12:00Z"/>
  <w16cex:commentExtensible w16cex:durableId="09CBE8D1" w16cex:dateUtc="2025-09-25T21:29:00Z"/>
  <w16cex:commentExtensible w16cex:durableId="625CC1A6" w16cex:dateUtc="2025-09-25T21:30:00Z"/>
  <w16cex:commentExtensible w16cex:durableId="00E69997" w16cex:dateUtc="2025-09-25T21:31:00Z"/>
  <w16cex:commentExtensible w16cex:durableId="4ABFA260" w16cex:dateUtc="2025-09-25T21:32:00Z"/>
  <w16cex:commentExtensible w16cex:durableId="610019F6" w16cex:dateUtc="2025-09-25T21:33:00Z"/>
  <w16cex:commentExtensible w16cex:durableId="15E32E2E" w16cex:dateUtc="2025-09-25T21:34:00Z"/>
  <w16cex:commentExtensible w16cex:durableId="1DE00FA0" w16cex:dateUtc="2025-08-05T16:07:00Z"/>
  <w16cex:commentExtensible w16cex:durableId="76F3D17C" w16cex:dateUtc="2025-09-25T21:36:00Z"/>
  <w16cex:commentExtensible w16cex:durableId="1502B944" w16cex:dateUtc="2025-08-08T20:17:00Z"/>
  <w16cex:commentExtensible w16cex:durableId="34DE76DF" w16cex:dateUtc="2025-09-25T21:44:00Z"/>
  <w16cex:commentExtensible w16cex:durableId="1039183F" w16cex:dateUtc="2025-09-25T21:50:00Z"/>
  <w16cex:commentExtensible w16cex:durableId="138BD50D" w16cex:dateUtc="2025-09-25T21:45:00Z"/>
  <w16cex:commentExtensible w16cex:durableId="7DF9FEAC" w16cex:dateUtc="2025-09-25T22:16:00Z"/>
  <w16cex:commentExtensible w16cex:durableId="7315D594" w16cex:dateUtc="2025-09-25T21:53:00Z"/>
  <w16cex:commentExtensible w16cex:durableId="2214AE15" w16cex:dateUtc="2025-09-25T21:56:00Z"/>
  <w16cex:commentExtensible w16cex:durableId="6740FC0C" w16cex:dateUtc="2025-09-25T21:58:00Z"/>
  <w16cex:commentExtensible w16cex:durableId="736EC441" w16cex:dateUtc="2025-09-25T21:58:00Z"/>
  <w16cex:commentExtensible w16cex:durableId="10897DF8" w16cex:dateUtc="2025-09-25T21:59:00Z"/>
  <w16cex:commentExtensible w16cex:durableId="7FDDB558" w16cex:dateUtc="2025-09-25T22:01:00Z"/>
  <w16cex:commentExtensible w16cex:durableId="571390BD" w16cex:dateUtc="2025-09-25T22:13:00Z"/>
  <w16cex:commentExtensible w16cex:durableId="09CAB9A8" w16cex:dateUtc="2025-09-25T22:14:00Z"/>
  <w16cex:commentExtensible w16cex:durableId="3A5C0D7A" w16cex:dateUtc="2025-09-25T22:17:00Z"/>
  <w16cex:commentExtensible w16cex:durableId="73157D58" w16cex:dateUtc="2025-09-25T22:18:00Z"/>
  <w16cex:commentExtensible w16cex:durableId="4CD64E8C" w16cex:dateUtc="2025-09-25T22:19:00Z"/>
  <w16cex:commentExtensible w16cex:durableId="05545E7F" w16cex:dateUtc="2025-09-25T22:21:00Z"/>
  <w16cex:commentExtensible w16cex:durableId="28F2A738" w16cex:dateUtc="2025-09-25T22:22:00Z"/>
  <w16cex:commentExtensible w16cex:durableId="50F87010" w16cex:dateUtc="2025-09-25T22:26:00Z"/>
  <w16cex:commentExtensible w16cex:durableId="40365FAA" w16cex:dateUtc="2025-09-25T22:27:00Z"/>
  <w16cex:commentExtensible w16cex:durableId="42B13050" w16cex:dateUtc="2025-09-25T22:39:00Z"/>
  <w16cex:commentExtensible w16cex:durableId="006FD4A3" w16cex:dateUtc="2025-09-25T22:33:00Z"/>
  <w16cex:commentExtensible w16cex:durableId="2203D3ED" w16cex:dateUtc="2025-09-25T22:37:00Z"/>
  <w16cex:commentExtensible w16cex:durableId="0552FE99" w16cex:dateUtc="2025-09-25T22:38:00Z"/>
  <w16cex:commentExtensible w16cex:durableId="557CE841" w16cex:dateUtc="2025-09-25T22:37:00Z"/>
  <w16cex:commentExtensible w16cex:durableId="71C74AA5" w16cex:dateUtc="2025-09-25T22:40:00Z"/>
  <w16cex:commentExtensible w16cex:durableId="4ADCAFE5" w16cex:dateUtc="2025-09-25T22:41:00Z"/>
  <w16cex:commentExtensible w16cex:durableId="0F297E66" w16cex:dateUtc="2025-08-29T17:51:00Z"/>
  <w16cex:commentExtensible w16cex:durableId="4C169314" w16cex:dateUtc="2025-09-17T19:57:00Z"/>
  <w16cex:commentExtensible w16cex:durableId="008D8F14" w16cex:dateUtc="2025-09-25T21:41:00Z"/>
  <w16cex:commentExtensible w16cex:durableId="7BFE5D2A" w16cex:dateUtc="2025-09-17T19:53:00Z"/>
  <w16cex:commentExtensible w16cex:durableId="448E4192" w16cex:dateUtc="2025-09-17T19:39:00Z"/>
  <w16cex:commentExtensible w16cex:durableId="78DFAC4B" w16cex:dateUtc="2025-09-25T21:38:00Z"/>
  <w16cex:commentExtensible w16cex:durableId="1A4B576A" w16cex:dateUtc="2025-09-17T19:49:00Z"/>
  <w16cex:commentExtensible w16cex:durableId="4C610D62" w16cex:dateUtc="2025-09-17T19:51:00Z"/>
  <w16cex:commentExtensible w16cex:durableId="2E70A114" w16cex:dateUtc="2025-09-25T21:40:00Z"/>
  <w16cex:commentExtensible w16cex:durableId="2DE14B74" w16cex:dateUtc="2025-09-17T19:42:00Z"/>
  <w16cex:commentExtensible w16cex:durableId="22CEBE1F" w16cex:dateUtc="2025-09-17T19:42:00Z"/>
  <w16cex:commentExtensible w16cex:durableId="6C5BBCF7" w16cex:dateUtc="2025-09-17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F34168" w16cid:durableId="59AF1B05"/>
  <w16cid:commentId w16cid:paraId="638C43EA" w16cid:durableId="1C1B57A1"/>
  <w16cid:commentId w16cid:paraId="1B9ADCEF" w16cid:durableId="55CF86DE"/>
  <w16cid:commentId w16cid:paraId="67D11B71" w16cid:durableId="5137D09E"/>
  <w16cid:commentId w16cid:paraId="2197EA1E" w16cid:durableId="105D8C61"/>
  <w16cid:commentId w16cid:paraId="0D8CE957" w16cid:durableId="4AA52726"/>
  <w16cid:commentId w16cid:paraId="3A1759BC" w16cid:durableId="3DBB4D42"/>
  <w16cid:commentId w16cid:paraId="6D117937" w16cid:durableId="5360C101"/>
  <w16cid:commentId w16cid:paraId="4D2DB863" w16cid:durableId="4A237959"/>
  <w16cid:commentId w16cid:paraId="64D8FF3A" w16cid:durableId="49E0469B"/>
  <w16cid:commentId w16cid:paraId="6BFF4CA1" w16cid:durableId="26F7FD3B"/>
  <w16cid:commentId w16cid:paraId="77B46D8E" w16cid:durableId="49F791B1"/>
  <w16cid:commentId w16cid:paraId="71669D3A" w16cid:durableId="5AB316CE"/>
  <w16cid:commentId w16cid:paraId="4AFFF80F" w16cid:durableId="475A6B83"/>
  <w16cid:commentId w16cid:paraId="0CCD7715" w16cid:durableId="5B7B3D4F"/>
  <w16cid:commentId w16cid:paraId="479EBC6B" w16cid:durableId="6862EAC4"/>
  <w16cid:commentId w16cid:paraId="48169009" w16cid:durableId="71D8A64E"/>
  <w16cid:commentId w16cid:paraId="0A77E12F" w16cid:durableId="0E32C843"/>
  <w16cid:commentId w16cid:paraId="61B4C079" w16cid:durableId="5F464036"/>
  <w16cid:commentId w16cid:paraId="2A23833F" w16cid:durableId="17821B00"/>
  <w16cid:commentId w16cid:paraId="5242D533" w16cid:durableId="54ABE739"/>
  <w16cid:commentId w16cid:paraId="54F9070C" w16cid:durableId="655D714C"/>
  <w16cid:commentId w16cid:paraId="453D9175" w16cid:durableId="426D15D6"/>
  <w16cid:commentId w16cid:paraId="793CC66E" w16cid:durableId="17EA1EFC"/>
  <w16cid:commentId w16cid:paraId="3DFCC1C5" w16cid:durableId="2C06AA85"/>
  <w16cid:commentId w16cid:paraId="4082D8A0" w16cid:durableId="584B6E7D"/>
  <w16cid:commentId w16cid:paraId="2C1F4CB4" w16cid:durableId="5316A69B"/>
  <w16cid:commentId w16cid:paraId="5674D362" w16cid:durableId="09CBE8D1"/>
  <w16cid:commentId w16cid:paraId="4E313D1E" w16cid:durableId="625CC1A6"/>
  <w16cid:commentId w16cid:paraId="1BD3F866" w16cid:durableId="00E69997"/>
  <w16cid:commentId w16cid:paraId="4D5E7E03" w16cid:durableId="4ABFA260"/>
  <w16cid:commentId w16cid:paraId="6F58BEC2" w16cid:durableId="610019F6"/>
  <w16cid:commentId w16cid:paraId="5676AE9B" w16cid:durableId="15E32E2E"/>
  <w16cid:commentId w16cid:paraId="594748FA" w16cid:durableId="1DE00FA0"/>
  <w16cid:commentId w16cid:paraId="7F1EEC6B" w16cid:durableId="76F3D17C"/>
  <w16cid:commentId w16cid:paraId="47B11C30" w16cid:durableId="1502B944"/>
  <w16cid:commentId w16cid:paraId="38A81947" w16cid:durableId="34DE76DF"/>
  <w16cid:commentId w16cid:paraId="7936E26F" w16cid:durableId="1039183F"/>
  <w16cid:commentId w16cid:paraId="27108584" w16cid:durableId="138BD50D"/>
  <w16cid:commentId w16cid:paraId="79A3CC87" w16cid:durableId="7DF9FEAC"/>
  <w16cid:commentId w16cid:paraId="281E776A" w16cid:durableId="7315D594"/>
  <w16cid:commentId w16cid:paraId="2E34A7E4" w16cid:durableId="2214AE15"/>
  <w16cid:commentId w16cid:paraId="05E5814A" w16cid:durableId="6740FC0C"/>
  <w16cid:commentId w16cid:paraId="7C224B5B" w16cid:durableId="736EC441"/>
  <w16cid:commentId w16cid:paraId="435F5B30" w16cid:durableId="10897DF8"/>
  <w16cid:commentId w16cid:paraId="41929D1F" w16cid:durableId="7FDDB558"/>
  <w16cid:commentId w16cid:paraId="30411D3E" w16cid:durableId="571390BD"/>
  <w16cid:commentId w16cid:paraId="142DA393" w16cid:durableId="09CAB9A8"/>
  <w16cid:commentId w16cid:paraId="612C4B33" w16cid:durableId="3A5C0D7A"/>
  <w16cid:commentId w16cid:paraId="112BC4E0" w16cid:durableId="73157D58"/>
  <w16cid:commentId w16cid:paraId="63D2D6F6" w16cid:durableId="4CD64E8C"/>
  <w16cid:commentId w16cid:paraId="500747A1" w16cid:durableId="05545E7F"/>
  <w16cid:commentId w16cid:paraId="2123BCF7" w16cid:durableId="28F2A738"/>
  <w16cid:commentId w16cid:paraId="34108D9F" w16cid:durableId="50F87010"/>
  <w16cid:commentId w16cid:paraId="105C77BD" w16cid:durableId="40365FAA"/>
  <w16cid:commentId w16cid:paraId="2EA4A35A" w16cid:durableId="42B13050"/>
  <w16cid:commentId w16cid:paraId="46E17E0E" w16cid:durableId="006FD4A3"/>
  <w16cid:commentId w16cid:paraId="3150E1B9" w16cid:durableId="2203D3ED"/>
  <w16cid:commentId w16cid:paraId="0297DE47" w16cid:durableId="0552FE99"/>
  <w16cid:commentId w16cid:paraId="28FA070F" w16cid:durableId="557CE841"/>
  <w16cid:commentId w16cid:paraId="5A442C12" w16cid:durableId="71C74AA5"/>
  <w16cid:commentId w16cid:paraId="0881F7B8" w16cid:durableId="4ADCAFE5"/>
  <w16cid:commentId w16cid:paraId="7862993F" w16cid:durableId="0F297E66"/>
  <w16cid:commentId w16cid:paraId="66B359E2" w16cid:durableId="4C169314"/>
  <w16cid:commentId w16cid:paraId="323262E0" w16cid:durableId="008D8F14"/>
  <w16cid:commentId w16cid:paraId="2523AC1E" w16cid:durableId="7BFE5D2A"/>
  <w16cid:commentId w16cid:paraId="1250A5FA" w16cid:durableId="448E4192"/>
  <w16cid:commentId w16cid:paraId="36A26679" w16cid:durableId="78DFAC4B"/>
  <w16cid:commentId w16cid:paraId="74B278E1" w16cid:durableId="1A4B576A"/>
  <w16cid:commentId w16cid:paraId="4E0C160B" w16cid:durableId="4C610D62"/>
  <w16cid:commentId w16cid:paraId="598D8400" w16cid:durableId="2E70A114"/>
  <w16cid:commentId w16cid:paraId="51C1CD89" w16cid:durableId="2DE14B74"/>
  <w16cid:commentId w16cid:paraId="4A2C6EAA" w16cid:durableId="22CEBE1F"/>
  <w16cid:commentId w16cid:paraId="0D667884" w16cid:durableId="6C5BBC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4D86E" w14:textId="77777777" w:rsidR="005269A0" w:rsidRDefault="005269A0">
      <w:pPr>
        <w:spacing w:line="240" w:lineRule="auto"/>
      </w:pPr>
      <w:r>
        <w:separator/>
      </w:r>
    </w:p>
  </w:endnote>
  <w:endnote w:type="continuationSeparator" w:id="0">
    <w:p w14:paraId="5E51BFC8" w14:textId="77777777" w:rsidR="005269A0" w:rsidRDefault="005269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Aptos Narrow">
    <w:charset w:val="00"/>
    <w:family w:val="swiss"/>
    <w:pitch w:val="variable"/>
    <w:sig w:usb0="20000287" w:usb1="00000003" w:usb2="00000000" w:usb3="00000000" w:csb0="0000019F"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3853"/>
      <w:docPartObj>
        <w:docPartGallery w:val="Page Numbers (Bottom of Page)"/>
        <w:docPartUnique/>
      </w:docPartObj>
    </w:sdtPr>
    <w:sdtEndPr>
      <w:rPr>
        <w:noProof/>
      </w:rPr>
    </w:sdtEndPr>
    <w:sdtContent>
      <w:p w14:paraId="24211714" w14:textId="1F4FA6D9" w:rsidR="008B3316" w:rsidRDefault="008B33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9E9FB" w14:textId="77777777" w:rsidR="00FE56CF" w:rsidRDefault="00FE56CF"/>
  <w:p w14:paraId="4F298A8A" w14:textId="77777777" w:rsidR="008B3316" w:rsidRDefault="008B33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65C0" w14:textId="77777777" w:rsidR="005269A0" w:rsidRDefault="005269A0">
      <w:pPr>
        <w:spacing w:line="240" w:lineRule="auto"/>
      </w:pPr>
      <w:r>
        <w:separator/>
      </w:r>
    </w:p>
  </w:footnote>
  <w:footnote w:type="continuationSeparator" w:id="0">
    <w:p w14:paraId="4199A2B7" w14:textId="77777777" w:rsidR="005269A0" w:rsidRDefault="005269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9F7"/>
    <w:multiLevelType w:val="hybridMultilevel"/>
    <w:tmpl w:val="751C314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B111C48"/>
    <w:multiLevelType w:val="hybridMultilevel"/>
    <w:tmpl w:val="71F407B2"/>
    <w:lvl w:ilvl="0" w:tplc="C15EB88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67B20"/>
    <w:multiLevelType w:val="hybridMultilevel"/>
    <w:tmpl w:val="483800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94349D"/>
    <w:multiLevelType w:val="hybridMultilevel"/>
    <w:tmpl w:val="6992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04A5C"/>
    <w:multiLevelType w:val="hybridMultilevel"/>
    <w:tmpl w:val="BA2CE0AC"/>
    <w:lvl w:ilvl="0" w:tplc="A7C6E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2593E"/>
    <w:multiLevelType w:val="hybridMultilevel"/>
    <w:tmpl w:val="CD2EE8B0"/>
    <w:lvl w:ilvl="0" w:tplc="133E89C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AE2998"/>
    <w:multiLevelType w:val="hybridMultilevel"/>
    <w:tmpl w:val="B236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D1AC0"/>
    <w:multiLevelType w:val="hybridMultilevel"/>
    <w:tmpl w:val="E15E7E2E"/>
    <w:lvl w:ilvl="0" w:tplc="6D66572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12B29"/>
    <w:multiLevelType w:val="hybridMultilevel"/>
    <w:tmpl w:val="24400B4C"/>
    <w:lvl w:ilvl="0" w:tplc="86CE24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0C5677"/>
    <w:multiLevelType w:val="hybridMultilevel"/>
    <w:tmpl w:val="52305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4922D5"/>
    <w:multiLevelType w:val="hybridMultilevel"/>
    <w:tmpl w:val="21B47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D066D3"/>
    <w:multiLevelType w:val="hybridMultilevel"/>
    <w:tmpl w:val="14EA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478AF"/>
    <w:multiLevelType w:val="hybridMultilevel"/>
    <w:tmpl w:val="44EEE88A"/>
    <w:lvl w:ilvl="0" w:tplc="87E86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660351">
    <w:abstractNumId w:val="11"/>
  </w:num>
  <w:num w:numId="2" w16cid:durableId="1153445047">
    <w:abstractNumId w:val="6"/>
  </w:num>
  <w:num w:numId="3" w16cid:durableId="1573151363">
    <w:abstractNumId w:val="0"/>
  </w:num>
  <w:num w:numId="4" w16cid:durableId="1148550048">
    <w:abstractNumId w:val="2"/>
  </w:num>
  <w:num w:numId="5" w16cid:durableId="804810073">
    <w:abstractNumId w:val="8"/>
  </w:num>
  <w:num w:numId="6" w16cid:durableId="1295519919">
    <w:abstractNumId w:val="7"/>
  </w:num>
  <w:num w:numId="7" w16cid:durableId="191312568">
    <w:abstractNumId w:val="12"/>
  </w:num>
  <w:num w:numId="8" w16cid:durableId="2047825039">
    <w:abstractNumId w:val="5"/>
  </w:num>
  <w:num w:numId="9" w16cid:durableId="1650749711">
    <w:abstractNumId w:val="1"/>
  </w:num>
  <w:num w:numId="10" w16cid:durableId="1266502157">
    <w:abstractNumId w:val="4"/>
  </w:num>
  <w:num w:numId="11" w16cid:durableId="487130753">
    <w:abstractNumId w:val="9"/>
  </w:num>
  <w:num w:numId="12" w16cid:durableId="832185030">
    <w:abstractNumId w:val="10"/>
  </w:num>
  <w:num w:numId="13" w16cid:durableId="207476657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Dorn">
    <w15:presenceInfo w15:providerId="AD" w15:userId="S::ndorn@fiu.edu::410ef3ae-c69e-4cfe-b718-e611471ff50f"/>
  </w15:person>
  <w15:person w15:author="Nathan Barrus">
    <w15:presenceInfo w15:providerId="Windows Live" w15:userId="f4f5e485ed766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6CF"/>
    <w:rsid w:val="00003401"/>
    <w:rsid w:val="00004E96"/>
    <w:rsid w:val="00007899"/>
    <w:rsid w:val="00011B28"/>
    <w:rsid w:val="00011E6E"/>
    <w:rsid w:val="0001273B"/>
    <w:rsid w:val="00012885"/>
    <w:rsid w:val="0001509F"/>
    <w:rsid w:val="00015578"/>
    <w:rsid w:val="000178AC"/>
    <w:rsid w:val="000178C5"/>
    <w:rsid w:val="00023F0D"/>
    <w:rsid w:val="00026502"/>
    <w:rsid w:val="00030804"/>
    <w:rsid w:val="00032A4F"/>
    <w:rsid w:val="00034583"/>
    <w:rsid w:val="00040B5B"/>
    <w:rsid w:val="00042790"/>
    <w:rsid w:val="0004347F"/>
    <w:rsid w:val="00045F62"/>
    <w:rsid w:val="00052263"/>
    <w:rsid w:val="00052767"/>
    <w:rsid w:val="00052D56"/>
    <w:rsid w:val="0005543B"/>
    <w:rsid w:val="000600EF"/>
    <w:rsid w:val="000604AF"/>
    <w:rsid w:val="00061493"/>
    <w:rsid w:val="0006321C"/>
    <w:rsid w:val="00063C74"/>
    <w:rsid w:val="0006413A"/>
    <w:rsid w:val="00064878"/>
    <w:rsid w:val="00073693"/>
    <w:rsid w:val="00073840"/>
    <w:rsid w:val="00082D43"/>
    <w:rsid w:val="00083377"/>
    <w:rsid w:val="0008493E"/>
    <w:rsid w:val="00084C46"/>
    <w:rsid w:val="00084DFE"/>
    <w:rsid w:val="000910E6"/>
    <w:rsid w:val="000914AF"/>
    <w:rsid w:val="00093C4F"/>
    <w:rsid w:val="0009415F"/>
    <w:rsid w:val="00094391"/>
    <w:rsid w:val="00094484"/>
    <w:rsid w:val="000947F0"/>
    <w:rsid w:val="00094AA9"/>
    <w:rsid w:val="000961D9"/>
    <w:rsid w:val="00097214"/>
    <w:rsid w:val="000A009D"/>
    <w:rsid w:val="000A0D19"/>
    <w:rsid w:val="000A1A8C"/>
    <w:rsid w:val="000A352D"/>
    <w:rsid w:val="000A720C"/>
    <w:rsid w:val="000B02AC"/>
    <w:rsid w:val="000B0DA4"/>
    <w:rsid w:val="000B0DDB"/>
    <w:rsid w:val="000B2204"/>
    <w:rsid w:val="000B3854"/>
    <w:rsid w:val="000B614B"/>
    <w:rsid w:val="000B6DA8"/>
    <w:rsid w:val="000C3123"/>
    <w:rsid w:val="000C36FF"/>
    <w:rsid w:val="000C468B"/>
    <w:rsid w:val="000D1E99"/>
    <w:rsid w:val="000D564B"/>
    <w:rsid w:val="000D680C"/>
    <w:rsid w:val="000E070D"/>
    <w:rsid w:val="000E115C"/>
    <w:rsid w:val="000E1273"/>
    <w:rsid w:val="000E327C"/>
    <w:rsid w:val="000E79D1"/>
    <w:rsid w:val="000E7F90"/>
    <w:rsid w:val="000F0B5E"/>
    <w:rsid w:val="000F0D23"/>
    <w:rsid w:val="000F4E7C"/>
    <w:rsid w:val="000F56D5"/>
    <w:rsid w:val="000F57A9"/>
    <w:rsid w:val="000F5E18"/>
    <w:rsid w:val="000F6BFD"/>
    <w:rsid w:val="00100B62"/>
    <w:rsid w:val="00101F17"/>
    <w:rsid w:val="00103942"/>
    <w:rsid w:val="0010508C"/>
    <w:rsid w:val="00105EA8"/>
    <w:rsid w:val="001068F1"/>
    <w:rsid w:val="00106C6A"/>
    <w:rsid w:val="001073D8"/>
    <w:rsid w:val="00116E7A"/>
    <w:rsid w:val="00122AF3"/>
    <w:rsid w:val="00123D3F"/>
    <w:rsid w:val="001263C1"/>
    <w:rsid w:val="00127564"/>
    <w:rsid w:val="001326EB"/>
    <w:rsid w:val="001328D3"/>
    <w:rsid w:val="00134D26"/>
    <w:rsid w:val="00141341"/>
    <w:rsid w:val="001418C8"/>
    <w:rsid w:val="0014243E"/>
    <w:rsid w:val="0014285F"/>
    <w:rsid w:val="00145E1A"/>
    <w:rsid w:val="00147DB7"/>
    <w:rsid w:val="001518C3"/>
    <w:rsid w:val="0015198F"/>
    <w:rsid w:val="0015360D"/>
    <w:rsid w:val="00154FB6"/>
    <w:rsid w:val="00155249"/>
    <w:rsid w:val="00156B66"/>
    <w:rsid w:val="00157EF9"/>
    <w:rsid w:val="0016190C"/>
    <w:rsid w:val="00161938"/>
    <w:rsid w:val="00162666"/>
    <w:rsid w:val="00163B70"/>
    <w:rsid w:val="0016539E"/>
    <w:rsid w:val="00165DED"/>
    <w:rsid w:val="00170CF8"/>
    <w:rsid w:val="00171CFF"/>
    <w:rsid w:val="00172622"/>
    <w:rsid w:val="0017295F"/>
    <w:rsid w:val="001765DC"/>
    <w:rsid w:val="0017727A"/>
    <w:rsid w:val="001805BA"/>
    <w:rsid w:val="0018224C"/>
    <w:rsid w:val="001862C7"/>
    <w:rsid w:val="001874F8"/>
    <w:rsid w:val="00187A6E"/>
    <w:rsid w:val="001904D4"/>
    <w:rsid w:val="001907E8"/>
    <w:rsid w:val="00192F81"/>
    <w:rsid w:val="00193DA9"/>
    <w:rsid w:val="001977FB"/>
    <w:rsid w:val="00197C39"/>
    <w:rsid w:val="001A0790"/>
    <w:rsid w:val="001A08DC"/>
    <w:rsid w:val="001A19F5"/>
    <w:rsid w:val="001A4AAB"/>
    <w:rsid w:val="001A4DBD"/>
    <w:rsid w:val="001B2994"/>
    <w:rsid w:val="001B4414"/>
    <w:rsid w:val="001B4651"/>
    <w:rsid w:val="001B5B0C"/>
    <w:rsid w:val="001B5FAD"/>
    <w:rsid w:val="001B65AE"/>
    <w:rsid w:val="001B7065"/>
    <w:rsid w:val="001B70C9"/>
    <w:rsid w:val="001B7B40"/>
    <w:rsid w:val="001C0C4E"/>
    <w:rsid w:val="001C19F9"/>
    <w:rsid w:val="001C33E0"/>
    <w:rsid w:val="001C362A"/>
    <w:rsid w:val="001C38E8"/>
    <w:rsid w:val="001C3920"/>
    <w:rsid w:val="001C5197"/>
    <w:rsid w:val="001C59D3"/>
    <w:rsid w:val="001C6FB9"/>
    <w:rsid w:val="001C7541"/>
    <w:rsid w:val="001D0D22"/>
    <w:rsid w:val="001D1486"/>
    <w:rsid w:val="001D5BD3"/>
    <w:rsid w:val="001D6B70"/>
    <w:rsid w:val="001D6E08"/>
    <w:rsid w:val="001D6FA5"/>
    <w:rsid w:val="001E3864"/>
    <w:rsid w:val="001E60D0"/>
    <w:rsid w:val="001E6D42"/>
    <w:rsid w:val="001F095F"/>
    <w:rsid w:val="001F09EC"/>
    <w:rsid w:val="001F0A04"/>
    <w:rsid w:val="001F1F7F"/>
    <w:rsid w:val="001F551F"/>
    <w:rsid w:val="001F5553"/>
    <w:rsid w:val="001F560C"/>
    <w:rsid w:val="001F634B"/>
    <w:rsid w:val="001F6BF4"/>
    <w:rsid w:val="002002CF"/>
    <w:rsid w:val="002015EB"/>
    <w:rsid w:val="0020194D"/>
    <w:rsid w:val="00202375"/>
    <w:rsid w:val="00204C60"/>
    <w:rsid w:val="0020635F"/>
    <w:rsid w:val="00207C80"/>
    <w:rsid w:val="00207F78"/>
    <w:rsid w:val="00210D0C"/>
    <w:rsid w:val="00212F45"/>
    <w:rsid w:val="002134B9"/>
    <w:rsid w:val="00214F67"/>
    <w:rsid w:val="0021678A"/>
    <w:rsid w:val="00216B5E"/>
    <w:rsid w:val="00217699"/>
    <w:rsid w:val="0022188D"/>
    <w:rsid w:val="00223D20"/>
    <w:rsid w:val="0022441D"/>
    <w:rsid w:val="00224692"/>
    <w:rsid w:val="00225F49"/>
    <w:rsid w:val="00231CE6"/>
    <w:rsid w:val="00233686"/>
    <w:rsid w:val="00233996"/>
    <w:rsid w:val="00233AED"/>
    <w:rsid w:val="0023421E"/>
    <w:rsid w:val="002367F9"/>
    <w:rsid w:val="00237696"/>
    <w:rsid w:val="00241360"/>
    <w:rsid w:val="00242E53"/>
    <w:rsid w:val="002455FB"/>
    <w:rsid w:val="00251691"/>
    <w:rsid w:val="00251E4D"/>
    <w:rsid w:val="002521D3"/>
    <w:rsid w:val="00252AB5"/>
    <w:rsid w:val="00254828"/>
    <w:rsid w:val="0025731E"/>
    <w:rsid w:val="00262D30"/>
    <w:rsid w:val="00263728"/>
    <w:rsid w:val="0026587F"/>
    <w:rsid w:val="002668E1"/>
    <w:rsid w:val="00272366"/>
    <w:rsid w:val="00272675"/>
    <w:rsid w:val="002753AC"/>
    <w:rsid w:val="00281287"/>
    <w:rsid w:val="002829BC"/>
    <w:rsid w:val="00284EC3"/>
    <w:rsid w:val="00285890"/>
    <w:rsid w:val="00285980"/>
    <w:rsid w:val="00285A6C"/>
    <w:rsid w:val="00285A7D"/>
    <w:rsid w:val="00285EEB"/>
    <w:rsid w:val="00286B5A"/>
    <w:rsid w:val="002907D2"/>
    <w:rsid w:val="002910DD"/>
    <w:rsid w:val="00291619"/>
    <w:rsid w:val="00293DB7"/>
    <w:rsid w:val="00295632"/>
    <w:rsid w:val="00295C8D"/>
    <w:rsid w:val="00295D49"/>
    <w:rsid w:val="002962BF"/>
    <w:rsid w:val="002A1167"/>
    <w:rsid w:val="002A7ADB"/>
    <w:rsid w:val="002B0E15"/>
    <w:rsid w:val="002B46E1"/>
    <w:rsid w:val="002B5A50"/>
    <w:rsid w:val="002B655F"/>
    <w:rsid w:val="002C01DD"/>
    <w:rsid w:val="002C46C5"/>
    <w:rsid w:val="002C612C"/>
    <w:rsid w:val="002D15EF"/>
    <w:rsid w:val="002D269A"/>
    <w:rsid w:val="002D5B47"/>
    <w:rsid w:val="002D6E1E"/>
    <w:rsid w:val="002D6E93"/>
    <w:rsid w:val="002D7F79"/>
    <w:rsid w:val="002E09BE"/>
    <w:rsid w:val="002E09D5"/>
    <w:rsid w:val="002E282F"/>
    <w:rsid w:val="002E3450"/>
    <w:rsid w:val="002E3AF0"/>
    <w:rsid w:val="002E733B"/>
    <w:rsid w:val="002F142D"/>
    <w:rsid w:val="002F25B2"/>
    <w:rsid w:val="002F46C4"/>
    <w:rsid w:val="002F5A4C"/>
    <w:rsid w:val="002F5BFF"/>
    <w:rsid w:val="002F6E00"/>
    <w:rsid w:val="0030032C"/>
    <w:rsid w:val="00300D38"/>
    <w:rsid w:val="00301B3E"/>
    <w:rsid w:val="003059F4"/>
    <w:rsid w:val="00305D00"/>
    <w:rsid w:val="00311695"/>
    <w:rsid w:val="00312ECA"/>
    <w:rsid w:val="00314D9C"/>
    <w:rsid w:val="003169E2"/>
    <w:rsid w:val="00317259"/>
    <w:rsid w:val="00317A0E"/>
    <w:rsid w:val="00317BF5"/>
    <w:rsid w:val="00317F7C"/>
    <w:rsid w:val="00321CC4"/>
    <w:rsid w:val="0032349C"/>
    <w:rsid w:val="00323657"/>
    <w:rsid w:val="0032485E"/>
    <w:rsid w:val="0032489A"/>
    <w:rsid w:val="00325E19"/>
    <w:rsid w:val="00327BDA"/>
    <w:rsid w:val="00330192"/>
    <w:rsid w:val="003309E6"/>
    <w:rsid w:val="0033206C"/>
    <w:rsid w:val="00334917"/>
    <w:rsid w:val="003355EE"/>
    <w:rsid w:val="003372DD"/>
    <w:rsid w:val="0034020B"/>
    <w:rsid w:val="00340C59"/>
    <w:rsid w:val="00343FF9"/>
    <w:rsid w:val="003469E1"/>
    <w:rsid w:val="00347181"/>
    <w:rsid w:val="00350C31"/>
    <w:rsid w:val="003514F5"/>
    <w:rsid w:val="00351646"/>
    <w:rsid w:val="00353C3D"/>
    <w:rsid w:val="003574F7"/>
    <w:rsid w:val="00357AD2"/>
    <w:rsid w:val="003601AD"/>
    <w:rsid w:val="00362ECB"/>
    <w:rsid w:val="00363709"/>
    <w:rsid w:val="00363CE0"/>
    <w:rsid w:val="00364D92"/>
    <w:rsid w:val="00364F4E"/>
    <w:rsid w:val="00367F7F"/>
    <w:rsid w:val="00371E31"/>
    <w:rsid w:val="00373400"/>
    <w:rsid w:val="00373CC2"/>
    <w:rsid w:val="0037482A"/>
    <w:rsid w:val="0037529C"/>
    <w:rsid w:val="003759C0"/>
    <w:rsid w:val="00377109"/>
    <w:rsid w:val="003818A3"/>
    <w:rsid w:val="003824D0"/>
    <w:rsid w:val="003855B8"/>
    <w:rsid w:val="003863F5"/>
    <w:rsid w:val="0038776F"/>
    <w:rsid w:val="00392B57"/>
    <w:rsid w:val="00392F3A"/>
    <w:rsid w:val="003953B1"/>
    <w:rsid w:val="00396A24"/>
    <w:rsid w:val="00396C15"/>
    <w:rsid w:val="00397C27"/>
    <w:rsid w:val="003A02AB"/>
    <w:rsid w:val="003A4E88"/>
    <w:rsid w:val="003A4FA6"/>
    <w:rsid w:val="003B0332"/>
    <w:rsid w:val="003B2F3E"/>
    <w:rsid w:val="003B3A48"/>
    <w:rsid w:val="003B494D"/>
    <w:rsid w:val="003B4BE4"/>
    <w:rsid w:val="003B51D6"/>
    <w:rsid w:val="003B5F8B"/>
    <w:rsid w:val="003B6C6F"/>
    <w:rsid w:val="003B70F8"/>
    <w:rsid w:val="003B7130"/>
    <w:rsid w:val="003B7854"/>
    <w:rsid w:val="003C044E"/>
    <w:rsid w:val="003C08E5"/>
    <w:rsid w:val="003C189B"/>
    <w:rsid w:val="003C4C79"/>
    <w:rsid w:val="003C4D46"/>
    <w:rsid w:val="003C649E"/>
    <w:rsid w:val="003C766B"/>
    <w:rsid w:val="003D3925"/>
    <w:rsid w:val="003D39C2"/>
    <w:rsid w:val="003D3E89"/>
    <w:rsid w:val="003D4EFB"/>
    <w:rsid w:val="003D56FE"/>
    <w:rsid w:val="003D577B"/>
    <w:rsid w:val="003D701B"/>
    <w:rsid w:val="003D7C85"/>
    <w:rsid w:val="003E16EC"/>
    <w:rsid w:val="003E2033"/>
    <w:rsid w:val="003E27C6"/>
    <w:rsid w:val="003E2F24"/>
    <w:rsid w:val="003E2FE6"/>
    <w:rsid w:val="003F0A30"/>
    <w:rsid w:val="003F2EBA"/>
    <w:rsid w:val="003F3BC1"/>
    <w:rsid w:val="003F3C91"/>
    <w:rsid w:val="003F4265"/>
    <w:rsid w:val="003F4466"/>
    <w:rsid w:val="003F4942"/>
    <w:rsid w:val="003F6057"/>
    <w:rsid w:val="00400DE0"/>
    <w:rsid w:val="00402AF9"/>
    <w:rsid w:val="00403D3E"/>
    <w:rsid w:val="004055BC"/>
    <w:rsid w:val="00411B8C"/>
    <w:rsid w:val="00412179"/>
    <w:rsid w:val="004147BA"/>
    <w:rsid w:val="004154CA"/>
    <w:rsid w:val="00417FC9"/>
    <w:rsid w:val="00421CFE"/>
    <w:rsid w:val="00423A1E"/>
    <w:rsid w:val="00423D00"/>
    <w:rsid w:val="00423F1D"/>
    <w:rsid w:val="0042496C"/>
    <w:rsid w:val="00426D2A"/>
    <w:rsid w:val="00430273"/>
    <w:rsid w:val="004306B6"/>
    <w:rsid w:val="00431794"/>
    <w:rsid w:val="0043438E"/>
    <w:rsid w:val="004344AF"/>
    <w:rsid w:val="00436E7B"/>
    <w:rsid w:val="00440CE4"/>
    <w:rsid w:val="00441322"/>
    <w:rsid w:val="004457F3"/>
    <w:rsid w:val="00450256"/>
    <w:rsid w:val="00451905"/>
    <w:rsid w:val="00452B6D"/>
    <w:rsid w:val="00454251"/>
    <w:rsid w:val="00455681"/>
    <w:rsid w:val="00456760"/>
    <w:rsid w:val="00457065"/>
    <w:rsid w:val="00461B61"/>
    <w:rsid w:val="00462026"/>
    <w:rsid w:val="00462EF7"/>
    <w:rsid w:val="004632D4"/>
    <w:rsid w:val="004634AC"/>
    <w:rsid w:val="00463930"/>
    <w:rsid w:val="00465060"/>
    <w:rsid w:val="004660E7"/>
    <w:rsid w:val="00466E4F"/>
    <w:rsid w:val="00466F48"/>
    <w:rsid w:val="00467428"/>
    <w:rsid w:val="004703AB"/>
    <w:rsid w:val="0047177B"/>
    <w:rsid w:val="00474FDB"/>
    <w:rsid w:val="00475C8A"/>
    <w:rsid w:val="004771AB"/>
    <w:rsid w:val="004813A2"/>
    <w:rsid w:val="004814C8"/>
    <w:rsid w:val="00481699"/>
    <w:rsid w:val="00481730"/>
    <w:rsid w:val="00483041"/>
    <w:rsid w:val="0048652D"/>
    <w:rsid w:val="00486A8B"/>
    <w:rsid w:val="00486DE2"/>
    <w:rsid w:val="00490807"/>
    <w:rsid w:val="00493394"/>
    <w:rsid w:val="004940D6"/>
    <w:rsid w:val="004971F3"/>
    <w:rsid w:val="004974CB"/>
    <w:rsid w:val="004A0A57"/>
    <w:rsid w:val="004A1797"/>
    <w:rsid w:val="004A189C"/>
    <w:rsid w:val="004A24DE"/>
    <w:rsid w:val="004A2503"/>
    <w:rsid w:val="004A2FCB"/>
    <w:rsid w:val="004A3B05"/>
    <w:rsid w:val="004A4CB9"/>
    <w:rsid w:val="004A522C"/>
    <w:rsid w:val="004A5856"/>
    <w:rsid w:val="004A5E07"/>
    <w:rsid w:val="004B0457"/>
    <w:rsid w:val="004B1FC1"/>
    <w:rsid w:val="004B4427"/>
    <w:rsid w:val="004B5A9E"/>
    <w:rsid w:val="004B69F4"/>
    <w:rsid w:val="004B7926"/>
    <w:rsid w:val="004B7A1D"/>
    <w:rsid w:val="004B7FE1"/>
    <w:rsid w:val="004C0B40"/>
    <w:rsid w:val="004C2F75"/>
    <w:rsid w:val="004C608A"/>
    <w:rsid w:val="004C6DD4"/>
    <w:rsid w:val="004D0DD8"/>
    <w:rsid w:val="004D1415"/>
    <w:rsid w:val="004D1533"/>
    <w:rsid w:val="004D3AC9"/>
    <w:rsid w:val="004E5462"/>
    <w:rsid w:val="004E7595"/>
    <w:rsid w:val="004E7BC4"/>
    <w:rsid w:val="004E7D23"/>
    <w:rsid w:val="004F0388"/>
    <w:rsid w:val="004F060A"/>
    <w:rsid w:val="004F06FC"/>
    <w:rsid w:val="004F2FBF"/>
    <w:rsid w:val="004F5D58"/>
    <w:rsid w:val="004F5E6A"/>
    <w:rsid w:val="004F60FC"/>
    <w:rsid w:val="004F78DC"/>
    <w:rsid w:val="0050106D"/>
    <w:rsid w:val="00502C36"/>
    <w:rsid w:val="005045CB"/>
    <w:rsid w:val="0050621C"/>
    <w:rsid w:val="005064CC"/>
    <w:rsid w:val="005064E1"/>
    <w:rsid w:val="005120F8"/>
    <w:rsid w:val="00514054"/>
    <w:rsid w:val="00515CA9"/>
    <w:rsid w:val="00515F45"/>
    <w:rsid w:val="00516E30"/>
    <w:rsid w:val="005174E1"/>
    <w:rsid w:val="005179AD"/>
    <w:rsid w:val="00520351"/>
    <w:rsid w:val="00521299"/>
    <w:rsid w:val="005226A4"/>
    <w:rsid w:val="0052297A"/>
    <w:rsid w:val="00522A25"/>
    <w:rsid w:val="005257D9"/>
    <w:rsid w:val="005269A0"/>
    <w:rsid w:val="00530E48"/>
    <w:rsid w:val="00531C04"/>
    <w:rsid w:val="00534FA6"/>
    <w:rsid w:val="00535A52"/>
    <w:rsid w:val="00541102"/>
    <w:rsid w:val="00541671"/>
    <w:rsid w:val="005515A8"/>
    <w:rsid w:val="005520A8"/>
    <w:rsid w:val="00552B48"/>
    <w:rsid w:val="00552B68"/>
    <w:rsid w:val="00552F4D"/>
    <w:rsid w:val="005538C5"/>
    <w:rsid w:val="0055525B"/>
    <w:rsid w:val="0055615D"/>
    <w:rsid w:val="0055639C"/>
    <w:rsid w:val="00556FB7"/>
    <w:rsid w:val="005579A8"/>
    <w:rsid w:val="00565383"/>
    <w:rsid w:val="00565CBC"/>
    <w:rsid w:val="005678E6"/>
    <w:rsid w:val="00572647"/>
    <w:rsid w:val="00572B31"/>
    <w:rsid w:val="005763F3"/>
    <w:rsid w:val="00576859"/>
    <w:rsid w:val="00582361"/>
    <w:rsid w:val="00584F70"/>
    <w:rsid w:val="00586213"/>
    <w:rsid w:val="0058647A"/>
    <w:rsid w:val="005907F4"/>
    <w:rsid w:val="00591D5D"/>
    <w:rsid w:val="00592D22"/>
    <w:rsid w:val="0059438D"/>
    <w:rsid w:val="00595370"/>
    <w:rsid w:val="00596120"/>
    <w:rsid w:val="00596F77"/>
    <w:rsid w:val="00597E5C"/>
    <w:rsid w:val="005A0F93"/>
    <w:rsid w:val="005A141E"/>
    <w:rsid w:val="005A303C"/>
    <w:rsid w:val="005A3751"/>
    <w:rsid w:val="005A38E1"/>
    <w:rsid w:val="005A4E09"/>
    <w:rsid w:val="005A584A"/>
    <w:rsid w:val="005B054C"/>
    <w:rsid w:val="005B19D6"/>
    <w:rsid w:val="005B2746"/>
    <w:rsid w:val="005B2DF6"/>
    <w:rsid w:val="005B43AB"/>
    <w:rsid w:val="005B459E"/>
    <w:rsid w:val="005B64E4"/>
    <w:rsid w:val="005C0BC8"/>
    <w:rsid w:val="005C0E03"/>
    <w:rsid w:val="005C0EA6"/>
    <w:rsid w:val="005C27E8"/>
    <w:rsid w:val="005C36D2"/>
    <w:rsid w:val="005C5654"/>
    <w:rsid w:val="005D0E08"/>
    <w:rsid w:val="005D2004"/>
    <w:rsid w:val="005D583E"/>
    <w:rsid w:val="005D74CC"/>
    <w:rsid w:val="005E0686"/>
    <w:rsid w:val="005E1F82"/>
    <w:rsid w:val="005E22CE"/>
    <w:rsid w:val="005E5120"/>
    <w:rsid w:val="005E56CC"/>
    <w:rsid w:val="005F1689"/>
    <w:rsid w:val="005F189B"/>
    <w:rsid w:val="005F3B21"/>
    <w:rsid w:val="005F682A"/>
    <w:rsid w:val="005F7073"/>
    <w:rsid w:val="005F78CF"/>
    <w:rsid w:val="00600954"/>
    <w:rsid w:val="0060113F"/>
    <w:rsid w:val="00601A7C"/>
    <w:rsid w:val="00602534"/>
    <w:rsid w:val="00602F48"/>
    <w:rsid w:val="00605F58"/>
    <w:rsid w:val="006060C3"/>
    <w:rsid w:val="00607F92"/>
    <w:rsid w:val="00610789"/>
    <w:rsid w:val="0061090C"/>
    <w:rsid w:val="00610D17"/>
    <w:rsid w:val="00612AFA"/>
    <w:rsid w:val="006137D3"/>
    <w:rsid w:val="0061799D"/>
    <w:rsid w:val="00621302"/>
    <w:rsid w:val="00621929"/>
    <w:rsid w:val="0062385F"/>
    <w:rsid w:val="006328A4"/>
    <w:rsid w:val="00634A26"/>
    <w:rsid w:val="00637CC0"/>
    <w:rsid w:val="00637EB6"/>
    <w:rsid w:val="00641029"/>
    <w:rsid w:val="0064154E"/>
    <w:rsid w:val="00641DE4"/>
    <w:rsid w:val="00644026"/>
    <w:rsid w:val="006448C9"/>
    <w:rsid w:val="00647680"/>
    <w:rsid w:val="00650032"/>
    <w:rsid w:val="00650C81"/>
    <w:rsid w:val="00651887"/>
    <w:rsid w:val="00651B87"/>
    <w:rsid w:val="00653A13"/>
    <w:rsid w:val="00654592"/>
    <w:rsid w:val="00654E2B"/>
    <w:rsid w:val="0065539F"/>
    <w:rsid w:val="00655C94"/>
    <w:rsid w:val="00657027"/>
    <w:rsid w:val="00666613"/>
    <w:rsid w:val="006678E1"/>
    <w:rsid w:val="006702AF"/>
    <w:rsid w:val="006814E5"/>
    <w:rsid w:val="00681EAA"/>
    <w:rsid w:val="00681F15"/>
    <w:rsid w:val="00683A2A"/>
    <w:rsid w:val="00684EDC"/>
    <w:rsid w:val="0068520C"/>
    <w:rsid w:val="00685CC9"/>
    <w:rsid w:val="00686F47"/>
    <w:rsid w:val="00691DC4"/>
    <w:rsid w:val="00692321"/>
    <w:rsid w:val="00692E04"/>
    <w:rsid w:val="00693606"/>
    <w:rsid w:val="006945A1"/>
    <w:rsid w:val="006951F1"/>
    <w:rsid w:val="00696223"/>
    <w:rsid w:val="00696FE6"/>
    <w:rsid w:val="006A6782"/>
    <w:rsid w:val="006A756E"/>
    <w:rsid w:val="006B1939"/>
    <w:rsid w:val="006B6E47"/>
    <w:rsid w:val="006B7E2A"/>
    <w:rsid w:val="006C19B2"/>
    <w:rsid w:val="006C351F"/>
    <w:rsid w:val="006C3CC1"/>
    <w:rsid w:val="006C4CD0"/>
    <w:rsid w:val="006C5CDD"/>
    <w:rsid w:val="006C5DB9"/>
    <w:rsid w:val="006D0ECA"/>
    <w:rsid w:val="006D1659"/>
    <w:rsid w:val="006D1C40"/>
    <w:rsid w:val="006D2494"/>
    <w:rsid w:val="006D3A78"/>
    <w:rsid w:val="006D6473"/>
    <w:rsid w:val="006E040D"/>
    <w:rsid w:val="006E079A"/>
    <w:rsid w:val="006E12A9"/>
    <w:rsid w:val="006E1FB5"/>
    <w:rsid w:val="006E2E2F"/>
    <w:rsid w:val="006E2E77"/>
    <w:rsid w:val="006E363B"/>
    <w:rsid w:val="006F221F"/>
    <w:rsid w:val="006F2648"/>
    <w:rsid w:val="006F34F2"/>
    <w:rsid w:val="006F4C23"/>
    <w:rsid w:val="006F78F1"/>
    <w:rsid w:val="00700E98"/>
    <w:rsid w:val="00701E55"/>
    <w:rsid w:val="00703479"/>
    <w:rsid w:val="00703C4F"/>
    <w:rsid w:val="00704AB5"/>
    <w:rsid w:val="0070522F"/>
    <w:rsid w:val="007055D4"/>
    <w:rsid w:val="007059EE"/>
    <w:rsid w:val="00706D3A"/>
    <w:rsid w:val="00710858"/>
    <w:rsid w:val="00713D0B"/>
    <w:rsid w:val="007233F3"/>
    <w:rsid w:val="0072350C"/>
    <w:rsid w:val="00731BDD"/>
    <w:rsid w:val="007329F3"/>
    <w:rsid w:val="0073330B"/>
    <w:rsid w:val="007341D6"/>
    <w:rsid w:val="0073493A"/>
    <w:rsid w:val="00736C39"/>
    <w:rsid w:val="0074012E"/>
    <w:rsid w:val="007408D3"/>
    <w:rsid w:val="00741993"/>
    <w:rsid w:val="00742FFF"/>
    <w:rsid w:val="00743799"/>
    <w:rsid w:val="00745264"/>
    <w:rsid w:val="00745928"/>
    <w:rsid w:val="00746388"/>
    <w:rsid w:val="00750072"/>
    <w:rsid w:val="007517F1"/>
    <w:rsid w:val="00751B3B"/>
    <w:rsid w:val="007558A1"/>
    <w:rsid w:val="007567B2"/>
    <w:rsid w:val="0075745D"/>
    <w:rsid w:val="00760511"/>
    <w:rsid w:val="00761828"/>
    <w:rsid w:val="00763EBD"/>
    <w:rsid w:val="007658C9"/>
    <w:rsid w:val="00767068"/>
    <w:rsid w:val="0076734E"/>
    <w:rsid w:val="00770DD2"/>
    <w:rsid w:val="00773183"/>
    <w:rsid w:val="00773621"/>
    <w:rsid w:val="00775907"/>
    <w:rsid w:val="00776B8B"/>
    <w:rsid w:val="007830E6"/>
    <w:rsid w:val="0078312E"/>
    <w:rsid w:val="00784C23"/>
    <w:rsid w:val="00785A9A"/>
    <w:rsid w:val="0079116E"/>
    <w:rsid w:val="00792A89"/>
    <w:rsid w:val="00793854"/>
    <w:rsid w:val="00793B93"/>
    <w:rsid w:val="00796559"/>
    <w:rsid w:val="00797B14"/>
    <w:rsid w:val="007A175C"/>
    <w:rsid w:val="007A3238"/>
    <w:rsid w:val="007A355C"/>
    <w:rsid w:val="007A4F48"/>
    <w:rsid w:val="007A5D02"/>
    <w:rsid w:val="007A6AA7"/>
    <w:rsid w:val="007B0690"/>
    <w:rsid w:val="007B1235"/>
    <w:rsid w:val="007B6456"/>
    <w:rsid w:val="007B74EF"/>
    <w:rsid w:val="007C1A22"/>
    <w:rsid w:val="007C2185"/>
    <w:rsid w:val="007C2788"/>
    <w:rsid w:val="007C2B6A"/>
    <w:rsid w:val="007C6136"/>
    <w:rsid w:val="007C679C"/>
    <w:rsid w:val="007D0FFD"/>
    <w:rsid w:val="007D12EC"/>
    <w:rsid w:val="007D19BD"/>
    <w:rsid w:val="007D1F37"/>
    <w:rsid w:val="007D3540"/>
    <w:rsid w:val="007D653D"/>
    <w:rsid w:val="007D7F58"/>
    <w:rsid w:val="007E163B"/>
    <w:rsid w:val="007E4A44"/>
    <w:rsid w:val="007E736F"/>
    <w:rsid w:val="007E78CA"/>
    <w:rsid w:val="007F1DFE"/>
    <w:rsid w:val="007F3978"/>
    <w:rsid w:val="007F3B2E"/>
    <w:rsid w:val="007F3FE7"/>
    <w:rsid w:val="007F447E"/>
    <w:rsid w:val="007F4C16"/>
    <w:rsid w:val="00804B68"/>
    <w:rsid w:val="00806BEC"/>
    <w:rsid w:val="0080700C"/>
    <w:rsid w:val="00811E4B"/>
    <w:rsid w:val="008150F7"/>
    <w:rsid w:val="008169ED"/>
    <w:rsid w:val="0081733B"/>
    <w:rsid w:val="00820A51"/>
    <w:rsid w:val="008218A4"/>
    <w:rsid w:val="00821EF5"/>
    <w:rsid w:val="008238BE"/>
    <w:rsid w:val="00823A6D"/>
    <w:rsid w:val="00826AB6"/>
    <w:rsid w:val="0082754D"/>
    <w:rsid w:val="00827C89"/>
    <w:rsid w:val="008303ED"/>
    <w:rsid w:val="00831962"/>
    <w:rsid w:val="0083279C"/>
    <w:rsid w:val="00835B45"/>
    <w:rsid w:val="00836940"/>
    <w:rsid w:val="00837985"/>
    <w:rsid w:val="008411C0"/>
    <w:rsid w:val="00841291"/>
    <w:rsid w:val="008421B4"/>
    <w:rsid w:val="008426F2"/>
    <w:rsid w:val="0084506C"/>
    <w:rsid w:val="00850BA0"/>
    <w:rsid w:val="00853C22"/>
    <w:rsid w:val="00855895"/>
    <w:rsid w:val="00855ACE"/>
    <w:rsid w:val="00855D2E"/>
    <w:rsid w:val="00856870"/>
    <w:rsid w:val="00856B17"/>
    <w:rsid w:val="00856D27"/>
    <w:rsid w:val="00856F7D"/>
    <w:rsid w:val="008614BC"/>
    <w:rsid w:val="00862B9A"/>
    <w:rsid w:val="0086389F"/>
    <w:rsid w:val="00865595"/>
    <w:rsid w:val="00865B36"/>
    <w:rsid w:val="0086770A"/>
    <w:rsid w:val="00870110"/>
    <w:rsid w:val="00871368"/>
    <w:rsid w:val="00871F8F"/>
    <w:rsid w:val="00872A2A"/>
    <w:rsid w:val="008753D8"/>
    <w:rsid w:val="00875E05"/>
    <w:rsid w:val="0087602D"/>
    <w:rsid w:val="0087789F"/>
    <w:rsid w:val="0088115F"/>
    <w:rsid w:val="00881596"/>
    <w:rsid w:val="00881C13"/>
    <w:rsid w:val="00882304"/>
    <w:rsid w:val="0088384C"/>
    <w:rsid w:val="00883CF5"/>
    <w:rsid w:val="0088429D"/>
    <w:rsid w:val="0088567A"/>
    <w:rsid w:val="00886BBF"/>
    <w:rsid w:val="00887F28"/>
    <w:rsid w:val="00890CE7"/>
    <w:rsid w:val="008960A4"/>
    <w:rsid w:val="00896929"/>
    <w:rsid w:val="008A0186"/>
    <w:rsid w:val="008A0AE3"/>
    <w:rsid w:val="008A10C0"/>
    <w:rsid w:val="008A1D62"/>
    <w:rsid w:val="008A235B"/>
    <w:rsid w:val="008A2840"/>
    <w:rsid w:val="008A392C"/>
    <w:rsid w:val="008A454D"/>
    <w:rsid w:val="008A4BEF"/>
    <w:rsid w:val="008A5883"/>
    <w:rsid w:val="008A6907"/>
    <w:rsid w:val="008A7EB4"/>
    <w:rsid w:val="008B04E8"/>
    <w:rsid w:val="008B1387"/>
    <w:rsid w:val="008B241C"/>
    <w:rsid w:val="008B3316"/>
    <w:rsid w:val="008B361B"/>
    <w:rsid w:val="008B55F5"/>
    <w:rsid w:val="008C0547"/>
    <w:rsid w:val="008C0871"/>
    <w:rsid w:val="008C1C35"/>
    <w:rsid w:val="008C3B10"/>
    <w:rsid w:val="008C6772"/>
    <w:rsid w:val="008C7415"/>
    <w:rsid w:val="008D0F62"/>
    <w:rsid w:val="008D37AA"/>
    <w:rsid w:val="008D37AF"/>
    <w:rsid w:val="008D4466"/>
    <w:rsid w:val="008D7D9C"/>
    <w:rsid w:val="008E0DDD"/>
    <w:rsid w:val="008E1318"/>
    <w:rsid w:val="008E1AB0"/>
    <w:rsid w:val="008E215B"/>
    <w:rsid w:val="008E2BB7"/>
    <w:rsid w:val="008E3F64"/>
    <w:rsid w:val="008E4363"/>
    <w:rsid w:val="008E461F"/>
    <w:rsid w:val="008E622C"/>
    <w:rsid w:val="008E6503"/>
    <w:rsid w:val="008E6C1E"/>
    <w:rsid w:val="008F2BE7"/>
    <w:rsid w:val="008F394D"/>
    <w:rsid w:val="008F4B01"/>
    <w:rsid w:val="008F5E10"/>
    <w:rsid w:val="008F64FB"/>
    <w:rsid w:val="008F7D99"/>
    <w:rsid w:val="00900CC3"/>
    <w:rsid w:val="009021DC"/>
    <w:rsid w:val="00903C37"/>
    <w:rsid w:val="009073F9"/>
    <w:rsid w:val="009101A5"/>
    <w:rsid w:val="00911C7D"/>
    <w:rsid w:val="00913F38"/>
    <w:rsid w:val="00914D6D"/>
    <w:rsid w:val="00916B17"/>
    <w:rsid w:val="00916FCC"/>
    <w:rsid w:val="00922070"/>
    <w:rsid w:val="00922FBB"/>
    <w:rsid w:val="00923770"/>
    <w:rsid w:val="00923BE0"/>
    <w:rsid w:val="009261AA"/>
    <w:rsid w:val="00926A69"/>
    <w:rsid w:val="00926CA4"/>
    <w:rsid w:val="009270AD"/>
    <w:rsid w:val="009301BD"/>
    <w:rsid w:val="009302E5"/>
    <w:rsid w:val="009305DC"/>
    <w:rsid w:val="00930C0F"/>
    <w:rsid w:val="00933189"/>
    <w:rsid w:val="0093440A"/>
    <w:rsid w:val="009347EA"/>
    <w:rsid w:val="00934C64"/>
    <w:rsid w:val="0093579A"/>
    <w:rsid w:val="00935F10"/>
    <w:rsid w:val="009367F7"/>
    <w:rsid w:val="00940609"/>
    <w:rsid w:val="00952C05"/>
    <w:rsid w:val="00952C57"/>
    <w:rsid w:val="0095434D"/>
    <w:rsid w:val="00957137"/>
    <w:rsid w:val="00957262"/>
    <w:rsid w:val="00960195"/>
    <w:rsid w:val="0096151B"/>
    <w:rsid w:val="009618CF"/>
    <w:rsid w:val="0096299B"/>
    <w:rsid w:val="00964BF5"/>
    <w:rsid w:val="009656CC"/>
    <w:rsid w:val="00970171"/>
    <w:rsid w:val="0097138C"/>
    <w:rsid w:val="00974EE7"/>
    <w:rsid w:val="009756B2"/>
    <w:rsid w:val="00981117"/>
    <w:rsid w:val="0098202A"/>
    <w:rsid w:val="00983106"/>
    <w:rsid w:val="009908EC"/>
    <w:rsid w:val="009921E3"/>
    <w:rsid w:val="0099304F"/>
    <w:rsid w:val="00993411"/>
    <w:rsid w:val="0099406E"/>
    <w:rsid w:val="00997479"/>
    <w:rsid w:val="009A1A35"/>
    <w:rsid w:val="009A2C18"/>
    <w:rsid w:val="009A333B"/>
    <w:rsid w:val="009A439B"/>
    <w:rsid w:val="009B076C"/>
    <w:rsid w:val="009B17AF"/>
    <w:rsid w:val="009B18C4"/>
    <w:rsid w:val="009B349A"/>
    <w:rsid w:val="009B52BB"/>
    <w:rsid w:val="009B54A4"/>
    <w:rsid w:val="009B65E6"/>
    <w:rsid w:val="009B7667"/>
    <w:rsid w:val="009B7CC3"/>
    <w:rsid w:val="009B7D20"/>
    <w:rsid w:val="009C1CDB"/>
    <w:rsid w:val="009C2299"/>
    <w:rsid w:val="009C3D9E"/>
    <w:rsid w:val="009C4E2E"/>
    <w:rsid w:val="009C6CF5"/>
    <w:rsid w:val="009D0358"/>
    <w:rsid w:val="009D095C"/>
    <w:rsid w:val="009D09DC"/>
    <w:rsid w:val="009D22FC"/>
    <w:rsid w:val="009D243B"/>
    <w:rsid w:val="009D2669"/>
    <w:rsid w:val="009D2DFD"/>
    <w:rsid w:val="009D60CE"/>
    <w:rsid w:val="009D670F"/>
    <w:rsid w:val="009D6D61"/>
    <w:rsid w:val="009D76D2"/>
    <w:rsid w:val="009E42E4"/>
    <w:rsid w:val="009F119A"/>
    <w:rsid w:val="009F2F46"/>
    <w:rsid w:val="009F4F84"/>
    <w:rsid w:val="009F6683"/>
    <w:rsid w:val="009F6D70"/>
    <w:rsid w:val="009F78DA"/>
    <w:rsid w:val="009F7D5E"/>
    <w:rsid w:val="00A02326"/>
    <w:rsid w:val="00A02A6C"/>
    <w:rsid w:val="00A041DB"/>
    <w:rsid w:val="00A044C9"/>
    <w:rsid w:val="00A050BA"/>
    <w:rsid w:val="00A05430"/>
    <w:rsid w:val="00A05EAB"/>
    <w:rsid w:val="00A0630D"/>
    <w:rsid w:val="00A06C2C"/>
    <w:rsid w:val="00A06FF5"/>
    <w:rsid w:val="00A0744D"/>
    <w:rsid w:val="00A07D54"/>
    <w:rsid w:val="00A132B0"/>
    <w:rsid w:val="00A132C3"/>
    <w:rsid w:val="00A14E6F"/>
    <w:rsid w:val="00A15241"/>
    <w:rsid w:val="00A17D12"/>
    <w:rsid w:val="00A2003F"/>
    <w:rsid w:val="00A21A7F"/>
    <w:rsid w:val="00A236B7"/>
    <w:rsid w:val="00A24E74"/>
    <w:rsid w:val="00A27A73"/>
    <w:rsid w:val="00A31354"/>
    <w:rsid w:val="00A32788"/>
    <w:rsid w:val="00A33902"/>
    <w:rsid w:val="00A35210"/>
    <w:rsid w:val="00A4365C"/>
    <w:rsid w:val="00A454F8"/>
    <w:rsid w:val="00A472C5"/>
    <w:rsid w:val="00A4793B"/>
    <w:rsid w:val="00A55117"/>
    <w:rsid w:val="00A553B8"/>
    <w:rsid w:val="00A56DD6"/>
    <w:rsid w:val="00A57FE7"/>
    <w:rsid w:val="00A61F5C"/>
    <w:rsid w:val="00A62990"/>
    <w:rsid w:val="00A636CE"/>
    <w:rsid w:val="00A6439D"/>
    <w:rsid w:val="00A66494"/>
    <w:rsid w:val="00A6674C"/>
    <w:rsid w:val="00A66A67"/>
    <w:rsid w:val="00A67655"/>
    <w:rsid w:val="00A70856"/>
    <w:rsid w:val="00A74C28"/>
    <w:rsid w:val="00A82EA7"/>
    <w:rsid w:val="00A8561F"/>
    <w:rsid w:val="00A86CC0"/>
    <w:rsid w:val="00A907FE"/>
    <w:rsid w:val="00A90CCE"/>
    <w:rsid w:val="00A91DB7"/>
    <w:rsid w:val="00A927D2"/>
    <w:rsid w:val="00A92AB3"/>
    <w:rsid w:val="00A92E59"/>
    <w:rsid w:val="00A93A79"/>
    <w:rsid w:val="00A93B0D"/>
    <w:rsid w:val="00A941CE"/>
    <w:rsid w:val="00A96DC0"/>
    <w:rsid w:val="00AA20ED"/>
    <w:rsid w:val="00AA319A"/>
    <w:rsid w:val="00AA6D2F"/>
    <w:rsid w:val="00AB10CA"/>
    <w:rsid w:val="00AB110D"/>
    <w:rsid w:val="00AC085E"/>
    <w:rsid w:val="00AC1C98"/>
    <w:rsid w:val="00AC21B0"/>
    <w:rsid w:val="00AC3AEE"/>
    <w:rsid w:val="00AC52FC"/>
    <w:rsid w:val="00AC5552"/>
    <w:rsid w:val="00AC781B"/>
    <w:rsid w:val="00AD1AC2"/>
    <w:rsid w:val="00AD2301"/>
    <w:rsid w:val="00AD2817"/>
    <w:rsid w:val="00AD2ACE"/>
    <w:rsid w:val="00AD2CBA"/>
    <w:rsid w:val="00AD5BA7"/>
    <w:rsid w:val="00AD66AB"/>
    <w:rsid w:val="00AD6DE3"/>
    <w:rsid w:val="00AE58F6"/>
    <w:rsid w:val="00AE6850"/>
    <w:rsid w:val="00AE7466"/>
    <w:rsid w:val="00AE7936"/>
    <w:rsid w:val="00AF2157"/>
    <w:rsid w:val="00AF40BF"/>
    <w:rsid w:val="00AF47FE"/>
    <w:rsid w:val="00AF514E"/>
    <w:rsid w:val="00AF5C7B"/>
    <w:rsid w:val="00B012F1"/>
    <w:rsid w:val="00B0281A"/>
    <w:rsid w:val="00B044D9"/>
    <w:rsid w:val="00B05829"/>
    <w:rsid w:val="00B0626B"/>
    <w:rsid w:val="00B06F35"/>
    <w:rsid w:val="00B10E45"/>
    <w:rsid w:val="00B118B5"/>
    <w:rsid w:val="00B13AE7"/>
    <w:rsid w:val="00B1433C"/>
    <w:rsid w:val="00B1545B"/>
    <w:rsid w:val="00B15DC0"/>
    <w:rsid w:val="00B16AD0"/>
    <w:rsid w:val="00B16EBF"/>
    <w:rsid w:val="00B229C1"/>
    <w:rsid w:val="00B242B3"/>
    <w:rsid w:val="00B26F94"/>
    <w:rsid w:val="00B27C89"/>
    <w:rsid w:val="00B27D04"/>
    <w:rsid w:val="00B3427B"/>
    <w:rsid w:val="00B361E8"/>
    <w:rsid w:val="00B4088C"/>
    <w:rsid w:val="00B40903"/>
    <w:rsid w:val="00B43B33"/>
    <w:rsid w:val="00B44007"/>
    <w:rsid w:val="00B44102"/>
    <w:rsid w:val="00B452EF"/>
    <w:rsid w:val="00B477BD"/>
    <w:rsid w:val="00B507EC"/>
    <w:rsid w:val="00B50E5C"/>
    <w:rsid w:val="00B51343"/>
    <w:rsid w:val="00B54D14"/>
    <w:rsid w:val="00B5644D"/>
    <w:rsid w:val="00B56924"/>
    <w:rsid w:val="00B56C41"/>
    <w:rsid w:val="00B57283"/>
    <w:rsid w:val="00B576AA"/>
    <w:rsid w:val="00B633EF"/>
    <w:rsid w:val="00B63E31"/>
    <w:rsid w:val="00B64258"/>
    <w:rsid w:val="00B656A1"/>
    <w:rsid w:val="00B66448"/>
    <w:rsid w:val="00B668AF"/>
    <w:rsid w:val="00B67774"/>
    <w:rsid w:val="00B70BB9"/>
    <w:rsid w:val="00B726E1"/>
    <w:rsid w:val="00B75283"/>
    <w:rsid w:val="00B77248"/>
    <w:rsid w:val="00B802B9"/>
    <w:rsid w:val="00B808C0"/>
    <w:rsid w:val="00B81408"/>
    <w:rsid w:val="00B8375B"/>
    <w:rsid w:val="00B83CD1"/>
    <w:rsid w:val="00B847E3"/>
    <w:rsid w:val="00B85EC0"/>
    <w:rsid w:val="00B87F74"/>
    <w:rsid w:val="00B90789"/>
    <w:rsid w:val="00B95C01"/>
    <w:rsid w:val="00B961BA"/>
    <w:rsid w:val="00B9631D"/>
    <w:rsid w:val="00B96641"/>
    <w:rsid w:val="00B97A24"/>
    <w:rsid w:val="00BA0B87"/>
    <w:rsid w:val="00BA1AB2"/>
    <w:rsid w:val="00BA58A0"/>
    <w:rsid w:val="00BB0CFB"/>
    <w:rsid w:val="00BB16B0"/>
    <w:rsid w:val="00BB2067"/>
    <w:rsid w:val="00BB59E5"/>
    <w:rsid w:val="00BB5E60"/>
    <w:rsid w:val="00BB77D8"/>
    <w:rsid w:val="00BC1F60"/>
    <w:rsid w:val="00BC2EE8"/>
    <w:rsid w:val="00BC3CDA"/>
    <w:rsid w:val="00BC3FEA"/>
    <w:rsid w:val="00BC562F"/>
    <w:rsid w:val="00BC7160"/>
    <w:rsid w:val="00BC72E3"/>
    <w:rsid w:val="00BC7A01"/>
    <w:rsid w:val="00BD0C05"/>
    <w:rsid w:val="00BD1178"/>
    <w:rsid w:val="00BD19A9"/>
    <w:rsid w:val="00BD2BDB"/>
    <w:rsid w:val="00BD2FBC"/>
    <w:rsid w:val="00BD6F40"/>
    <w:rsid w:val="00BE249F"/>
    <w:rsid w:val="00BE37A1"/>
    <w:rsid w:val="00BE6006"/>
    <w:rsid w:val="00BE7D31"/>
    <w:rsid w:val="00BF0CDD"/>
    <w:rsid w:val="00BF2EF3"/>
    <w:rsid w:val="00BF3D30"/>
    <w:rsid w:val="00BF4DEE"/>
    <w:rsid w:val="00BF5756"/>
    <w:rsid w:val="00BF68FD"/>
    <w:rsid w:val="00BF7219"/>
    <w:rsid w:val="00C006F8"/>
    <w:rsid w:val="00C01147"/>
    <w:rsid w:val="00C04FDB"/>
    <w:rsid w:val="00C078CE"/>
    <w:rsid w:val="00C10D99"/>
    <w:rsid w:val="00C12F6C"/>
    <w:rsid w:val="00C138EE"/>
    <w:rsid w:val="00C13A36"/>
    <w:rsid w:val="00C145B1"/>
    <w:rsid w:val="00C14DF0"/>
    <w:rsid w:val="00C15DB7"/>
    <w:rsid w:val="00C176B9"/>
    <w:rsid w:val="00C22578"/>
    <w:rsid w:val="00C23257"/>
    <w:rsid w:val="00C25994"/>
    <w:rsid w:val="00C2603E"/>
    <w:rsid w:val="00C3076D"/>
    <w:rsid w:val="00C30A06"/>
    <w:rsid w:val="00C30B75"/>
    <w:rsid w:val="00C31ADB"/>
    <w:rsid w:val="00C3246D"/>
    <w:rsid w:val="00C326D9"/>
    <w:rsid w:val="00C32CAD"/>
    <w:rsid w:val="00C3355F"/>
    <w:rsid w:val="00C343AA"/>
    <w:rsid w:val="00C35FC7"/>
    <w:rsid w:val="00C36195"/>
    <w:rsid w:val="00C40255"/>
    <w:rsid w:val="00C40BD6"/>
    <w:rsid w:val="00C41F59"/>
    <w:rsid w:val="00C438C7"/>
    <w:rsid w:val="00C43DC5"/>
    <w:rsid w:val="00C44750"/>
    <w:rsid w:val="00C4485B"/>
    <w:rsid w:val="00C45B94"/>
    <w:rsid w:val="00C45E2A"/>
    <w:rsid w:val="00C4652F"/>
    <w:rsid w:val="00C51CE7"/>
    <w:rsid w:val="00C5258A"/>
    <w:rsid w:val="00C52A0D"/>
    <w:rsid w:val="00C54FDF"/>
    <w:rsid w:val="00C552F1"/>
    <w:rsid w:val="00C639F2"/>
    <w:rsid w:val="00C63B5D"/>
    <w:rsid w:val="00C66CED"/>
    <w:rsid w:val="00C67600"/>
    <w:rsid w:val="00C67CE8"/>
    <w:rsid w:val="00C67EAC"/>
    <w:rsid w:val="00C70344"/>
    <w:rsid w:val="00C71783"/>
    <w:rsid w:val="00C745DD"/>
    <w:rsid w:val="00C74FEC"/>
    <w:rsid w:val="00C75179"/>
    <w:rsid w:val="00C7623D"/>
    <w:rsid w:val="00C76B0B"/>
    <w:rsid w:val="00C76BAE"/>
    <w:rsid w:val="00C80C05"/>
    <w:rsid w:val="00C80C26"/>
    <w:rsid w:val="00C863B9"/>
    <w:rsid w:val="00C868EF"/>
    <w:rsid w:val="00C90383"/>
    <w:rsid w:val="00C922F6"/>
    <w:rsid w:val="00C92E54"/>
    <w:rsid w:val="00C92E7B"/>
    <w:rsid w:val="00C93187"/>
    <w:rsid w:val="00C93C25"/>
    <w:rsid w:val="00C9416D"/>
    <w:rsid w:val="00C96032"/>
    <w:rsid w:val="00C968C8"/>
    <w:rsid w:val="00CA001E"/>
    <w:rsid w:val="00CA2CD7"/>
    <w:rsid w:val="00CA30B7"/>
    <w:rsid w:val="00CA4F45"/>
    <w:rsid w:val="00CA599B"/>
    <w:rsid w:val="00CA6668"/>
    <w:rsid w:val="00CA6AEC"/>
    <w:rsid w:val="00CA7D02"/>
    <w:rsid w:val="00CB023E"/>
    <w:rsid w:val="00CB2710"/>
    <w:rsid w:val="00CB38D1"/>
    <w:rsid w:val="00CB46AF"/>
    <w:rsid w:val="00CB7225"/>
    <w:rsid w:val="00CB778E"/>
    <w:rsid w:val="00CB7CC7"/>
    <w:rsid w:val="00CC2871"/>
    <w:rsid w:val="00CC381C"/>
    <w:rsid w:val="00CC3B4B"/>
    <w:rsid w:val="00CC43BD"/>
    <w:rsid w:val="00CC5BCF"/>
    <w:rsid w:val="00CC5E6B"/>
    <w:rsid w:val="00CD11EA"/>
    <w:rsid w:val="00CD279D"/>
    <w:rsid w:val="00CD2835"/>
    <w:rsid w:val="00CD2B62"/>
    <w:rsid w:val="00CD5052"/>
    <w:rsid w:val="00CD6F70"/>
    <w:rsid w:val="00CD79D4"/>
    <w:rsid w:val="00CE2BD3"/>
    <w:rsid w:val="00CE7C06"/>
    <w:rsid w:val="00CF0474"/>
    <w:rsid w:val="00CF2733"/>
    <w:rsid w:val="00CF2B00"/>
    <w:rsid w:val="00CF4740"/>
    <w:rsid w:val="00D00E3D"/>
    <w:rsid w:val="00D02981"/>
    <w:rsid w:val="00D03F55"/>
    <w:rsid w:val="00D04D16"/>
    <w:rsid w:val="00D070AA"/>
    <w:rsid w:val="00D0725B"/>
    <w:rsid w:val="00D07373"/>
    <w:rsid w:val="00D101DF"/>
    <w:rsid w:val="00D13887"/>
    <w:rsid w:val="00D14455"/>
    <w:rsid w:val="00D171D9"/>
    <w:rsid w:val="00D17883"/>
    <w:rsid w:val="00D23D91"/>
    <w:rsid w:val="00D2439F"/>
    <w:rsid w:val="00D25BCF"/>
    <w:rsid w:val="00D262F0"/>
    <w:rsid w:val="00D31639"/>
    <w:rsid w:val="00D32769"/>
    <w:rsid w:val="00D32A27"/>
    <w:rsid w:val="00D349C9"/>
    <w:rsid w:val="00D356AA"/>
    <w:rsid w:val="00D35C40"/>
    <w:rsid w:val="00D3629E"/>
    <w:rsid w:val="00D37337"/>
    <w:rsid w:val="00D4040D"/>
    <w:rsid w:val="00D409A3"/>
    <w:rsid w:val="00D40D56"/>
    <w:rsid w:val="00D40EAE"/>
    <w:rsid w:val="00D421F1"/>
    <w:rsid w:val="00D42CE8"/>
    <w:rsid w:val="00D4308A"/>
    <w:rsid w:val="00D44DC2"/>
    <w:rsid w:val="00D45AA7"/>
    <w:rsid w:val="00D462F9"/>
    <w:rsid w:val="00D50D70"/>
    <w:rsid w:val="00D511E7"/>
    <w:rsid w:val="00D545FD"/>
    <w:rsid w:val="00D54B7C"/>
    <w:rsid w:val="00D5634E"/>
    <w:rsid w:val="00D56C15"/>
    <w:rsid w:val="00D57452"/>
    <w:rsid w:val="00D61862"/>
    <w:rsid w:val="00D61B5C"/>
    <w:rsid w:val="00D622BA"/>
    <w:rsid w:val="00D64392"/>
    <w:rsid w:val="00D65941"/>
    <w:rsid w:val="00D66B97"/>
    <w:rsid w:val="00D7021A"/>
    <w:rsid w:val="00D7212B"/>
    <w:rsid w:val="00D75A24"/>
    <w:rsid w:val="00D76599"/>
    <w:rsid w:val="00D769B3"/>
    <w:rsid w:val="00D76D11"/>
    <w:rsid w:val="00D76EFD"/>
    <w:rsid w:val="00D80CD6"/>
    <w:rsid w:val="00D80E73"/>
    <w:rsid w:val="00D842D3"/>
    <w:rsid w:val="00D8442C"/>
    <w:rsid w:val="00D84563"/>
    <w:rsid w:val="00D84664"/>
    <w:rsid w:val="00D8523E"/>
    <w:rsid w:val="00D86494"/>
    <w:rsid w:val="00D86646"/>
    <w:rsid w:val="00D87217"/>
    <w:rsid w:val="00D92F93"/>
    <w:rsid w:val="00D93A39"/>
    <w:rsid w:val="00D9578A"/>
    <w:rsid w:val="00D963C4"/>
    <w:rsid w:val="00D9712F"/>
    <w:rsid w:val="00D97BE6"/>
    <w:rsid w:val="00DA05AF"/>
    <w:rsid w:val="00DA0631"/>
    <w:rsid w:val="00DA0834"/>
    <w:rsid w:val="00DA1600"/>
    <w:rsid w:val="00DA1811"/>
    <w:rsid w:val="00DA2A55"/>
    <w:rsid w:val="00DA3BC7"/>
    <w:rsid w:val="00DA54BB"/>
    <w:rsid w:val="00DA5A4F"/>
    <w:rsid w:val="00DA6383"/>
    <w:rsid w:val="00DB23E8"/>
    <w:rsid w:val="00DB3B30"/>
    <w:rsid w:val="00DB5CEC"/>
    <w:rsid w:val="00DB683A"/>
    <w:rsid w:val="00DC12CA"/>
    <w:rsid w:val="00DC63D7"/>
    <w:rsid w:val="00DC702B"/>
    <w:rsid w:val="00DD1E45"/>
    <w:rsid w:val="00DD5143"/>
    <w:rsid w:val="00DE01B1"/>
    <w:rsid w:val="00DE08B7"/>
    <w:rsid w:val="00DE2203"/>
    <w:rsid w:val="00DE6A6A"/>
    <w:rsid w:val="00DE7179"/>
    <w:rsid w:val="00DE7FA5"/>
    <w:rsid w:val="00DF0C1D"/>
    <w:rsid w:val="00DF1647"/>
    <w:rsid w:val="00DF1745"/>
    <w:rsid w:val="00DF1A18"/>
    <w:rsid w:val="00DF3E2C"/>
    <w:rsid w:val="00DF5C60"/>
    <w:rsid w:val="00DF60D1"/>
    <w:rsid w:val="00E008AD"/>
    <w:rsid w:val="00E04AB2"/>
    <w:rsid w:val="00E06CD4"/>
    <w:rsid w:val="00E101B2"/>
    <w:rsid w:val="00E1138F"/>
    <w:rsid w:val="00E1279C"/>
    <w:rsid w:val="00E13229"/>
    <w:rsid w:val="00E1371F"/>
    <w:rsid w:val="00E141F4"/>
    <w:rsid w:val="00E14779"/>
    <w:rsid w:val="00E15372"/>
    <w:rsid w:val="00E158A9"/>
    <w:rsid w:val="00E15C7C"/>
    <w:rsid w:val="00E1722D"/>
    <w:rsid w:val="00E21894"/>
    <w:rsid w:val="00E21D4D"/>
    <w:rsid w:val="00E23BE9"/>
    <w:rsid w:val="00E23C65"/>
    <w:rsid w:val="00E23DEF"/>
    <w:rsid w:val="00E23DF5"/>
    <w:rsid w:val="00E2556D"/>
    <w:rsid w:val="00E2609D"/>
    <w:rsid w:val="00E26A1C"/>
    <w:rsid w:val="00E27A15"/>
    <w:rsid w:val="00E310F9"/>
    <w:rsid w:val="00E33F8F"/>
    <w:rsid w:val="00E34441"/>
    <w:rsid w:val="00E3562C"/>
    <w:rsid w:val="00E37123"/>
    <w:rsid w:val="00E37805"/>
    <w:rsid w:val="00E405BB"/>
    <w:rsid w:val="00E40D98"/>
    <w:rsid w:val="00E448CF"/>
    <w:rsid w:val="00E46926"/>
    <w:rsid w:val="00E46A88"/>
    <w:rsid w:val="00E50B36"/>
    <w:rsid w:val="00E517AD"/>
    <w:rsid w:val="00E5287E"/>
    <w:rsid w:val="00E535F7"/>
    <w:rsid w:val="00E53734"/>
    <w:rsid w:val="00E53DE4"/>
    <w:rsid w:val="00E546FE"/>
    <w:rsid w:val="00E55685"/>
    <w:rsid w:val="00E572CB"/>
    <w:rsid w:val="00E608B1"/>
    <w:rsid w:val="00E60CB9"/>
    <w:rsid w:val="00E62680"/>
    <w:rsid w:val="00E628D1"/>
    <w:rsid w:val="00E6484B"/>
    <w:rsid w:val="00E707BB"/>
    <w:rsid w:val="00E72FE6"/>
    <w:rsid w:val="00E7320E"/>
    <w:rsid w:val="00E76729"/>
    <w:rsid w:val="00E81068"/>
    <w:rsid w:val="00E84D23"/>
    <w:rsid w:val="00E865E3"/>
    <w:rsid w:val="00E87116"/>
    <w:rsid w:val="00E879B3"/>
    <w:rsid w:val="00E90C6D"/>
    <w:rsid w:val="00E91BAF"/>
    <w:rsid w:val="00E91D6B"/>
    <w:rsid w:val="00E93948"/>
    <w:rsid w:val="00E93E43"/>
    <w:rsid w:val="00E94D8C"/>
    <w:rsid w:val="00E94D93"/>
    <w:rsid w:val="00E96884"/>
    <w:rsid w:val="00E9688E"/>
    <w:rsid w:val="00EA0A2A"/>
    <w:rsid w:val="00EA2D5D"/>
    <w:rsid w:val="00EA331D"/>
    <w:rsid w:val="00EA427E"/>
    <w:rsid w:val="00EA59A3"/>
    <w:rsid w:val="00EA6E03"/>
    <w:rsid w:val="00EA7F5D"/>
    <w:rsid w:val="00EB04BF"/>
    <w:rsid w:val="00EB110F"/>
    <w:rsid w:val="00EB1EE7"/>
    <w:rsid w:val="00EB2EDC"/>
    <w:rsid w:val="00EB4375"/>
    <w:rsid w:val="00EB4E4F"/>
    <w:rsid w:val="00EB7447"/>
    <w:rsid w:val="00EB7FBA"/>
    <w:rsid w:val="00EC05A9"/>
    <w:rsid w:val="00EC5098"/>
    <w:rsid w:val="00EC679F"/>
    <w:rsid w:val="00ED242C"/>
    <w:rsid w:val="00ED2B22"/>
    <w:rsid w:val="00ED474E"/>
    <w:rsid w:val="00ED4AA4"/>
    <w:rsid w:val="00EE1A95"/>
    <w:rsid w:val="00EE2B6D"/>
    <w:rsid w:val="00EE3D89"/>
    <w:rsid w:val="00EE3F81"/>
    <w:rsid w:val="00EE4B9B"/>
    <w:rsid w:val="00EE6182"/>
    <w:rsid w:val="00EE6BA9"/>
    <w:rsid w:val="00EF00E2"/>
    <w:rsid w:val="00EF1174"/>
    <w:rsid w:val="00EF1D6C"/>
    <w:rsid w:val="00EF25B4"/>
    <w:rsid w:val="00EF641A"/>
    <w:rsid w:val="00EF6DB5"/>
    <w:rsid w:val="00F03379"/>
    <w:rsid w:val="00F0419F"/>
    <w:rsid w:val="00F055AF"/>
    <w:rsid w:val="00F077F8"/>
    <w:rsid w:val="00F10587"/>
    <w:rsid w:val="00F14673"/>
    <w:rsid w:val="00F147C5"/>
    <w:rsid w:val="00F152BA"/>
    <w:rsid w:val="00F159AF"/>
    <w:rsid w:val="00F16211"/>
    <w:rsid w:val="00F16604"/>
    <w:rsid w:val="00F171C9"/>
    <w:rsid w:val="00F175A0"/>
    <w:rsid w:val="00F202BA"/>
    <w:rsid w:val="00F22D30"/>
    <w:rsid w:val="00F23A3A"/>
    <w:rsid w:val="00F25095"/>
    <w:rsid w:val="00F3022B"/>
    <w:rsid w:val="00F30449"/>
    <w:rsid w:val="00F34FD6"/>
    <w:rsid w:val="00F3727D"/>
    <w:rsid w:val="00F379EC"/>
    <w:rsid w:val="00F40065"/>
    <w:rsid w:val="00F52DB5"/>
    <w:rsid w:val="00F54BB2"/>
    <w:rsid w:val="00F54C4B"/>
    <w:rsid w:val="00F56DE4"/>
    <w:rsid w:val="00F5725B"/>
    <w:rsid w:val="00F606B9"/>
    <w:rsid w:val="00F63920"/>
    <w:rsid w:val="00F654C2"/>
    <w:rsid w:val="00F66E07"/>
    <w:rsid w:val="00F703CB"/>
    <w:rsid w:val="00F71993"/>
    <w:rsid w:val="00F71AE1"/>
    <w:rsid w:val="00F73244"/>
    <w:rsid w:val="00F74949"/>
    <w:rsid w:val="00F80326"/>
    <w:rsid w:val="00F83303"/>
    <w:rsid w:val="00F833EF"/>
    <w:rsid w:val="00F83BCD"/>
    <w:rsid w:val="00F83E1A"/>
    <w:rsid w:val="00F9056A"/>
    <w:rsid w:val="00F908BC"/>
    <w:rsid w:val="00F9308F"/>
    <w:rsid w:val="00F938B8"/>
    <w:rsid w:val="00F94711"/>
    <w:rsid w:val="00F97D34"/>
    <w:rsid w:val="00FA00C9"/>
    <w:rsid w:val="00FA1B23"/>
    <w:rsid w:val="00FA39FB"/>
    <w:rsid w:val="00FA3B77"/>
    <w:rsid w:val="00FA4682"/>
    <w:rsid w:val="00FA4A96"/>
    <w:rsid w:val="00FA5496"/>
    <w:rsid w:val="00FB0C44"/>
    <w:rsid w:val="00FB2243"/>
    <w:rsid w:val="00FB3216"/>
    <w:rsid w:val="00FB3CC7"/>
    <w:rsid w:val="00FB44A8"/>
    <w:rsid w:val="00FB50F6"/>
    <w:rsid w:val="00FB54CA"/>
    <w:rsid w:val="00FC25A7"/>
    <w:rsid w:val="00FC5A53"/>
    <w:rsid w:val="00FD06CC"/>
    <w:rsid w:val="00FD0BCE"/>
    <w:rsid w:val="00FD0CFE"/>
    <w:rsid w:val="00FD0D3F"/>
    <w:rsid w:val="00FD253E"/>
    <w:rsid w:val="00FD7F83"/>
    <w:rsid w:val="00FE0AC7"/>
    <w:rsid w:val="00FE2D7A"/>
    <w:rsid w:val="00FE56CF"/>
    <w:rsid w:val="00FE63E1"/>
    <w:rsid w:val="00FF003E"/>
    <w:rsid w:val="00FF075F"/>
    <w:rsid w:val="00FF142A"/>
    <w:rsid w:val="00FF2B32"/>
    <w:rsid w:val="00FF2C37"/>
    <w:rsid w:val="00FF3858"/>
    <w:rsid w:val="00FF389A"/>
    <w:rsid w:val="00FF426C"/>
    <w:rsid w:val="00FF497F"/>
    <w:rsid w:val="00FF5116"/>
    <w:rsid w:val="00FF5569"/>
    <w:rsid w:val="00FF6C0D"/>
    <w:rsid w:val="00FF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9E97B"/>
  <w15:docId w15:val="{EFCCE12E-75DC-4D28-980C-089C0D62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E405BB"/>
  </w:style>
  <w:style w:type="character" w:customStyle="1" w:styleId="normaltextrun">
    <w:name w:val="normaltextrun"/>
    <w:basedOn w:val="DefaultParagraphFont"/>
    <w:rsid w:val="00EF25B4"/>
  </w:style>
  <w:style w:type="character" w:styleId="Hyperlink">
    <w:name w:val="Hyperlink"/>
    <w:basedOn w:val="DefaultParagraphFont"/>
    <w:uiPriority w:val="99"/>
    <w:unhideWhenUsed/>
    <w:rsid w:val="0047177B"/>
    <w:rPr>
      <w:color w:val="0000FF" w:themeColor="hyperlink"/>
      <w:u w:val="single"/>
    </w:rPr>
  </w:style>
  <w:style w:type="character" w:styleId="UnresolvedMention">
    <w:name w:val="Unresolved Mention"/>
    <w:basedOn w:val="DefaultParagraphFont"/>
    <w:uiPriority w:val="99"/>
    <w:semiHidden/>
    <w:unhideWhenUsed/>
    <w:rsid w:val="0047177B"/>
    <w:rPr>
      <w:color w:val="605E5C"/>
      <w:shd w:val="clear" w:color="auto" w:fill="E1DFDD"/>
    </w:rPr>
  </w:style>
  <w:style w:type="paragraph" w:styleId="Bibliography">
    <w:name w:val="Bibliography"/>
    <w:basedOn w:val="Normal"/>
    <w:next w:val="Normal"/>
    <w:uiPriority w:val="37"/>
    <w:unhideWhenUsed/>
    <w:rsid w:val="00340C59"/>
    <w:pPr>
      <w:spacing w:line="240" w:lineRule="auto"/>
      <w:ind w:left="720" w:hanging="720"/>
    </w:pPr>
  </w:style>
  <w:style w:type="character" w:styleId="CommentReference">
    <w:name w:val="annotation reference"/>
    <w:basedOn w:val="DefaultParagraphFont"/>
    <w:uiPriority w:val="99"/>
    <w:semiHidden/>
    <w:unhideWhenUsed/>
    <w:rsid w:val="005515A8"/>
    <w:rPr>
      <w:sz w:val="16"/>
      <w:szCs w:val="16"/>
    </w:rPr>
  </w:style>
  <w:style w:type="paragraph" w:styleId="CommentText">
    <w:name w:val="annotation text"/>
    <w:basedOn w:val="Normal"/>
    <w:link w:val="CommentTextChar"/>
    <w:uiPriority w:val="99"/>
    <w:unhideWhenUsed/>
    <w:rsid w:val="005515A8"/>
    <w:pPr>
      <w:spacing w:line="240" w:lineRule="auto"/>
    </w:pPr>
    <w:rPr>
      <w:sz w:val="20"/>
      <w:szCs w:val="20"/>
    </w:rPr>
  </w:style>
  <w:style w:type="character" w:customStyle="1" w:styleId="CommentTextChar">
    <w:name w:val="Comment Text Char"/>
    <w:basedOn w:val="DefaultParagraphFont"/>
    <w:link w:val="CommentText"/>
    <w:uiPriority w:val="99"/>
    <w:rsid w:val="005515A8"/>
    <w:rPr>
      <w:sz w:val="20"/>
      <w:szCs w:val="20"/>
    </w:rPr>
  </w:style>
  <w:style w:type="paragraph" w:styleId="CommentSubject">
    <w:name w:val="annotation subject"/>
    <w:basedOn w:val="CommentText"/>
    <w:next w:val="CommentText"/>
    <w:link w:val="CommentSubjectChar"/>
    <w:uiPriority w:val="99"/>
    <w:semiHidden/>
    <w:unhideWhenUsed/>
    <w:rsid w:val="005515A8"/>
    <w:rPr>
      <w:b/>
      <w:bCs/>
    </w:rPr>
  </w:style>
  <w:style w:type="character" w:customStyle="1" w:styleId="CommentSubjectChar">
    <w:name w:val="Comment Subject Char"/>
    <w:basedOn w:val="CommentTextChar"/>
    <w:link w:val="CommentSubject"/>
    <w:uiPriority w:val="99"/>
    <w:semiHidden/>
    <w:rsid w:val="005515A8"/>
    <w:rPr>
      <w:b/>
      <w:bCs/>
      <w:sz w:val="20"/>
      <w:szCs w:val="20"/>
    </w:rPr>
  </w:style>
  <w:style w:type="paragraph" w:styleId="ListParagraph">
    <w:name w:val="List Paragraph"/>
    <w:basedOn w:val="Normal"/>
    <w:uiPriority w:val="34"/>
    <w:qFormat/>
    <w:rsid w:val="00FF5569"/>
    <w:pPr>
      <w:ind w:left="720"/>
      <w:contextualSpacing/>
    </w:pPr>
  </w:style>
  <w:style w:type="paragraph" w:styleId="Header">
    <w:name w:val="header"/>
    <w:basedOn w:val="Normal"/>
    <w:link w:val="HeaderChar"/>
    <w:uiPriority w:val="99"/>
    <w:unhideWhenUsed/>
    <w:rsid w:val="008B3316"/>
    <w:pPr>
      <w:tabs>
        <w:tab w:val="center" w:pos="4680"/>
        <w:tab w:val="right" w:pos="9360"/>
      </w:tabs>
      <w:spacing w:line="240" w:lineRule="auto"/>
    </w:pPr>
  </w:style>
  <w:style w:type="character" w:customStyle="1" w:styleId="HeaderChar">
    <w:name w:val="Header Char"/>
    <w:basedOn w:val="DefaultParagraphFont"/>
    <w:link w:val="Header"/>
    <w:uiPriority w:val="99"/>
    <w:rsid w:val="008B3316"/>
  </w:style>
  <w:style w:type="paragraph" w:styleId="Footer">
    <w:name w:val="footer"/>
    <w:basedOn w:val="Normal"/>
    <w:link w:val="FooterChar"/>
    <w:uiPriority w:val="99"/>
    <w:unhideWhenUsed/>
    <w:rsid w:val="008B3316"/>
    <w:pPr>
      <w:tabs>
        <w:tab w:val="center" w:pos="4680"/>
        <w:tab w:val="right" w:pos="9360"/>
      </w:tabs>
      <w:spacing w:line="240" w:lineRule="auto"/>
    </w:pPr>
  </w:style>
  <w:style w:type="character" w:customStyle="1" w:styleId="FooterChar">
    <w:name w:val="Footer Char"/>
    <w:basedOn w:val="DefaultParagraphFont"/>
    <w:link w:val="Footer"/>
    <w:uiPriority w:val="99"/>
    <w:rsid w:val="008B3316"/>
  </w:style>
  <w:style w:type="paragraph" w:styleId="Revision">
    <w:name w:val="Revision"/>
    <w:hidden/>
    <w:uiPriority w:val="99"/>
    <w:semiHidden/>
    <w:rsid w:val="001073D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AE1E3-2936-4ADD-A0EE-943DB0705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1605</TotalTime>
  <Pages>34</Pages>
  <Words>45089</Words>
  <Characters>257008</Characters>
  <Application>Microsoft Office Word</Application>
  <DocSecurity>0</DocSecurity>
  <Lines>2141</Lines>
  <Paragraphs>602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Barrus</dc:creator>
  <cp:lastModifiedBy>Nathan Barrus</cp:lastModifiedBy>
  <cp:revision>157</cp:revision>
  <dcterms:created xsi:type="dcterms:W3CDTF">2025-09-17T15:55:00Z</dcterms:created>
  <dcterms:modified xsi:type="dcterms:W3CDTF">2025-12-10T20:02:00Z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id="HqyqvRcN"/&gt;&lt;style id="http://www.zotero.org/styles/ecology-letters" hasBibliography="1" bibliographyStyleHasBeenSet="1"/&gt;&lt;prefs&gt;&lt;pref name="fieldType" value="Field"/&gt;&lt;/prefs&gt;&lt;/data&gt;</vt:lpwstr>
  </property>
</Properties>
</file>