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25A8" w14:textId="20DED127" w:rsidR="00E405BB" w:rsidRPr="00605F58" w:rsidRDefault="00E405B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Journal: Ecology Letters</w:t>
      </w:r>
      <w:r w:rsidR="00212F45" w:rsidRPr="00605F58">
        <w:rPr>
          <w:rFonts w:ascii="Times New Roman" w:eastAsia="Times New Roman" w:hAnsi="Times New Roman" w:cs="Times New Roman"/>
          <w:sz w:val="24"/>
          <w:szCs w:val="24"/>
        </w:rPr>
        <w:t xml:space="preserve"> </w:t>
      </w:r>
    </w:p>
    <w:p w14:paraId="75C156E4" w14:textId="77777777" w:rsidR="00D86646" w:rsidRPr="00605F58" w:rsidRDefault="00D86646" w:rsidP="00605F58">
      <w:pPr>
        <w:spacing w:line="480" w:lineRule="auto"/>
        <w:rPr>
          <w:rFonts w:ascii="Times New Roman" w:eastAsia="Times New Roman" w:hAnsi="Times New Roman" w:cs="Times New Roman"/>
          <w:sz w:val="24"/>
          <w:szCs w:val="24"/>
        </w:rPr>
      </w:pPr>
    </w:p>
    <w:p w14:paraId="70440BB2" w14:textId="101333AA" w:rsidR="00D86646" w:rsidRPr="00605F58" w:rsidRDefault="00D86646"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Article Type: Synthesis (Requires a proposal 300 words long</w:t>
      </w:r>
      <w:r w:rsidR="00596F77">
        <w:rPr>
          <w:rFonts w:ascii="Times New Roman" w:eastAsia="Times New Roman" w:hAnsi="Times New Roman" w:cs="Times New Roman"/>
          <w:sz w:val="24"/>
          <w:szCs w:val="24"/>
        </w:rPr>
        <w:t xml:space="preserve"> that </w:t>
      </w:r>
      <w:r w:rsidRPr="00605F58">
        <w:rPr>
          <w:rFonts w:ascii="Times New Roman" w:eastAsia="Times New Roman" w:hAnsi="Times New Roman" w:cs="Times New Roman"/>
          <w:sz w:val="24"/>
          <w:szCs w:val="24"/>
        </w:rPr>
        <w:t>describ</w:t>
      </w:r>
      <w:r w:rsidR="00596F77">
        <w:rPr>
          <w:rFonts w:ascii="Times New Roman" w:eastAsia="Times New Roman" w:hAnsi="Times New Roman" w:cs="Times New Roman"/>
          <w:sz w:val="24"/>
          <w:szCs w:val="24"/>
        </w:rPr>
        <w:t>es</w:t>
      </w:r>
      <w:r w:rsidRPr="00605F58">
        <w:rPr>
          <w:rFonts w:ascii="Times New Roman" w:eastAsia="Times New Roman" w:hAnsi="Times New Roman" w:cs="Times New Roman"/>
          <w:sz w:val="24"/>
          <w:szCs w:val="24"/>
        </w:rPr>
        <w:t xml:space="preserve"> the nature and novelty of the work, and the contribution of the proposed article to the discipline</w:t>
      </w:r>
      <w:r w:rsidR="009E42E4">
        <w:rPr>
          <w:rFonts w:ascii="Times New Roman" w:eastAsia="Times New Roman" w:hAnsi="Times New Roman" w:cs="Times New Roman"/>
          <w:sz w:val="24"/>
          <w:szCs w:val="24"/>
        </w:rPr>
        <w:t>. It is</w:t>
      </w:r>
      <w:r w:rsidR="007C6136">
        <w:rPr>
          <w:rFonts w:ascii="Times New Roman" w:eastAsia="Times New Roman" w:hAnsi="Times New Roman" w:cs="Times New Roman"/>
          <w:sz w:val="24"/>
          <w:szCs w:val="24"/>
        </w:rPr>
        <w:t xml:space="preserve"> to be submitted to ecology letters prior to the articles submission</w:t>
      </w:r>
      <w:r w:rsidRPr="00605F58">
        <w:rPr>
          <w:rFonts w:ascii="Times New Roman" w:eastAsia="Times New Roman" w:hAnsi="Times New Roman" w:cs="Times New Roman"/>
          <w:sz w:val="24"/>
          <w:szCs w:val="24"/>
        </w:rPr>
        <w:t>)</w:t>
      </w:r>
    </w:p>
    <w:p w14:paraId="3BC06B79" w14:textId="77777777" w:rsidR="003B3A48" w:rsidRPr="00605F58" w:rsidRDefault="003B3A48" w:rsidP="00605F58">
      <w:pPr>
        <w:spacing w:line="480" w:lineRule="auto"/>
        <w:rPr>
          <w:rFonts w:ascii="Times New Roman" w:eastAsia="Times New Roman" w:hAnsi="Times New Roman" w:cs="Times New Roman"/>
          <w:sz w:val="24"/>
          <w:szCs w:val="24"/>
        </w:rPr>
      </w:pPr>
    </w:p>
    <w:p w14:paraId="7279E97B" w14:textId="59C3ADAC" w:rsidR="00FE56CF" w:rsidRPr="00605F58" w:rsidRDefault="002E09B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Article Title: </w:t>
      </w:r>
      <w:r w:rsidR="005064CC" w:rsidRPr="00605F58">
        <w:rPr>
          <w:rFonts w:ascii="Times New Roman" w:eastAsia="Times New Roman" w:hAnsi="Times New Roman" w:cs="Times New Roman"/>
          <w:sz w:val="24"/>
          <w:szCs w:val="24"/>
        </w:rPr>
        <w:t>Quantitative description of boom-bust in invasions: necessary narrowing of the definition to facilitate communication</w:t>
      </w:r>
    </w:p>
    <w:p w14:paraId="7279E97C" w14:textId="77777777" w:rsidR="00FE56CF" w:rsidRPr="00605F58" w:rsidRDefault="00FE56CF" w:rsidP="00605F58">
      <w:pPr>
        <w:spacing w:line="480" w:lineRule="auto"/>
        <w:rPr>
          <w:rFonts w:ascii="Times New Roman" w:eastAsia="Times New Roman" w:hAnsi="Times New Roman" w:cs="Times New Roman"/>
          <w:sz w:val="24"/>
          <w:szCs w:val="24"/>
        </w:rPr>
      </w:pPr>
    </w:p>
    <w:p w14:paraId="3E916BA6" w14:textId="465B5D7F" w:rsidR="008A235B" w:rsidRPr="00605F58" w:rsidRDefault="008A235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Running Title: </w:t>
      </w:r>
      <w:r w:rsidR="00E93948" w:rsidRPr="00605F58">
        <w:rPr>
          <w:rFonts w:ascii="Times New Roman" w:eastAsia="Times New Roman" w:hAnsi="Times New Roman" w:cs="Times New Roman"/>
          <w:sz w:val="24"/>
          <w:szCs w:val="24"/>
        </w:rPr>
        <w:t>Quantitative</w:t>
      </w:r>
      <w:r w:rsidR="009B17AF">
        <w:rPr>
          <w:rFonts w:ascii="Times New Roman" w:eastAsia="Times New Roman" w:hAnsi="Times New Roman" w:cs="Times New Roman"/>
          <w:sz w:val="24"/>
          <w:szCs w:val="24"/>
        </w:rPr>
        <w:t xml:space="preserve"> description of</w:t>
      </w:r>
      <w:r w:rsidR="00170CF8" w:rsidRPr="00605F58">
        <w:rPr>
          <w:rFonts w:ascii="Times New Roman" w:eastAsia="Times New Roman" w:hAnsi="Times New Roman" w:cs="Times New Roman"/>
          <w:sz w:val="24"/>
          <w:szCs w:val="24"/>
        </w:rPr>
        <w:t xml:space="preserve"> boom-bust</w:t>
      </w:r>
      <w:r w:rsidR="00E81068" w:rsidRPr="00605F58">
        <w:rPr>
          <w:rFonts w:ascii="Times New Roman" w:eastAsia="Times New Roman" w:hAnsi="Times New Roman" w:cs="Times New Roman"/>
          <w:sz w:val="24"/>
          <w:szCs w:val="24"/>
        </w:rPr>
        <w:t>s</w:t>
      </w:r>
      <w:r w:rsidR="009B17AF">
        <w:rPr>
          <w:rFonts w:ascii="Times New Roman" w:eastAsia="Times New Roman" w:hAnsi="Times New Roman" w:cs="Times New Roman"/>
          <w:sz w:val="24"/>
          <w:szCs w:val="24"/>
        </w:rPr>
        <w:t xml:space="preserve"> in invasions</w:t>
      </w:r>
    </w:p>
    <w:p w14:paraId="530DC08C" w14:textId="77777777" w:rsidR="008A235B" w:rsidRPr="00605F58" w:rsidRDefault="008A235B" w:rsidP="00605F58">
      <w:pPr>
        <w:spacing w:line="480" w:lineRule="auto"/>
        <w:rPr>
          <w:rFonts w:ascii="Times New Roman" w:eastAsia="Times New Roman" w:hAnsi="Times New Roman" w:cs="Times New Roman"/>
          <w:sz w:val="24"/>
          <w:szCs w:val="24"/>
        </w:rPr>
      </w:pPr>
    </w:p>
    <w:p w14:paraId="6ACEA87A" w14:textId="76C6A21E" w:rsidR="004974CB" w:rsidRPr="00605F58" w:rsidRDefault="004974C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Authors</w:t>
      </w:r>
      <w:r w:rsidR="00913F38" w:rsidRPr="00605F58">
        <w:rPr>
          <w:rFonts w:ascii="Times New Roman" w:eastAsia="Times New Roman" w:hAnsi="Times New Roman" w:cs="Times New Roman"/>
          <w:sz w:val="24"/>
          <w:szCs w:val="24"/>
        </w:rPr>
        <w:t>:</w:t>
      </w:r>
    </w:p>
    <w:p w14:paraId="6E7B96DC" w14:textId="26C475DA" w:rsidR="0047177B" w:rsidRPr="00605F58" w:rsidRDefault="005064CC" w:rsidP="00605F58">
      <w:pPr>
        <w:spacing w:line="480" w:lineRule="auto"/>
        <w:rPr>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T. Barrus</w:t>
      </w:r>
      <w:r w:rsidR="006D0ECA" w:rsidRPr="00605F58">
        <w:rPr>
          <w:rFonts w:ascii="Times New Roman" w:eastAsia="Times New Roman" w:hAnsi="Times New Roman" w:cs="Times New Roman"/>
          <w:sz w:val="24"/>
          <w:szCs w:val="24"/>
          <w:vertAlign w:val="superscript"/>
        </w:rPr>
        <w:t>1,2</w:t>
      </w:r>
      <w:r w:rsidR="00913F38" w:rsidRPr="00605F58">
        <w:rPr>
          <w:rFonts w:ascii="Times New Roman" w:eastAsia="Times New Roman" w:hAnsi="Times New Roman" w:cs="Times New Roman"/>
          <w:sz w:val="24"/>
          <w:szCs w:val="24"/>
        </w:rPr>
        <w:t xml:space="preserve">; ORCID: </w:t>
      </w:r>
      <w:r w:rsidR="00EF25B4" w:rsidRPr="00605F58">
        <w:rPr>
          <w:rStyle w:val="normaltextrun"/>
          <w:rFonts w:ascii="Times New Roman" w:hAnsi="Times New Roman" w:cs="Times New Roman"/>
          <w:color w:val="000000"/>
          <w:sz w:val="24"/>
          <w:szCs w:val="24"/>
          <w:shd w:val="clear" w:color="auto" w:fill="FFFFFF"/>
        </w:rPr>
        <w:t>0000-0001-7503-3120; email: nbarrus1@gmail.com</w:t>
      </w:r>
    </w:p>
    <w:p w14:paraId="7279E97E" w14:textId="7EC14F40" w:rsidR="00FE56CF" w:rsidRPr="00605F58" w:rsidRDefault="006D0ECA" w:rsidP="00605F58">
      <w:pPr>
        <w:spacing w:line="480" w:lineRule="auto"/>
        <w:rPr>
          <w:rStyle w:val="normaltextrun"/>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J. Dorn</w:t>
      </w:r>
      <w:r w:rsidR="005C0BC8" w:rsidRPr="00605F58">
        <w:rPr>
          <w:rFonts w:ascii="Times New Roman" w:eastAsia="Times New Roman" w:hAnsi="Times New Roman" w:cs="Times New Roman"/>
          <w:sz w:val="24"/>
          <w:szCs w:val="24"/>
          <w:vertAlign w:val="superscript"/>
        </w:rPr>
        <w:t>2</w:t>
      </w:r>
      <w:r w:rsidR="00EF25B4" w:rsidRPr="00605F58">
        <w:rPr>
          <w:rFonts w:ascii="Times New Roman" w:eastAsia="Times New Roman" w:hAnsi="Times New Roman" w:cs="Times New Roman"/>
          <w:sz w:val="24"/>
          <w:szCs w:val="24"/>
        </w:rPr>
        <w:t xml:space="preserve">; </w:t>
      </w:r>
      <w:r w:rsidR="0047177B" w:rsidRPr="00605F58">
        <w:rPr>
          <w:rStyle w:val="normaltextrun"/>
          <w:rFonts w:ascii="Times New Roman" w:hAnsi="Times New Roman" w:cs="Times New Roman"/>
          <w:color w:val="000000"/>
          <w:sz w:val="24"/>
          <w:szCs w:val="24"/>
          <w:shd w:val="clear" w:color="auto" w:fill="FFFFFF"/>
        </w:rPr>
        <w:t xml:space="preserve">ORCID: 0000-0001-5516-0253; email: </w:t>
      </w:r>
      <w:r w:rsidR="0047177B" w:rsidRPr="0074012E">
        <w:rPr>
          <w:rStyle w:val="normaltextrun"/>
          <w:rFonts w:ascii="Times New Roman" w:hAnsi="Times New Roman" w:cs="Times New Roman"/>
          <w:color w:val="000000"/>
          <w:sz w:val="24"/>
          <w:szCs w:val="24"/>
          <w:shd w:val="clear" w:color="auto" w:fill="FFFFFF"/>
        </w:rPr>
        <w:t>ndorn@fiu.edu</w:t>
      </w:r>
    </w:p>
    <w:p w14:paraId="74CE4AFE" w14:textId="77777777" w:rsidR="0047177B" w:rsidRPr="00605F58" w:rsidRDefault="0047177B" w:rsidP="00605F58">
      <w:pPr>
        <w:spacing w:line="480" w:lineRule="auto"/>
        <w:rPr>
          <w:rStyle w:val="normaltextrun"/>
          <w:rFonts w:ascii="Times New Roman" w:hAnsi="Times New Roman" w:cs="Times New Roman"/>
          <w:color w:val="000000"/>
          <w:sz w:val="24"/>
          <w:szCs w:val="24"/>
          <w:shd w:val="clear" w:color="auto" w:fill="FFFFFF"/>
        </w:rPr>
      </w:pPr>
    </w:p>
    <w:p w14:paraId="23AE845A" w14:textId="5ABDBB24" w:rsidR="0047177B" w:rsidRPr="00605F58" w:rsidRDefault="005C0BC8" w:rsidP="00605F58">
      <w:pPr>
        <w:spacing w:line="480" w:lineRule="auto"/>
        <w:rPr>
          <w:rStyle w:val="normaltextrun"/>
          <w:rFonts w:ascii="Times New Roman" w:hAnsi="Times New Roman" w:cs="Times New Roman"/>
          <w:color w:val="000000"/>
          <w:sz w:val="24"/>
          <w:szCs w:val="24"/>
          <w:shd w:val="clear" w:color="auto" w:fill="FFFFFF"/>
        </w:rPr>
      </w:pPr>
      <w:r w:rsidRPr="00605F58">
        <w:rPr>
          <w:rStyle w:val="normaltextrun"/>
          <w:rFonts w:ascii="Times New Roman" w:hAnsi="Times New Roman" w:cs="Times New Roman"/>
          <w:color w:val="000000"/>
          <w:sz w:val="24"/>
          <w:szCs w:val="24"/>
          <w:shd w:val="clear" w:color="auto" w:fill="FFFFFF"/>
          <w:vertAlign w:val="superscript"/>
        </w:rPr>
        <w:t>1</w:t>
      </w:r>
      <w:r w:rsidRPr="00605F58">
        <w:rPr>
          <w:rStyle w:val="normaltextrun"/>
          <w:rFonts w:ascii="Times New Roman" w:hAnsi="Times New Roman" w:cs="Times New Roman"/>
          <w:color w:val="000000"/>
          <w:sz w:val="24"/>
          <w:szCs w:val="24"/>
          <w:shd w:val="clear" w:color="auto" w:fill="FFFFFF"/>
        </w:rPr>
        <w:t xml:space="preserve"> </w:t>
      </w:r>
      <w:r w:rsidR="004A5E07" w:rsidRPr="00605F58">
        <w:rPr>
          <w:rStyle w:val="normaltextrun"/>
          <w:rFonts w:ascii="Times New Roman" w:hAnsi="Times New Roman" w:cs="Times New Roman"/>
          <w:color w:val="000000"/>
          <w:sz w:val="24"/>
          <w:szCs w:val="24"/>
          <w:shd w:val="clear" w:color="auto" w:fill="FFFFFF"/>
        </w:rPr>
        <w:t>Corresponding</w:t>
      </w:r>
      <w:r w:rsidRPr="00605F58">
        <w:rPr>
          <w:rStyle w:val="normaltextrun"/>
          <w:rFonts w:ascii="Times New Roman" w:hAnsi="Times New Roman" w:cs="Times New Roman"/>
          <w:color w:val="000000"/>
          <w:sz w:val="24"/>
          <w:szCs w:val="24"/>
          <w:shd w:val="clear" w:color="auto" w:fill="FFFFFF"/>
        </w:rPr>
        <w:t xml:space="preserve"> Author</w:t>
      </w:r>
      <w:r w:rsidR="003863F5" w:rsidRPr="00605F58">
        <w:rPr>
          <w:rStyle w:val="normaltextrun"/>
          <w:rFonts w:ascii="Times New Roman" w:hAnsi="Times New Roman" w:cs="Times New Roman"/>
          <w:color w:val="000000"/>
          <w:sz w:val="24"/>
          <w:szCs w:val="24"/>
          <w:shd w:val="clear" w:color="auto" w:fill="FFFFFF"/>
        </w:rPr>
        <w:t>, Nathan T. Barrus, 307-431-0859, nbarrus1@gmail.com</w:t>
      </w:r>
    </w:p>
    <w:p w14:paraId="0F9AC83C" w14:textId="5FF384F3" w:rsidR="00423F1D" w:rsidRPr="00605F58" w:rsidRDefault="004A5E07" w:rsidP="00605F58">
      <w:pPr>
        <w:spacing w:line="480" w:lineRule="auto"/>
        <w:rPr>
          <w:rFonts w:ascii="Times New Roman" w:hAnsi="Times New Roman" w:cs="Times New Roman"/>
          <w:sz w:val="24"/>
          <w:szCs w:val="24"/>
        </w:rPr>
      </w:pPr>
      <w:r w:rsidRPr="00605F58">
        <w:rPr>
          <w:rStyle w:val="normaltextrun"/>
          <w:rFonts w:ascii="Times New Roman" w:hAnsi="Times New Roman" w:cs="Times New Roman"/>
          <w:color w:val="000000"/>
          <w:sz w:val="24"/>
          <w:szCs w:val="24"/>
          <w:shd w:val="clear" w:color="auto" w:fill="FFFFFF"/>
          <w:vertAlign w:val="superscript"/>
        </w:rPr>
        <w:t>2</w:t>
      </w:r>
      <w:r w:rsidR="00993411" w:rsidRPr="00605F58">
        <w:rPr>
          <w:rStyle w:val="normaltextrun"/>
          <w:rFonts w:ascii="Times New Roman" w:hAnsi="Times New Roman" w:cs="Times New Roman"/>
          <w:color w:val="000000"/>
          <w:sz w:val="24"/>
          <w:szCs w:val="24"/>
          <w:shd w:val="clear" w:color="auto" w:fill="FFFFFF"/>
        </w:rPr>
        <w:t xml:space="preserve"> </w:t>
      </w:r>
      <w:r w:rsidR="00272675" w:rsidRPr="00605F58">
        <w:rPr>
          <w:rFonts w:ascii="Times New Roman" w:hAnsi="Times New Roman" w:cs="Times New Roman"/>
          <w:sz w:val="24"/>
          <w:szCs w:val="24"/>
        </w:rPr>
        <w:t>Institute of Environment and Dept. of Biological Sciences, Florida International University, Miami, FL, USA</w:t>
      </w:r>
    </w:p>
    <w:p w14:paraId="65C8EA81" w14:textId="77777777" w:rsidR="00FD253E" w:rsidRPr="00605F58" w:rsidRDefault="00FD253E" w:rsidP="00605F58">
      <w:pPr>
        <w:spacing w:line="480" w:lineRule="auto"/>
        <w:rPr>
          <w:rFonts w:ascii="Times New Roman" w:hAnsi="Times New Roman" w:cs="Times New Roman"/>
          <w:sz w:val="24"/>
          <w:szCs w:val="24"/>
        </w:rPr>
      </w:pPr>
    </w:p>
    <w:p w14:paraId="705779B6" w14:textId="33737641" w:rsidR="00FD253E" w:rsidRPr="00605F58" w:rsidRDefault="00FD253E" w:rsidP="00605F58">
      <w:pPr>
        <w:spacing w:line="480" w:lineRule="auto"/>
        <w:rPr>
          <w:rFonts w:ascii="Times New Roman" w:hAnsi="Times New Roman" w:cs="Times New Roman"/>
          <w:sz w:val="24"/>
          <w:szCs w:val="24"/>
        </w:rPr>
      </w:pPr>
      <w:r w:rsidRPr="00605F58">
        <w:rPr>
          <w:rFonts w:ascii="Times New Roman" w:hAnsi="Times New Roman" w:cs="Times New Roman"/>
          <w:sz w:val="24"/>
          <w:szCs w:val="24"/>
        </w:rPr>
        <w:t>Key words</w:t>
      </w:r>
      <w:r w:rsidR="00DA0834" w:rsidRPr="00605F58">
        <w:rPr>
          <w:rFonts w:ascii="Times New Roman" w:hAnsi="Times New Roman" w:cs="Times New Roman"/>
          <w:sz w:val="24"/>
          <w:szCs w:val="24"/>
        </w:rPr>
        <w:t xml:space="preserve"> (10)</w:t>
      </w:r>
      <w:r w:rsidRPr="00605F58">
        <w:rPr>
          <w:rFonts w:ascii="Times New Roman" w:hAnsi="Times New Roman" w:cs="Times New Roman"/>
          <w:sz w:val="24"/>
          <w:szCs w:val="24"/>
        </w:rPr>
        <w:t>:</w:t>
      </w:r>
      <w:r w:rsidR="00373400" w:rsidRPr="00605F58">
        <w:rPr>
          <w:rFonts w:ascii="Times New Roman" w:hAnsi="Times New Roman" w:cs="Times New Roman"/>
          <w:sz w:val="24"/>
          <w:szCs w:val="24"/>
        </w:rPr>
        <w:t xml:space="preserve"> Invasions, Population Irruptions, Population Collapse, Population Crash,</w:t>
      </w:r>
    </w:p>
    <w:p w14:paraId="6641377B" w14:textId="77777777" w:rsidR="004147BA" w:rsidRPr="00605F58" w:rsidRDefault="004147BA" w:rsidP="00605F58">
      <w:pPr>
        <w:spacing w:line="480" w:lineRule="auto"/>
        <w:rPr>
          <w:rFonts w:ascii="Times New Roman" w:eastAsia="Times New Roman" w:hAnsi="Times New Roman" w:cs="Times New Roman"/>
          <w:sz w:val="24"/>
          <w:szCs w:val="24"/>
        </w:rPr>
      </w:pPr>
    </w:p>
    <w:p w14:paraId="5784C976" w14:textId="3E0C0BD0" w:rsidR="001C0C4E" w:rsidRPr="00605F58" w:rsidRDefault="001C0C4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Abstract Word Count (##), </w:t>
      </w:r>
      <w:r w:rsidR="00A907FE" w:rsidRPr="00605F58">
        <w:rPr>
          <w:rFonts w:ascii="Times New Roman" w:eastAsia="Times New Roman" w:hAnsi="Times New Roman" w:cs="Times New Roman"/>
          <w:sz w:val="24"/>
          <w:szCs w:val="24"/>
        </w:rPr>
        <w:t>Main Text (##), Text Box</w:t>
      </w:r>
      <w:r w:rsidR="00032A4F" w:rsidRPr="00605F58">
        <w:rPr>
          <w:rFonts w:ascii="Times New Roman" w:eastAsia="Times New Roman" w:hAnsi="Times New Roman" w:cs="Times New Roman"/>
          <w:sz w:val="24"/>
          <w:szCs w:val="24"/>
        </w:rPr>
        <w:t xml:space="preserve"> 1 Word Count (##)</w:t>
      </w:r>
    </w:p>
    <w:p w14:paraId="55969E8F" w14:textId="77777777" w:rsidR="004147BA" w:rsidRPr="00605F58" w:rsidRDefault="004147BA"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References (##), Figures (##), Tables (##), Text boxes (##)</w:t>
      </w:r>
    </w:p>
    <w:p w14:paraId="110B8B92" w14:textId="77777777" w:rsidR="001C0C4E" w:rsidRPr="00605F58" w:rsidRDefault="001C0C4E" w:rsidP="00605F58">
      <w:pPr>
        <w:spacing w:line="480" w:lineRule="auto"/>
        <w:rPr>
          <w:rFonts w:ascii="Times New Roman" w:eastAsia="Times New Roman" w:hAnsi="Times New Roman" w:cs="Times New Roman"/>
          <w:sz w:val="24"/>
          <w:szCs w:val="24"/>
        </w:rPr>
      </w:pPr>
    </w:p>
    <w:p w14:paraId="052AA14C" w14:textId="77777777" w:rsidR="00285A6C" w:rsidRPr="00605F58" w:rsidRDefault="00285A6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Data Accessibility Statement:</w:t>
      </w:r>
    </w:p>
    <w:p w14:paraId="14580E71" w14:textId="5772E3E7" w:rsidR="00285A6C" w:rsidRPr="00605F58" w:rsidRDefault="0074012E"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Upon acceptance, all data and code associated with the manuscript will be provided in Zenodo. For review, the data and code can be found in (</w:t>
      </w:r>
      <w:r w:rsidRPr="0074012E">
        <w:rPr>
          <w:rFonts w:ascii="Times New Roman" w:eastAsia="Times New Roman" w:hAnsi="Times New Roman" w:cs="Times New Roman"/>
          <w:sz w:val="24"/>
          <w:szCs w:val="24"/>
        </w:rPr>
        <w:t>https://github.com/nbarrus1/boom-bust</w:t>
      </w:r>
      <w:r>
        <w:rPr>
          <w:rFonts w:ascii="Times New Roman" w:eastAsia="Times New Roman" w:hAnsi="Times New Roman" w:cs="Times New Roman"/>
          <w:sz w:val="24"/>
          <w:szCs w:val="24"/>
        </w:rPr>
        <w:t>).</w:t>
      </w:r>
    </w:p>
    <w:p w14:paraId="5BA61544" w14:textId="09547283" w:rsidR="00285A6C" w:rsidRPr="00605F58" w:rsidRDefault="00285A6C" w:rsidP="00605F58">
      <w:pPr>
        <w:spacing w:line="480" w:lineRule="auto"/>
        <w:rPr>
          <w:rFonts w:ascii="Times New Roman" w:eastAsia="Times New Roman" w:hAnsi="Times New Roman" w:cs="Times New Roman"/>
          <w:sz w:val="24"/>
          <w:szCs w:val="24"/>
        </w:rPr>
        <w:sectPr w:rsidR="00285A6C" w:rsidRPr="00605F58" w:rsidSect="00D8523E">
          <w:footerReference w:type="default" r:id="rId8"/>
          <w:pgSz w:w="12240" w:h="15840"/>
          <w:pgMar w:top="1440" w:right="1440" w:bottom="1440" w:left="1440" w:header="720" w:footer="720" w:gutter="0"/>
          <w:lnNumType w:countBy="1" w:restart="continuous"/>
          <w:cols w:space="720"/>
          <w:docGrid w:linePitch="299"/>
        </w:sectPr>
      </w:pPr>
      <w:r w:rsidRPr="00605F58">
        <w:rPr>
          <w:rFonts w:ascii="Times New Roman" w:eastAsia="Times New Roman" w:hAnsi="Times New Roman" w:cs="Times New Roman"/>
          <w:sz w:val="24"/>
          <w:szCs w:val="24"/>
        </w:rPr>
        <w:t>Statement of Authorship</w:t>
      </w:r>
      <w:r w:rsidR="00A553B8" w:rsidRPr="00605F58">
        <w:rPr>
          <w:rFonts w:ascii="Times New Roman" w:eastAsia="Times New Roman" w:hAnsi="Times New Roman" w:cs="Times New Roman"/>
          <w:sz w:val="24"/>
          <w:szCs w:val="24"/>
        </w:rPr>
        <w:t>:</w:t>
      </w:r>
    </w:p>
    <w:p w14:paraId="7279E97F" w14:textId="1F044823"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Abstract</w:t>
      </w:r>
      <w:r w:rsidR="00DF3E2C" w:rsidRPr="00605F58">
        <w:rPr>
          <w:rFonts w:ascii="Times New Roman" w:eastAsia="Times New Roman" w:hAnsi="Times New Roman" w:cs="Times New Roman"/>
          <w:sz w:val="24"/>
          <w:szCs w:val="24"/>
        </w:rPr>
        <w:t xml:space="preserve"> (200 words</w:t>
      </w:r>
      <w:r w:rsidR="00340C59">
        <w:rPr>
          <w:rFonts w:ascii="Times New Roman" w:eastAsia="Times New Roman" w:hAnsi="Times New Roman" w:cs="Times New Roman"/>
          <w:sz w:val="24"/>
          <w:szCs w:val="24"/>
        </w:rPr>
        <w:t xml:space="preserve"> limit</w:t>
      </w:r>
      <w:r w:rsidR="00DF3E2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w:t>
      </w:r>
    </w:p>
    <w:p w14:paraId="0482F404" w14:textId="2791C980" w:rsidR="000F56D5" w:rsidRPr="00D84563" w:rsidRDefault="008C0547" w:rsidP="00D84563">
      <w:pPr>
        <w:spacing w:line="480" w:lineRule="auto"/>
        <w:ind w:firstLine="720"/>
        <w:rPr>
          <w:rFonts w:ascii="Times New Roman" w:eastAsia="Times New Roman" w:hAnsi="Times New Roman" w:cs="Times New Roman"/>
          <w:sz w:val="24"/>
          <w:szCs w:val="24"/>
        </w:rPr>
        <w:sectPr w:rsidR="000F56D5" w:rsidRPr="00D84563" w:rsidSect="00E405BB">
          <w:pgSz w:w="12240" w:h="15840"/>
          <w:pgMar w:top="1440" w:right="1440" w:bottom="1440" w:left="1440" w:header="720" w:footer="720" w:gutter="0"/>
          <w:lnNumType w:countBy="1" w:restart="continuous"/>
          <w:pgNumType w:start="1"/>
          <w:cols w:space="720"/>
          <w:docGrid w:linePitch="299"/>
        </w:sectPr>
      </w:pPr>
      <w:bookmarkStart w:id="0" w:name="_Hlk207993508"/>
      <w:r>
        <w:rPr>
          <w:rFonts w:ascii="Times New Roman" w:eastAsia="Times New Roman" w:hAnsi="Times New Roman" w:cs="Times New Roman"/>
          <w:sz w:val="24"/>
          <w:szCs w:val="24"/>
        </w:rPr>
        <w:t>N</w:t>
      </w:r>
      <w:r w:rsidR="00B57283">
        <w:rPr>
          <w:rFonts w:ascii="Times New Roman" w:eastAsia="Times New Roman" w:hAnsi="Times New Roman" w:cs="Times New Roman"/>
          <w:sz w:val="24"/>
          <w:szCs w:val="24"/>
        </w:rPr>
        <w:t>on-native</w:t>
      </w:r>
      <w:r w:rsidR="001073D8">
        <w:rPr>
          <w:rFonts w:ascii="Times New Roman" w:eastAsia="Times New Roman" w:hAnsi="Times New Roman" w:cs="Times New Roman"/>
          <w:sz w:val="24"/>
          <w:szCs w:val="24"/>
        </w:rPr>
        <w:t xml:space="preserve"> species </w:t>
      </w:r>
      <w:r>
        <w:rPr>
          <w:rFonts w:ascii="Times New Roman" w:eastAsia="Times New Roman" w:hAnsi="Times New Roman" w:cs="Times New Roman"/>
          <w:sz w:val="24"/>
          <w:szCs w:val="24"/>
        </w:rPr>
        <w:t xml:space="preserve">can </w:t>
      </w:r>
      <w:r w:rsidR="00B57283">
        <w:rPr>
          <w:rFonts w:ascii="Times New Roman" w:eastAsia="Times New Roman" w:hAnsi="Times New Roman" w:cs="Times New Roman"/>
          <w:sz w:val="24"/>
          <w:szCs w:val="24"/>
        </w:rPr>
        <w:t>undergo</w:t>
      </w:r>
      <w:r w:rsidR="001073D8">
        <w:rPr>
          <w:rFonts w:ascii="Times New Roman" w:eastAsia="Times New Roman" w:hAnsi="Times New Roman" w:cs="Times New Roman"/>
          <w:sz w:val="24"/>
          <w:szCs w:val="24"/>
        </w:rPr>
        <w:t xml:space="preserve"> boom-busts, but </w:t>
      </w:r>
      <w:r w:rsidR="00745928">
        <w:rPr>
          <w:rFonts w:ascii="Times New Roman" w:eastAsia="Times New Roman" w:hAnsi="Times New Roman" w:cs="Times New Roman"/>
          <w:sz w:val="24"/>
          <w:szCs w:val="24"/>
        </w:rPr>
        <w:t>boom-busts have only been</w:t>
      </w:r>
      <w:r w:rsidR="001073D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qualitative</w:t>
      </w:r>
      <w:r w:rsidR="00745928">
        <w:rPr>
          <w:rFonts w:ascii="Times New Roman" w:eastAsia="Times New Roman" w:hAnsi="Times New Roman" w:cs="Times New Roman"/>
          <w:sz w:val="24"/>
          <w:szCs w:val="24"/>
        </w:rPr>
        <w:t>ly</w:t>
      </w:r>
      <w:r w:rsidR="005064CC" w:rsidRPr="00605F5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defin</w:t>
      </w:r>
      <w:r w:rsidR="00745928">
        <w:rPr>
          <w:rFonts w:ascii="Times New Roman" w:eastAsia="Times New Roman" w:hAnsi="Times New Roman" w:cs="Times New Roman"/>
          <w:sz w:val="24"/>
          <w:szCs w:val="24"/>
        </w:rPr>
        <w:t>ed, which creates confusion</w:t>
      </w:r>
      <w:r w:rsidR="005064CC" w:rsidRPr="00605F58">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We b</w:t>
      </w:r>
      <w:r w:rsidR="00745928" w:rsidRPr="00605F58">
        <w:rPr>
          <w:rFonts w:ascii="Times New Roman" w:eastAsia="Times New Roman" w:hAnsi="Times New Roman" w:cs="Times New Roman"/>
          <w:sz w:val="24"/>
          <w:szCs w:val="24"/>
        </w:rPr>
        <w:t xml:space="preserve">uild </w:t>
      </w:r>
      <w:r w:rsidRPr="00605F58">
        <w:rPr>
          <w:rFonts w:ascii="Times New Roman" w:eastAsia="Times New Roman" w:hAnsi="Times New Roman" w:cs="Times New Roman"/>
          <w:sz w:val="24"/>
          <w:szCs w:val="24"/>
        </w:rPr>
        <w:t>off</w:t>
      </w:r>
      <w:r w:rsidR="00745928" w:rsidRPr="00605F58">
        <w:rPr>
          <w:rFonts w:ascii="Times New Roman" w:eastAsia="Times New Roman" w:hAnsi="Times New Roman" w:cs="Times New Roman"/>
          <w:sz w:val="24"/>
          <w:szCs w:val="24"/>
        </w:rPr>
        <w:t xml:space="preserve"> the qualitative definition</w:t>
      </w:r>
      <w:r w:rsidR="00745928">
        <w:rPr>
          <w:rFonts w:ascii="Times New Roman" w:eastAsia="Times New Roman" w:hAnsi="Times New Roman" w:cs="Times New Roman"/>
          <w:sz w:val="24"/>
          <w:szCs w:val="24"/>
        </w:rPr>
        <w:t xml:space="preserve"> and</w:t>
      </w:r>
      <w:r w:rsidR="00CB7225">
        <w:rPr>
          <w:rFonts w:ascii="Times New Roman" w:eastAsia="Times New Roman" w:hAnsi="Times New Roman" w:cs="Times New Roman"/>
          <w:sz w:val="24"/>
          <w:szCs w:val="24"/>
        </w:rPr>
        <w:t xml:space="preserve"> quantitatively</w:t>
      </w:r>
      <w:r w:rsidR="0074592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 xml:space="preserve">define boom-busts </w:t>
      </w:r>
      <w:r w:rsidR="00745928">
        <w:rPr>
          <w:rFonts w:ascii="Times New Roman" w:eastAsia="Times New Roman" w:hAnsi="Times New Roman" w:cs="Times New Roman"/>
          <w:sz w:val="24"/>
          <w:szCs w:val="24"/>
        </w:rPr>
        <w:t>within</w:t>
      </w:r>
      <w:r w:rsidR="00745928" w:rsidRPr="00605F58">
        <w:rPr>
          <w:rFonts w:ascii="Times New Roman" w:eastAsia="Times New Roman" w:hAnsi="Times New Roman" w:cs="Times New Roman"/>
          <w:sz w:val="24"/>
          <w:szCs w:val="24"/>
        </w:rPr>
        <w:t xml:space="preserve"> invasions </w:t>
      </w:r>
      <w:r w:rsidR="00745928">
        <w:rPr>
          <w:rFonts w:ascii="Times New Roman" w:eastAsia="Times New Roman" w:hAnsi="Times New Roman" w:cs="Times New Roman"/>
          <w:sz w:val="24"/>
          <w:szCs w:val="24"/>
        </w:rPr>
        <w:t>using three phases (</w:t>
      </w:r>
      <w:r w:rsidR="00745928" w:rsidRPr="00605F58">
        <w:rPr>
          <w:rFonts w:ascii="Times New Roman" w:eastAsia="Times New Roman" w:hAnsi="Times New Roman" w:cs="Times New Roman"/>
          <w:sz w:val="24"/>
          <w:szCs w:val="24"/>
        </w:rPr>
        <w:t xml:space="preserve">lag/growth, </w:t>
      </w:r>
      <w:r w:rsidR="00745928">
        <w:rPr>
          <w:rFonts w:ascii="Times New Roman" w:eastAsia="Times New Roman" w:hAnsi="Times New Roman" w:cs="Times New Roman"/>
          <w:sz w:val="24"/>
          <w:szCs w:val="24"/>
        </w:rPr>
        <w:t>high abundance</w:t>
      </w:r>
      <w:r w:rsidR="00745928" w:rsidRPr="00605F58">
        <w:rPr>
          <w:rFonts w:ascii="Times New Roman" w:eastAsia="Times New Roman" w:hAnsi="Times New Roman" w:cs="Times New Roman"/>
          <w:sz w:val="24"/>
          <w:szCs w:val="24"/>
        </w:rPr>
        <w:t>,</w:t>
      </w:r>
      <w:r w:rsidR="00745928">
        <w:rPr>
          <w:rFonts w:ascii="Times New Roman" w:eastAsia="Times New Roman" w:hAnsi="Times New Roman" w:cs="Times New Roman"/>
          <w:sz w:val="24"/>
          <w:szCs w:val="24"/>
        </w:rPr>
        <w:t xml:space="preserve"> and</w:t>
      </w:r>
      <w:r w:rsidR="00745928" w:rsidRPr="00605F58">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 xml:space="preserve">decline) and </w:t>
      </w:r>
      <w:r w:rsidR="00745928" w:rsidRPr="00605F58">
        <w:rPr>
          <w:rFonts w:ascii="Times New Roman" w:eastAsia="Times New Roman" w:hAnsi="Times New Roman" w:cs="Times New Roman"/>
          <w:sz w:val="24"/>
          <w:szCs w:val="24"/>
        </w:rPr>
        <w:t>transition</w:t>
      </w:r>
      <w:r w:rsidR="00745928">
        <w:rPr>
          <w:rFonts w:ascii="Times New Roman" w:eastAsia="Times New Roman" w:hAnsi="Times New Roman" w:cs="Times New Roman"/>
          <w:sz w:val="24"/>
          <w:szCs w:val="24"/>
        </w:rPr>
        <w:t>s</w:t>
      </w:r>
      <w:r w:rsidR="00745928" w:rsidRPr="00605F58">
        <w:rPr>
          <w:rFonts w:ascii="Times New Roman" w:eastAsia="Times New Roman" w:hAnsi="Times New Roman" w:cs="Times New Roman"/>
          <w:sz w:val="24"/>
          <w:szCs w:val="24"/>
        </w:rPr>
        <w:t xml:space="preserve"> between </w:t>
      </w:r>
      <w:r w:rsidR="00745928">
        <w:rPr>
          <w:rFonts w:ascii="Times New Roman" w:eastAsia="Times New Roman" w:hAnsi="Times New Roman" w:cs="Times New Roman"/>
          <w:sz w:val="24"/>
          <w:szCs w:val="24"/>
        </w:rPr>
        <w:t>phases</w:t>
      </w:r>
      <w:r w:rsidR="00161938">
        <w:rPr>
          <w:rFonts w:ascii="Times New Roman" w:eastAsia="Times New Roman" w:hAnsi="Times New Roman" w:cs="Times New Roman"/>
          <w:sz w:val="24"/>
          <w:szCs w:val="24"/>
        </w:rPr>
        <w:t xml:space="preserve"> (rates and magnitude)</w:t>
      </w:r>
      <w:r w:rsidR="00745928">
        <w:rPr>
          <w:rFonts w:ascii="Times New Roman" w:eastAsia="Times New Roman" w:hAnsi="Times New Roman" w:cs="Times New Roman"/>
          <w:sz w:val="24"/>
          <w:szCs w:val="24"/>
        </w:rPr>
        <w:t>.</w:t>
      </w:r>
      <w:r w:rsidR="00CB7225">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 xml:space="preserve">Then, </w:t>
      </w:r>
      <w:r w:rsidR="00745928">
        <w:rPr>
          <w:rFonts w:ascii="Times New Roman" w:eastAsia="Gungsuh" w:hAnsi="Times New Roman" w:cs="Times New Roman"/>
          <w:sz w:val="24"/>
          <w:szCs w:val="24"/>
        </w:rPr>
        <w:t>w</w:t>
      </w:r>
      <w:r w:rsidR="001073D8">
        <w:rPr>
          <w:rFonts w:ascii="Times New Roman" w:eastAsia="Gungsuh" w:hAnsi="Times New Roman" w:cs="Times New Roman"/>
          <w:sz w:val="24"/>
          <w:szCs w:val="24"/>
        </w:rPr>
        <w:t>e compiled time series from papers that discuss boom-busts</w:t>
      </w:r>
      <w:r w:rsidR="00745928">
        <w:rPr>
          <w:rFonts w:ascii="Times New Roman" w:eastAsia="Gungsuh" w:hAnsi="Times New Roman" w:cs="Times New Roman"/>
          <w:sz w:val="24"/>
          <w:szCs w:val="24"/>
        </w:rPr>
        <w:t xml:space="preserve"> and </w:t>
      </w:r>
      <w:r w:rsidR="001073D8">
        <w:rPr>
          <w:rFonts w:ascii="Times New Roman" w:eastAsia="Gungsuh" w:hAnsi="Times New Roman" w:cs="Times New Roman"/>
          <w:sz w:val="24"/>
          <w:szCs w:val="24"/>
        </w:rPr>
        <w:t xml:space="preserve">reclassify the time series using our definition. </w:t>
      </w:r>
      <w:r w:rsidR="00745928">
        <w:rPr>
          <w:rFonts w:ascii="Times New Roman" w:eastAsia="Gungsuh" w:hAnsi="Times New Roman" w:cs="Times New Roman"/>
          <w:sz w:val="24"/>
          <w:szCs w:val="24"/>
        </w:rPr>
        <w:t>Using the papers that presented time series that matched our definition,</w:t>
      </w:r>
      <w:r w:rsidR="001073D8">
        <w:rPr>
          <w:rFonts w:ascii="Times New Roman" w:eastAsia="Gungsuh" w:hAnsi="Times New Roman" w:cs="Times New Roman"/>
          <w:sz w:val="24"/>
          <w:szCs w:val="24"/>
        </w:rPr>
        <w:t xml:space="preserve"> </w:t>
      </w:r>
      <w:r w:rsidR="00745928">
        <w:rPr>
          <w:rFonts w:ascii="Times New Roman" w:eastAsia="Gungsuh" w:hAnsi="Times New Roman" w:cs="Times New Roman"/>
          <w:sz w:val="24"/>
          <w:szCs w:val="24"/>
        </w:rPr>
        <w:t>we also</w:t>
      </w:r>
      <w:r w:rsidR="001073D8">
        <w:rPr>
          <w:rFonts w:ascii="Times New Roman" w:eastAsia="Gungsuh" w:hAnsi="Times New Roman" w:cs="Times New Roman"/>
          <w:sz w:val="24"/>
          <w:szCs w:val="24"/>
        </w:rPr>
        <w:t xml:space="preserve"> identify </w:t>
      </w:r>
      <w:r w:rsidR="00745928">
        <w:rPr>
          <w:rFonts w:ascii="Times New Roman" w:eastAsia="Gungsuh" w:hAnsi="Times New Roman" w:cs="Times New Roman"/>
          <w:sz w:val="24"/>
          <w:szCs w:val="24"/>
        </w:rPr>
        <w:t xml:space="preserve">some </w:t>
      </w:r>
      <w:r w:rsidR="00CB7225">
        <w:rPr>
          <w:rFonts w:ascii="Times New Roman" w:eastAsia="Gungsuh" w:hAnsi="Times New Roman" w:cs="Times New Roman"/>
          <w:sz w:val="24"/>
          <w:szCs w:val="24"/>
        </w:rPr>
        <w:t xml:space="preserve">of the </w:t>
      </w:r>
      <w:r w:rsidR="001073D8">
        <w:rPr>
          <w:rFonts w:ascii="Times New Roman" w:eastAsia="Gungsuh" w:hAnsi="Times New Roman" w:cs="Times New Roman"/>
          <w:sz w:val="24"/>
          <w:szCs w:val="24"/>
        </w:rPr>
        <w:t>mechanisms that can cause boom-busts.</w:t>
      </w:r>
      <w:r w:rsidR="00691DC4">
        <w:rPr>
          <w:rFonts w:ascii="Times New Roman" w:eastAsia="Gungsuh" w:hAnsi="Times New Roman" w:cs="Times New Roman"/>
          <w:sz w:val="24"/>
          <w:szCs w:val="24"/>
        </w:rPr>
        <w:t xml:space="preserve"> Of the 452 time series we compiled, 195 met our inclusion criteria</w:t>
      </w:r>
      <w:r w:rsidR="00207C80">
        <w:rPr>
          <w:rFonts w:ascii="Times New Roman" w:eastAsia="Gungsuh" w:hAnsi="Times New Roman" w:cs="Times New Roman"/>
          <w:sz w:val="24"/>
          <w:szCs w:val="24"/>
        </w:rPr>
        <w:t>, 165 had phases detected using regime shift analysis, 87 had some evidence of sustained declines that were ≥ 90% from the maximum abundance</w:t>
      </w:r>
      <w:r w:rsidR="00F83303">
        <w:rPr>
          <w:rFonts w:ascii="Times New Roman" w:eastAsia="Gungsuh" w:hAnsi="Times New Roman" w:cs="Times New Roman"/>
          <w:sz w:val="24"/>
          <w:szCs w:val="24"/>
        </w:rPr>
        <w:t>,</w:t>
      </w:r>
      <w:r w:rsidR="00207C80">
        <w:rPr>
          <w:rFonts w:ascii="Times New Roman" w:eastAsia="Gungsuh" w:hAnsi="Times New Roman" w:cs="Times New Roman"/>
          <w:sz w:val="24"/>
          <w:szCs w:val="24"/>
        </w:rPr>
        <w:t xml:space="preserve"> and 33 met the full definition of a boom-b</w:t>
      </w:r>
      <w:r w:rsidR="00BC3FEA">
        <w:rPr>
          <w:rFonts w:ascii="Times New Roman" w:eastAsia="Gungsuh" w:hAnsi="Times New Roman" w:cs="Times New Roman"/>
          <w:sz w:val="24"/>
          <w:szCs w:val="24"/>
        </w:rPr>
        <w:t>ust</w:t>
      </w:r>
      <w:r w:rsidR="009B54A4">
        <w:rPr>
          <w:rFonts w:ascii="Times New Roman" w:eastAsia="Gungsuh" w:hAnsi="Times New Roman" w:cs="Times New Roman"/>
          <w:sz w:val="24"/>
          <w:szCs w:val="24"/>
        </w:rPr>
        <w:t>.</w:t>
      </w:r>
      <w:r w:rsidR="00BF3D30">
        <w:rPr>
          <w:rFonts w:ascii="Times New Roman" w:eastAsia="Gungsuh" w:hAnsi="Times New Roman" w:cs="Times New Roman"/>
          <w:sz w:val="24"/>
          <w:szCs w:val="24"/>
        </w:rPr>
        <w:t xml:space="preserve"> The 87 time series with evidence of sustained declines that were ≥ 90%</w:t>
      </w:r>
      <w:r w:rsidR="00B808C0">
        <w:rPr>
          <w:rFonts w:ascii="Times New Roman" w:eastAsia="Gungsuh" w:hAnsi="Times New Roman" w:cs="Times New Roman"/>
          <w:sz w:val="24"/>
          <w:szCs w:val="24"/>
        </w:rPr>
        <w:t xml:space="preserve"> were from a relatively diverse set of taxa and locations.</w:t>
      </w:r>
      <w:r w:rsidR="00BF3D30">
        <w:rPr>
          <w:rFonts w:ascii="Times New Roman" w:eastAsia="Gungsuh" w:hAnsi="Times New Roman" w:cs="Times New Roman"/>
          <w:sz w:val="24"/>
          <w:szCs w:val="24"/>
        </w:rPr>
        <w:t xml:space="preserve"> </w:t>
      </w:r>
      <w:r w:rsidR="009B54A4">
        <w:rPr>
          <w:rFonts w:ascii="Times New Roman" w:eastAsia="Gungsuh" w:hAnsi="Times New Roman" w:cs="Times New Roman"/>
          <w:sz w:val="24"/>
          <w:szCs w:val="24"/>
        </w:rPr>
        <w:t xml:space="preserve"> Three mechanisms </w:t>
      </w:r>
      <w:r w:rsidR="00D84563">
        <w:rPr>
          <w:rFonts w:ascii="Times New Roman" w:eastAsia="Times New Roman" w:hAnsi="Times New Roman" w:cs="Times New Roman"/>
          <w:sz w:val="24"/>
          <w:szCs w:val="24"/>
        </w:rPr>
        <w:t>had intermediate to strong evidence: 1) enemy release followed by enemy gain, 2) resource depletion, and 3)</w:t>
      </w:r>
      <w:r w:rsidR="00CA30B7">
        <w:rPr>
          <w:rFonts w:ascii="Times New Roman" w:eastAsia="Times New Roman" w:hAnsi="Times New Roman" w:cs="Times New Roman"/>
          <w:sz w:val="24"/>
          <w:szCs w:val="24"/>
        </w:rPr>
        <w:t xml:space="preserve"> the invasive species unfavorably alters the ecosystem for future generations.</w:t>
      </w:r>
      <w:r w:rsidR="007D1F37">
        <w:rPr>
          <w:rFonts w:ascii="Times New Roman" w:eastAsia="Times New Roman" w:hAnsi="Times New Roman" w:cs="Times New Roman"/>
          <w:sz w:val="24"/>
          <w:szCs w:val="24"/>
        </w:rPr>
        <w:t xml:space="preserve"> Our quantitative definition should cut the confusion, facilitate communication and hopefully lead to a framework that can predict when boom-bust could occur.</w:t>
      </w:r>
    </w:p>
    <w:bookmarkEnd w:id="0"/>
    <w:p w14:paraId="59072CED" w14:textId="1ADC9214" w:rsidR="00317BF5" w:rsidRDefault="00317BF5"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w:t>
      </w:r>
      <w:r w:rsidRPr="00466E4F">
        <w:rPr>
          <w:rFonts w:ascii="Times New Roman" w:eastAsia="Times New Roman" w:hAnsi="Times New Roman" w:cs="Times New Roman"/>
          <w:b/>
          <w:sz w:val="24"/>
          <w:szCs w:val="24"/>
        </w:rPr>
        <w:t>he number of words in the main text</w:t>
      </w:r>
      <w:r>
        <w:rPr>
          <w:rFonts w:ascii="Times New Roman" w:eastAsia="Times New Roman" w:hAnsi="Times New Roman" w:cs="Times New Roman"/>
          <w:b/>
          <w:sz w:val="24"/>
          <w:szCs w:val="24"/>
        </w:rPr>
        <w:t xml:space="preserve"> is limited to 7500</w:t>
      </w:r>
      <w:r w:rsidRPr="00466E4F">
        <w:rPr>
          <w:rFonts w:ascii="Times New Roman" w:eastAsia="Times New Roman" w:hAnsi="Times New Roman" w:cs="Times New Roman"/>
          <w:b/>
          <w:sz w:val="24"/>
          <w:szCs w:val="24"/>
        </w:rPr>
        <w:t xml:space="preserve"> (excluding abstract, acknowledgements, references, table and figure legends)</w:t>
      </w:r>
    </w:p>
    <w:p w14:paraId="7279E983" w14:textId="7EDEF03A" w:rsidR="00FE56CF" w:rsidRPr="00605F58" w:rsidRDefault="005064CC"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Introduction</w:t>
      </w:r>
      <w:r w:rsidR="009D2DFD">
        <w:rPr>
          <w:rFonts w:ascii="Times New Roman" w:eastAsia="Times New Roman" w:hAnsi="Times New Roman" w:cs="Times New Roman"/>
          <w:b/>
          <w:sz w:val="24"/>
          <w:szCs w:val="24"/>
        </w:rPr>
        <w:t xml:space="preserve"> </w:t>
      </w:r>
    </w:p>
    <w:p w14:paraId="7279E985" w14:textId="6C358988" w:rsidR="00FE56CF" w:rsidRPr="00605F58" w:rsidRDefault="00320CC0"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Invasive species </w:t>
      </w:r>
      <w:r w:rsidR="00481D6A">
        <w:rPr>
          <w:rFonts w:ascii="Times New Roman" w:eastAsia="Times New Roman" w:hAnsi="Times New Roman" w:cs="Times New Roman"/>
          <w:sz w:val="24"/>
          <w:szCs w:val="24"/>
        </w:rPr>
        <w:t>have</w:t>
      </w:r>
      <w:r w:rsidR="0094404C">
        <w:rPr>
          <w:rFonts w:ascii="Times New Roman" w:eastAsia="Times New Roman" w:hAnsi="Times New Roman" w:cs="Times New Roman"/>
          <w:sz w:val="24"/>
          <w:szCs w:val="24"/>
        </w:rPr>
        <w:t xml:space="preserve"> severe</w:t>
      </w:r>
      <w:r w:rsidR="00481D6A">
        <w:rPr>
          <w:rFonts w:ascii="Times New Roman" w:eastAsia="Times New Roman" w:hAnsi="Times New Roman" w:cs="Times New Roman"/>
          <w:sz w:val="24"/>
          <w:szCs w:val="24"/>
        </w:rPr>
        <w:t xml:space="preserve"> </w:t>
      </w:r>
      <w:r w:rsidR="00641F1D">
        <w:rPr>
          <w:rFonts w:ascii="Times New Roman" w:eastAsia="Times New Roman" w:hAnsi="Times New Roman" w:cs="Times New Roman"/>
          <w:sz w:val="24"/>
          <w:szCs w:val="24"/>
        </w:rPr>
        <w:t xml:space="preserve">global </w:t>
      </w:r>
      <w:r w:rsidR="0094404C">
        <w:rPr>
          <w:rFonts w:ascii="Times New Roman" w:eastAsia="Times New Roman" w:hAnsi="Times New Roman" w:cs="Times New Roman"/>
          <w:sz w:val="24"/>
          <w:szCs w:val="24"/>
        </w:rPr>
        <w:t xml:space="preserve">ecological and economic </w:t>
      </w:r>
      <w:r w:rsidR="00641F1D">
        <w:rPr>
          <w:rFonts w:ascii="Times New Roman" w:eastAsia="Times New Roman" w:hAnsi="Times New Roman" w:cs="Times New Roman"/>
          <w:sz w:val="24"/>
          <w:szCs w:val="24"/>
        </w:rPr>
        <w:t>impacts</w:t>
      </w:r>
      <w:r w:rsidR="00A57234">
        <w:rPr>
          <w:rFonts w:ascii="Times New Roman" w:eastAsia="Times New Roman" w:hAnsi="Times New Roman" w:cs="Times New Roman"/>
          <w:sz w:val="24"/>
          <w:szCs w:val="24"/>
        </w:rPr>
        <w:t xml:space="preserve"> </w:t>
      </w:r>
      <w:r w:rsidR="00A57234">
        <w:rPr>
          <w:rFonts w:ascii="Times New Roman" w:eastAsia="Times New Roman" w:hAnsi="Times New Roman" w:cs="Times New Roman"/>
          <w:sz w:val="24"/>
          <w:szCs w:val="24"/>
        </w:rPr>
        <w:fldChar w:fldCharType="begin"/>
      </w:r>
      <w:r w:rsidR="00B746C3">
        <w:rPr>
          <w:rFonts w:ascii="Times New Roman" w:eastAsia="Times New Roman" w:hAnsi="Times New Roman" w:cs="Times New Roman"/>
          <w:sz w:val="24"/>
          <w:szCs w:val="24"/>
        </w:rPr>
        <w:instrText xml:space="preserve"> ADDIN ZOTERO_ITEM CSL_CITATION {"citationID":"B547ROAs","properties":{"formattedCitation":"(Clavero {\\i{}et al.} 2009; Cuthbert {\\i{}et al.} 2021; Linders {\\i{}et al.} 2019; Pimentel {\\i{}et al.} 2005)","plainCitation":"(Clavero et al. 2009; Cuthbert et al. 2021; Linders et al. 2019; Pimentel et al. 2005)","noteIndex":0},"citationItems":[{"id":189,"uris":["http://zotero.org/users/9972654/items/SCHPRU68"],"itemData":{"id":189,"type":"article-journal","abstract":"The rise of extinction rates associated with human activities has led to a growing interest in identifying extinction-prone taxa and extinction-promoting drivers. Previous work has identiﬁed habitat alterations and invasive species as the major drivers of recent bird extinctions. Here, we extend this work to ask how these human-driven impacts differentially affect extinction-prone taxa, and if any speciﬁc driver promotes taxonomic homogenization of avifauna. Like most previous studies, our analysis is based on global information of extinction drivers affecting threatened and extinct bird species from the IUCN Red List. Unlike previous studies, we employ a multivariate statistical framework that allows us to identify the main gradients of variation in extinction drivers. By using these gradients, we show that bird families with the highest extinction risk are primarily associated with threats posed by invasive species, once species richness and phylogeny are taken into account. As expected, the negative impact of invasive species was higher on island species, but our results also showed that it was particularly high in those species with small distribution ranges. On the other hand, mainland species and island species with large ranges tended to be affected by habitat destruction. Thus the impacts of invasive species promote the process of taxonomic homogenization among islands and between islands and continents. Consequently, introduced species may increase biotic homogenization not only directly, as generally believed, but also indirectly through their disproportional impact on endemic species imperilment.","container-title":"Biological Conservation","DOI":"10.1016/j.biocon.2009.03.034","ISSN":"00063207","issue":"10","journalAbbreviation":"Biological Conservation","language":"en","page":"2043-2049","source":"DOI.org (Crossref)","title":"Prominent role of invasive species in avian biodiversity loss","volume":"142","author":[{"family":"Clavero","given":"Miguel"},{"family":"Brotons","given":"Lluís"},{"family":"Pons","given":"Pere"},{"family":"Sol","given":"Daniel"}],"issued":{"date-parts":[["2009",10]]}}},{"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A57234">
        <w:rPr>
          <w:rFonts w:ascii="Times New Roman" w:eastAsia="Times New Roman" w:hAnsi="Times New Roman" w:cs="Times New Roman"/>
          <w:sz w:val="24"/>
          <w:szCs w:val="24"/>
        </w:rPr>
        <w:fldChar w:fldCharType="separate"/>
      </w:r>
      <w:r w:rsidR="00B746C3" w:rsidRPr="00B746C3">
        <w:rPr>
          <w:rFonts w:ascii="Times New Roman" w:hAnsi="Times New Roman" w:cs="Times New Roman"/>
          <w:sz w:val="24"/>
        </w:rPr>
        <w:t xml:space="preserve">(Clavero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2009; Cuthbert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2021; Linders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2019; Pimentel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2005)</w:t>
      </w:r>
      <w:r w:rsidR="00A57234">
        <w:rPr>
          <w:rFonts w:ascii="Times New Roman" w:eastAsia="Times New Roman" w:hAnsi="Times New Roman" w:cs="Times New Roman"/>
          <w:sz w:val="24"/>
          <w:szCs w:val="24"/>
        </w:rPr>
        <w:fldChar w:fldCharType="end"/>
      </w:r>
      <w:r w:rsidR="005C197F">
        <w:rPr>
          <w:rFonts w:ascii="Times New Roman" w:eastAsia="Times New Roman" w:hAnsi="Times New Roman" w:cs="Times New Roman"/>
          <w:sz w:val="24"/>
          <w:szCs w:val="24"/>
        </w:rPr>
        <w:t xml:space="preserve">. </w:t>
      </w:r>
      <w:r w:rsidR="00B515F8">
        <w:rPr>
          <w:rFonts w:ascii="Times New Roman" w:eastAsia="Times New Roman" w:hAnsi="Times New Roman" w:cs="Times New Roman"/>
          <w:sz w:val="24"/>
          <w:szCs w:val="24"/>
        </w:rPr>
        <w:t>S</w:t>
      </w:r>
      <w:r w:rsidR="00844185">
        <w:rPr>
          <w:rFonts w:ascii="Times New Roman" w:eastAsia="Times New Roman" w:hAnsi="Times New Roman" w:cs="Times New Roman"/>
          <w:sz w:val="24"/>
          <w:szCs w:val="24"/>
        </w:rPr>
        <w:t>ince 1971</w:t>
      </w:r>
      <w:r w:rsidR="005C197F">
        <w:rPr>
          <w:rFonts w:ascii="Times New Roman" w:eastAsia="Times New Roman" w:hAnsi="Times New Roman" w:cs="Times New Roman"/>
          <w:sz w:val="24"/>
          <w:szCs w:val="24"/>
        </w:rPr>
        <w:t>,</w:t>
      </w:r>
      <w:r w:rsidR="00844185">
        <w:rPr>
          <w:rFonts w:ascii="Times New Roman" w:eastAsia="Times New Roman" w:hAnsi="Times New Roman" w:cs="Times New Roman"/>
          <w:sz w:val="24"/>
          <w:szCs w:val="24"/>
        </w:rPr>
        <w:t xml:space="preserve"> </w:t>
      </w:r>
      <w:r w:rsidR="00B449E5">
        <w:rPr>
          <w:rFonts w:ascii="Times New Roman" w:eastAsia="Times New Roman" w:hAnsi="Times New Roman" w:cs="Times New Roman"/>
          <w:sz w:val="24"/>
          <w:szCs w:val="24"/>
        </w:rPr>
        <w:t>a</w:t>
      </w:r>
      <w:r w:rsidR="0034187F">
        <w:rPr>
          <w:rFonts w:ascii="Times New Roman" w:eastAsia="Times New Roman" w:hAnsi="Times New Roman" w:cs="Times New Roman"/>
          <w:sz w:val="24"/>
          <w:szCs w:val="24"/>
        </w:rPr>
        <w:t xml:space="preserve"> conservative estimate</w:t>
      </w:r>
      <w:r w:rsidR="00B449E5">
        <w:rPr>
          <w:rFonts w:ascii="Times New Roman" w:eastAsia="Times New Roman" w:hAnsi="Times New Roman" w:cs="Times New Roman"/>
          <w:sz w:val="24"/>
          <w:szCs w:val="24"/>
        </w:rPr>
        <w:t xml:space="preserve"> of 6.9</w:t>
      </w:r>
      <w:r w:rsidR="008D6134">
        <w:rPr>
          <w:rFonts w:ascii="Times New Roman" w:eastAsia="Times New Roman" w:hAnsi="Times New Roman" w:cs="Times New Roman"/>
          <w:sz w:val="24"/>
          <w:szCs w:val="24"/>
        </w:rPr>
        <w:t>38 trillion US$</w:t>
      </w:r>
      <w:r w:rsidR="00844185">
        <w:rPr>
          <w:rFonts w:ascii="Times New Roman" w:eastAsia="Times New Roman" w:hAnsi="Times New Roman" w:cs="Times New Roman"/>
          <w:sz w:val="24"/>
          <w:szCs w:val="24"/>
        </w:rPr>
        <w:t xml:space="preserve"> </w:t>
      </w:r>
      <w:r w:rsidR="0034187F">
        <w:rPr>
          <w:rFonts w:ascii="Times New Roman" w:eastAsia="Times New Roman" w:hAnsi="Times New Roman" w:cs="Times New Roman"/>
          <w:sz w:val="24"/>
          <w:szCs w:val="24"/>
        </w:rPr>
        <w:t>have been</w:t>
      </w:r>
      <w:r w:rsidR="00A8397B">
        <w:rPr>
          <w:rFonts w:ascii="Times New Roman" w:eastAsia="Times New Roman" w:hAnsi="Times New Roman" w:cs="Times New Roman"/>
          <w:sz w:val="24"/>
          <w:szCs w:val="24"/>
        </w:rPr>
        <w:t xml:space="preserve"> spent</w:t>
      </w:r>
      <w:r w:rsidR="000C182E">
        <w:rPr>
          <w:rFonts w:ascii="Times New Roman" w:eastAsia="Times New Roman" w:hAnsi="Times New Roman" w:cs="Times New Roman"/>
          <w:sz w:val="24"/>
          <w:szCs w:val="24"/>
        </w:rPr>
        <w:t xml:space="preserve"> </w:t>
      </w:r>
      <w:r w:rsidR="00D018F7">
        <w:rPr>
          <w:rFonts w:ascii="Times New Roman" w:eastAsia="Times New Roman" w:hAnsi="Times New Roman" w:cs="Times New Roman"/>
          <w:sz w:val="24"/>
          <w:szCs w:val="24"/>
        </w:rPr>
        <w:t xml:space="preserve">on </w:t>
      </w:r>
      <w:r w:rsidR="00E053B2">
        <w:rPr>
          <w:rFonts w:ascii="Times New Roman" w:eastAsia="Times New Roman" w:hAnsi="Times New Roman" w:cs="Times New Roman"/>
          <w:sz w:val="24"/>
          <w:szCs w:val="24"/>
        </w:rPr>
        <w:t xml:space="preserve">economic impacts attributed to invasive species </w:t>
      </w:r>
      <w:r w:rsidR="003C659A">
        <w:rPr>
          <w:rFonts w:ascii="Times New Roman" w:eastAsia="Times New Roman" w:hAnsi="Times New Roman" w:cs="Times New Roman"/>
          <w:sz w:val="24"/>
          <w:szCs w:val="24"/>
        </w:rPr>
        <w:t xml:space="preserve">which include: </w:t>
      </w:r>
      <w:r w:rsidR="00430019">
        <w:rPr>
          <w:rFonts w:ascii="Times New Roman" w:eastAsia="Times New Roman" w:hAnsi="Times New Roman" w:cs="Times New Roman"/>
          <w:sz w:val="24"/>
          <w:szCs w:val="24"/>
        </w:rPr>
        <w:t>healthcare</w:t>
      </w:r>
      <w:r w:rsidR="00EC3983">
        <w:rPr>
          <w:rFonts w:ascii="Times New Roman" w:eastAsia="Times New Roman" w:hAnsi="Times New Roman" w:cs="Times New Roman"/>
          <w:sz w:val="24"/>
          <w:szCs w:val="24"/>
        </w:rPr>
        <w:t xml:space="preserve"> costs</w:t>
      </w:r>
      <w:r w:rsidR="00430019">
        <w:rPr>
          <w:rFonts w:ascii="Times New Roman" w:eastAsia="Times New Roman" w:hAnsi="Times New Roman" w:cs="Times New Roman"/>
          <w:sz w:val="24"/>
          <w:szCs w:val="24"/>
        </w:rPr>
        <w:t xml:space="preserve"> for</w:t>
      </w:r>
      <w:r w:rsidR="00783EEF">
        <w:rPr>
          <w:rFonts w:ascii="Times New Roman" w:eastAsia="Times New Roman" w:hAnsi="Times New Roman" w:cs="Times New Roman"/>
          <w:sz w:val="24"/>
          <w:szCs w:val="24"/>
        </w:rPr>
        <w:t xml:space="preserve"> </w:t>
      </w:r>
      <w:r w:rsidR="000C182E">
        <w:rPr>
          <w:rFonts w:ascii="Times New Roman" w:eastAsia="Times New Roman" w:hAnsi="Times New Roman" w:cs="Times New Roman"/>
          <w:sz w:val="24"/>
          <w:szCs w:val="24"/>
        </w:rPr>
        <w:t>disease</w:t>
      </w:r>
      <w:r w:rsidR="00915B07">
        <w:rPr>
          <w:rFonts w:ascii="Times New Roman" w:eastAsia="Times New Roman" w:hAnsi="Times New Roman" w:cs="Times New Roman"/>
          <w:sz w:val="24"/>
          <w:szCs w:val="24"/>
        </w:rPr>
        <w:t>s spread through invasive species</w:t>
      </w:r>
      <w:r w:rsidR="000C182E">
        <w:rPr>
          <w:rFonts w:ascii="Times New Roman" w:eastAsia="Times New Roman" w:hAnsi="Times New Roman" w:cs="Times New Roman"/>
          <w:sz w:val="24"/>
          <w:szCs w:val="24"/>
        </w:rPr>
        <w:t xml:space="preserve">, crop and </w:t>
      </w:r>
      <w:r w:rsidR="00BF0895">
        <w:rPr>
          <w:rFonts w:ascii="Times New Roman" w:eastAsia="Times New Roman" w:hAnsi="Times New Roman" w:cs="Times New Roman"/>
          <w:sz w:val="24"/>
          <w:szCs w:val="24"/>
        </w:rPr>
        <w:t>infrastructure</w:t>
      </w:r>
      <w:r w:rsidR="00A57234">
        <w:rPr>
          <w:rFonts w:ascii="Times New Roman" w:eastAsia="Times New Roman" w:hAnsi="Times New Roman" w:cs="Times New Roman"/>
          <w:sz w:val="24"/>
          <w:szCs w:val="24"/>
        </w:rPr>
        <w:t xml:space="preserve"> </w:t>
      </w:r>
      <w:r w:rsidR="00BF0895">
        <w:rPr>
          <w:rFonts w:ascii="Times New Roman" w:eastAsia="Times New Roman" w:hAnsi="Times New Roman" w:cs="Times New Roman"/>
          <w:sz w:val="24"/>
          <w:szCs w:val="24"/>
        </w:rPr>
        <w:t>damage</w:t>
      </w:r>
      <w:r w:rsidR="00915B07">
        <w:rPr>
          <w:rFonts w:ascii="Times New Roman" w:eastAsia="Times New Roman" w:hAnsi="Times New Roman" w:cs="Times New Roman"/>
          <w:sz w:val="24"/>
          <w:szCs w:val="24"/>
        </w:rPr>
        <w:t xml:space="preserve"> </w:t>
      </w:r>
      <w:r w:rsidR="0034187F">
        <w:rPr>
          <w:rFonts w:ascii="Times New Roman" w:eastAsia="Times New Roman" w:hAnsi="Times New Roman" w:cs="Times New Roman"/>
          <w:sz w:val="24"/>
          <w:szCs w:val="24"/>
        </w:rPr>
        <w:t>from</w:t>
      </w:r>
      <w:r w:rsidR="00915B07">
        <w:rPr>
          <w:rFonts w:ascii="Times New Roman" w:eastAsia="Times New Roman" w:hAnsi="Times New Roman" w:cs="Times New Roman"/>
          <w:sz w:val="24"/>
          <w:szCs w:val="24"/>
        </w:rPr>
        <w:t xml:space="preserve"> invasives species</w:t>
      </w:r>
      <w:r w:rsidR="00BF0895">
        <w:rPr>
          <w:rFonts w:ascii="Times New Roman" w:eastAsia="Times New Roman" w:hAnsi="Times New Roman" w:cs="Times New Roman"/>
          <w:sz w:val="24"/>
          <w:szCs w:val="24"/>
        </w:rPr>
        <w:t xml:space="preserve">, </w:t>
      </w:r>
      <w:r w:rsidR="008802B6">
        <w:rPr>
          <w:rFonts w:ascii="Times New Roman" w:eastAsia="Times New Roman" w:hAnsi="Times New Roman" w:cs="Times New Roman"/>
          <w:sz w:val="24"/>
          <w:szCs w:val="24"/>
        </w:rPr>
        <w:t xml:space="preserve">and </w:t>
      </w:r>
      <w:r w:rsidR="00430019">
        <w:rPr>
          <w:rFonts w:ascii="Times New Roman" w:eastAsia="Times New Roman" w:hAnsi="Times New Roman" w:cs="Times New Roman"/>
          <w:sz w:val="24"/>
          <w:szCs w:val="24"/>
        </w:rPr>
        <w:t>management</w:t>
      </w:r>
      <w:r w:rsidR="003C659A">
        <w:rPr>
          <w:rFonts w:ascii="Times New Roman" w:eastAsia="Times New Roman" w:hAnsi="Times New Roman" w:cs="Times New Roman"/>
          <w:sz w:val="24"/>
          <w:szCs w:val="24"/>
        </w:rPr>
        <w:t xml:space="preserve"> focused on</w:t>
      </w:r>
      <w:r w:rsidR="008802B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eradicating</w:t>
      </w:r>
      <w:r w:rsidR="003C659A">
        <w:rPr>
          <w:rFonts w:ascii="Times New Roman" w:eastAsia="Times New Roman" w:hAnsi="Times New Roman" w:cs="Times New Roman"/>
          <w:sz w:val="24"/>
          <w:szCs w:val="24"/>
        </w:rPr>
        <w:t xml:space="preserve"> and limiting the spread of</w:t>
      </w:r>
      <w:r w:rsidR="009B20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invasive species </w:t>
      </w:r>
      <w:r>
        <w:rPr>
          <w:rFonts w:ascii="Times New Roman" w:eastAsia="Times New Roman" w:hAnsi="Times New Roman" w:cs="Times New Roman"/>
          <w:sz w:val="24"/>
          <w:szCs w:val="24"/>
        </w:rPr>
        <w:fldChar w:fldCharType="begin"/>
      </w:r>
      <w:r w:rsidR="002E74E5">
        <w:rPr>
          <w:rFonts w:ascii="Times New Roman" w:eastAsia="Times New Roman" w:hAnsi="Times New Roman" w:cs="Times New Roman"/>
          <w:sz w:val="24"/>
          <w:szCs w:val="24"/>
        </w:rPr>
        <w:instrText xml:space="preserve"> ADDIN ZOTERO_ITEM CSL_CITATION {"citationID":"PnQwdDza","properties":{"formattedCitation":"(Cuthbert {\\i{}et al.} 2021; Pimentel {\\i{}et al.} 2005)","plainCitation":"(Cuthbert et al. 2021; Pimentel et al. 2005)","noteIndex":0},"citationItems":[{"id":4548,"uris":["http://zotero.org/users/9972654/items/YK9THA9W"],"itemData":{"id":4548,"type":"article-journal","container-title":"Science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Pr>
          <w:rFonts w:ascii="Times New Roman" w:eastAsia="Times New Roman" w:hAnsi="Times New Roman" w:cs="Times New Roman"/>
          <w:sz w:val="24"/>
          <w:szCs w:val="24"/>
        </w:rPr>
        <w:fldChar w:fldCharType="separate"/>
      </w:r>
      <w:r w:rsidR="002E74E5" w:rsidRPr="002E74E5">
        <w:rPr>
          <w:rFonts w:ascii="Times New Roman" w:hAnsi="Times New Roman" w:cs="Times New Roman"/>
          <w:sz w:val="24"/>
        </w:rPr>
        <w:t xml:space="preserve">(Cuthbert </w:t>
      </w:r>
      <w:r w:rsidR="002E74E5" w:rsidRPr="002E74E5">
        <w:rPr>
          <w:rFonts w:ascii="Times New Roman" w:hAnsi="Times New Roman" w:cs="Times New Roman"/>
          <w:i/>
          <w:iCs/>
          <w:sz w:val="24"/>
        </w:rPr>
        <w:t>et al.</w:t>
      </w:r>
      <w:r w:rsidR="002E74E5" w:rsidRPr="002E74E5">
        <w:rPr>
          <w:rFonts w:ascii="Times New Roman" w:hAnsi="Times New Roman" w:cs="Times New Roman"/>
          <w:sz w:val="24"/>
        </w:rPr>
        <w:t xml:space="preserve"> 2021; Pimentel </w:t>
      </w:r>
      <w:r w:rsidR="002E74E5" w:rsidRPr="002E74E5">
        <w:rPr>
          <w:rFonts w:ascii="Times New Roman" w:hAnsi="Times New Roman" w:cs="Times New Roman"/>
          <w:i/>
          <w:iCs/>
          <w:sz w:val="24"/>
        </w:rPr>
        <w:t>et al.</w:t>
      </w:r>
      <w:r w:rsidR="002E74E5" w:rsidRPr="002E74E5">
        <w:rPr>
          <w:rFonts w:ascii="Times New Roman" w:hAnsi="Times New Roman" w:cs="Times New Roman"/>
          <w:sz w:val="24"/>
        </w:rPr>
        <w:t xml:space="preserve"> 2005)</w:t>
      </w:r>
      <w:r>
        <w:rPr>
          <w:rFonts w:ascii="Times New Roman" w:eastAsia="Times New Roman" w:hAnsi="Times New Roman" w:cs="Times New Roman"/>
          <w:sz w:val="24"/>
          <w:szCs w:val="24"/>
        </w:rPr>
        <w:fldChar w:fldCharType="end"/>
      </w:r>
      <w:r w:rsidR="002E74E5">
        <w:rPr>
          <w:rFonts w:ascii="Times New Roman" w:eastAsia="Times New Roman" w:hAnsi="Times New Roman" w:cs="Times New Roman"/>
          <w:sz w:val="24"/>
          <w:szCs w:val="24"/>
        </w:rPr>
        <w:t>.</w:t>
      </w:r>
      <w:r w:rsidR="009B50DD">
        <w:rPr>
          <w:rFonts w:ascii="Times New Roman" w:eastAsia="Times New Roman" w:hAnsi="Times New Roman" w:cs="Times New Roman"/>
          <w:sz w:val="24"/>
          <w:szCs w:val="24"/>
        </w:rPr>
        <w:t xml:space="preserve"> </w:t>
      </w:r>
      <w:r w:rsidR="00BB6B00">
        <w:rPr>
          <w:rFonts w:ascii="Times New Roman" w:eastAsia="Times New Roman" w:hAnsi="Times New Roman" w:cs="Times New Roman"/>
          <w:sz w:val="24"/>
          <w:szCs w:val="24"/>
        </w:rPr>
        <w:t xml:space="preserve">Over </w:t>
      </w:r>
      <w:r w:rsidR="00CD741A">
        <w:rPr>
          <w:rFonts w:ascii="Times New Roman" w:eastAsia="Times New Roman" w:hAnsi="Times New Roman" w:cs="Times New Roman"/>
          <w:sz w:val="24"/>
          <w:szCs w:val="24"/>
        </w:rPr>
        <w:t xml:space="preserve">7,700 </w:t>
      </w:r>
      <w:r w:rsidR="00D27169">
        <w:rPr>
          <w:rFonts w:ascii="Times New Roman" w:eastAsia="Times New Roman" w:hAnsi="Times New Roman" w:cs="Times New Roman"/>
          <w:sz w:val="24"/>
          <w:szCs w:val="24"/>
        </w:rPr>
        <w:t xml:space="preserve">introduced </w:t>
      </w:r>
      <w:r w:rsidR="00C60D65">
        <w:rPr>
          <w:rFonts w:ascii="Times New Roman" w:eastAsia="Times New Roman" w:hAnsi="Times New Roman" w:cs="Times New Roman"/>
          <w:sz w:val="24"/>
          <w:szCs w:val="24"/>
        </w:rPr>
        <w:t xml:space="preserve">species of </w:t>
      </w:r>
      <w:r w:rsidR="00CD741A">
        <w:rPr>
          <w:rFonts w:ascii="Times New Roman" w:eastAsia="Times New Roman" w:hAnsi="Times New Roman" w:cs="Times New Roman"/>
          <w:sz w:val="24"/>
          <w:szCs w:val="24"/>
        </w:rPr>
        <w:t>vascular plants, 5</w:t>
      </w:r>
      <w:r w:rsidR="009B50DD">
        <w:rPr>
          <w:rFonts w:ascii="Times New Roman" w:eastAsia="Times New Roman" w:hAnsi="Times New Roman" w:cs="Times New Roman"/>
          <w:sz w:val="24"/>
          <w:szCs w:val="24"/>
        </w:rPr>
        <w:t>,100</w:t>
      </w:r>
      <w:r w:rsidR="00D27169">
        <w:rPr>
          <w:rFonts w:ascii="Times New Roman" w:eastAsia="Times New Roman" w:hAnsi="Times New Roman" w:cs="Times New Roman"/>
          <w:sz w:val="24"/>
          <w:szCs w:val="24"/>
        </w:rPr>
        <w:t xml:space="preserve"> introduced</w:t>
      </w:r>
      <w:r w:rsidR="00C60D65">
        <w:rPr>
          <w:rFonts w:ascii="Times New Roman" w:eastAsia="Times New Roman" w:hAnsi="Times New Roman" w:cs="Times New Roman"/>
          <w:sz w:val="24"/>
          <w:szCs w:val="24"/>
        </w:rPr>
        <w:t xml:space="preserve"> species of </w:t>
      </w:r>
      <w:r w:rsidR="009B50DD">
        <w:rPr>
          <w:rFonts w:ascii="Times New Roman" w:eastAsia="Times New Roman" w:hAnsi="Times New Roman" w:cs="Times New Roman"/>
          <w:sz w:val="24"/>
          <w:szCs w:val="24"/>
        </w:rPr>
        <w:t>insects</w:t>
      </w:r>
      <w:r w:rsidR="00C60D65">
        <w:rPr>
          <w:rFonts w:ascii="Times New Roman" w:eastAsia="Times New Roman" w:hAnsi="Times New Roman" w:cs="Times New Roman"/>
          <w:sz w:val="24"/>
          <w:szCs w:val="24"/>
        </w:rPr>
        <w:t xml:space="preserve">, 500 </w:t>
      </w:r>
      <w:r w:rsidR="00D27169">
        <w:rPr>
          <w:rFonts w:ascii="Times New Roman" w:eastAsia="Times New Roman" w:hAnsi="Times New Roman" w:cs="Times New Roman"/>
          <w:sz w:val="24"/>
          <w:szCs w:val="24"/>
        </w:rPr>
        <w:t xml:space="preserve">introduced </w:t>
      </w:r>
      <w:r w:rsidR="00C60D65">
        <w:rPr>
          <w:rFonts w:ascii="Times New Roman" w:eastAsia="Times New Roman" w:hAnsi="Times New Roman" w:cs="Times New Roman"/>
          <w:sz w:val="24"/>
          <w:szCs w:val="24"/>
        </w:rPr>
        <w:t xml:space="preserve">fishes, </w:t>
      </w:r>
      <w:r w:rsidR="00BB6B00">
        <w:rPr>
          <w:rFonts w:ascii="Times New Roman" w:eastAsia="Times New Roman" w:hAnsi="Times New Roman" w:cs="Times New Roman"/>
          <w:sz w:val="24"/>
          <w:szCs w:val="24"/>
        </w:rPr>
        <w:t xml:space="preserve">500 </w:t>
      </w:r>
      <w:r w:rsidR="00D27169">
        <w:rPr>
          <w:rFonts w:ascii="Times New Roman" w:eastAsia="Times New Roman" w:hAnsi="Times New Roman" w:cs="Times New Roman"/>
          <w:sz w:val="24"/>
          <w:szCs w:val="24"/>
        </w:rPr>
        <w:t xml:space="preserve">introduced </w:t>
      </w:r>
      <w:r w:rsidR="00BB6B00">
        <w:rPr>
          <w:rFonts w:ascii="Times New Roman" w:eastAsia="Times New Roman" w:hAnsi="Times New Roman" w:cs="Times New Roman"/>
          <w:sz w:val="24"/>
          <w:szCs w:val="24"/>
        </w:rPr>
        <w:t xml:space="preserve">species of mollusks and 400 </w:t>
      </w:r>
      <w:r w:rsidR="00D27169">
        <w:rPr>
          <w:rFonts w:ascii="Times New Roman" w:eastAsia="Times New Roman" w:hAnsi="Times New Roman" w:cs="Times New Roman"/>
          <w:sz w:val="24"/>
          <w:szCs w:val="24"/>
        </w:rPr>
        <w:t xml:space="preserve">introduced </w:t>
      </w:r>
      <w:r w:rsidR="00BB6B00">
        <w:rPr>
          <w:rFonts w:ascii="Times New Roman" w:eastAsia="Times New Roman" w:hAnsi="Times New Roman" w:cs="Times New Roman"/>
          <w:sz w:val="24"/>
          <w:szCs w:val="24"/>
        </w:rPr>
        <w:t>species of birds have</w:t>
      </w:r>
      <w:r w:rsidR="00D27169">
        <w:rPr>
          <w:rFonts w:ascii="Times New Roman" w:eastAsia="Times New Roman" w:hAnsi="Times New Roman" w:cs="Times New Roman"/>
          <w:sz w:val="24"/>
          <w:szCs w:val="24"/>
        </w:rPr>
        <w:t xml:space="preserve"> been r</w:t>
      </w:r>
      <w:r w:rsidR="00CD741A">
        <w:rPr>
          <w:rFonts w:ascii="Times New Roman" w:eastAsia="Times New Roman" w:hAnsi="Times New Roman" w:cs="Times New Roman"/>
          <w:sz w:val="24"/>
          <w:szCs w:val="24"/>
        </w:rPr>
        <w:t>eco</w:t>
      </w:r>
      <w:r w:rsidR="0031477C">
        <w:rPr>
          <w:rFonts w:ascii="Times New Roman" w:eastAsia="Times New Roman" w:hAnsi="Times New Roman" w:cs="Times New Roman"/>
          <w:sz w:val="24"/>
          <w:szCs w:val="24"/>
        </w:rPr>
        <w:t xml:space="preserve">ded </w:t>
      </w:r>
      <w:r w:rsidR="0019436F">
        <w:rPr>
          <w:rFonts w:ascii="Times New Roman" w:eastAsia="Times New Roman" w:hAnsi="Times New Roman" w:cs="Times New Roman"/>
          <w:sz w:val="24"/>
          <w:szCs w:val="24"/>
        </w:rPr>
        <w:t xml:space="preserve">to have established populations </w:t>
      </w:r>
      <w:r w:rsidR="0031477C">
        <w:rPr>
          <w:rFonts w:ascii="Times New Roman" w:eastAsia="Times New Roman" w:hAnsi="Times New Roman" w:cs="Times New Roman"/>
          <w:sz w:val="24"/>
          <w:szCs w:val="24"/>
        </w:rPr>
        <w:t>worldwide</w:t>
      </w:r>
      <w:r w:rsidR="0019436F">
        <w:rPr>
          <w:rFonts w:ascii="Times New Roman" w:eastAsia="Times New Roman" w:hAnsi="Times New Roman" w:cs="Times New Roman"/>
          <w:sz w:val="24"/>
          <w:szCs w:val="24"/>
        </w:rPr>
        <w:t xml:space="preserve"> </w:t>
      </w:r>
      <w:r w:rsidR="00085F5E">
        <w:rPr>
          <w:rFonts w:ascii="Times New Roman" w:eastAsia="Times New Roman" w:hAnsi="Times New Roman" w:cs="Times New Roman"/>
          <w:sz w:val="24"/>
          <w:szCs w:val="24"/>
        </w:rPr>
        <w:fldChar w:fldCharType="begin"/>
      </w:r>
      <w:r w:rsidR="00085F5E">
        <w:rPr>
          <w:rFonts w:ascii="Times New Roman" w:eastAsia="Times New Roman" w:hAnsi="Times New Roman" w:cs="Times New Roman"/>
          <w:sz w:val="24"/>
          <w:szCs w:val="24"/>
        </w:rPr>
        <w:instrText xml:space="preserve"> ADDIN ZOTERO_ITEM CSL_CITATION {"citationID":"3QZZ9u8c","properties":{"formattedCitation":"(Seebens {\\i{}et al.} 2017)","plainCitation":"(Seebens et al. 2017)","noteIndex":0},"citationItems":[{"id":4555,"uris":["http://zotero.org/users/9972654/items/RKFDPG7Z"],"itemData":{"id":4555,"type":"article-journal","abstract":"Abstract\n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schema":"https://github.com/citation-style-language/schema/raw/master/csl-citation.json"} </w:instrText>
      </w:r>
      <w:r w:rsidR="00085F5E">
        <w:rPr>
          <w:rFonts w:ascii="Times New Roman" w:eastAsia="Times New Roman" w:hAnsi="Times New Roman" w:cs="Times New Roman"/>
          <w:sz w:val="24"/>
          <w:szCs w:val="24"/>
        </w:rPr>
        <w:fldChar w:fldCharType="separate"/>
      </w:r>
      <w:r w:rsidR="00085F5E" w:rsidRPr="00085F5E">
        <w:rPr>
          <w:rFonts w:ascii="Times New Roman" w:hAnsi="Times New Roman" w:cs="Times New Roman"/>
          <w:sz w:val="24"/>
        </w:rPr>
        <w:t xml:space="preserve">(Seebens </w:t>
      </w:r>
      <w:r w:rsidR="00085F5E" w:rsidRPr="00085F5E">
        <w:rPr>
          <w:rFonts w:ascii="Times New Roman" w:hAnsi="Times New Roman" w:cs="Times New Roman"/>
          <w:i/>
          <w:iCs/>
          <w:sz w:val="24"/>
        </w:rPr>
        <w:t>et al.</w:t>
      </w:r>
      <w:r w:rsidR="00085F5E" w:rsidRPr="00085F5E">
        <w:rPr>
          <w:rFonts w:ascii="Times New Roman" w:hAnsi="Times New Roman" w:cs="Times New Roman"/>
          <w:sz w:val="24"/>
        </w:rPr>
        <w:t xml:space="preserve"> 2017)</w:t>
      </w:r>
      <w:r w:rsidR="00085F5E">
        <w:rPr>
          <w:rFonts w:ascii="Times New Roman" w:eastAsia="Times New Roman" w:hAnsi="Times New Roman" w:cs="Times New Roman"/>
          <w:sz w:val="24"/>
          <w:szCs w:val="24"/>
        </w:rPr>
        <w:fldChar w:fldCharType="end"/>
      </w:r>
      <w:r w:rsidR="00085F5E">
        <w:rPr>
          <w:rFonts w:ascii="Times New Roman" w:eastAsia="Times New Roman" w:hAnsi="Times New Roman" w:cs="Times New Roman"/>
          <w:sz w:val="24"/>
          <w:szCs w:val="24"/>
        </w:rPr>
        <w:t>,</w:t>
      </w:r>
      <w:r w:rsidR="0019436F">
        <w:rPr>
          <w:rFonts w:ascii="Times New Roman" w:eastAsia="Times New Roman" w:hAnsi="Times New Roman" w:cs="Times New Roman"/>
          <w:sz w:val="24"/>
          <w:szCs w:val="24"/>
        </w:rPr>
        <w:t xml:space="preserve"> and the rates of </w:t>
      </w:r>
      <w:r w:rsidR="0056626E">
        <w:rPr>
          <w:rFonts w:ascii="Times New Roman" w:eastAsia="Times New Roman" w:hAnsi="Times New Roman" w:cs="Times New Roman"/>
          <w:sz w:val="24"/>
          <w:szCs w:val="24"/>
        </w:rPr>
        <w:t xml:space="preserve">newly </w:t>
      </w:r>
      <w:r w:rsidR="0019436F">
        <w:rPr>
          <w:rFonts w:ascii="Times New Roman" w:eastAsia="Times New Roman" w:hAnsi="Times New Roman" w:cs="Times New Roman"/>
          <w:sz w:val="24"/>
          <w:szCs w:val="24"/>
        </w:rPr>
        <w:t xml:space="preserve">established populations of introduced species are projected to continue to increase </w:t>
      </w:r>
      <w:r w:rsidR="0019436F">
        <w:rPr>
          <w:rFonts w:ascii="Times New Roman" w:eastAsia="Times New Roman" w:hAnsi="Times New Roman" w:cs="Times New Roman"/>
          <w:sz w:val="24"/>
          <w:szCs w:val="24"/>
        </w:rPr>
        <w:fldChar w:fldCharType="begin"/>
      </w:r>
      <w:r w:rsidR="0019436F">
        <w:rPr>
          <w:rFonts w:ascii="Times New Roman" w:eastAsia="Times New Roman" w:hAnsi="Times New Roman" w:cs="Times New Roman"/>
          <w:sz w:val="24"/>
          <w:szCs w:val="24"/>
        </w:rPr>
        <w:instrText xml:space="preserve"> ADDIN ZOTERO_ITEM CSL_CITATION {"citationID":"in7D94Av","properties":{"formattedCitation":"(Seebens {\\i{}et al.} 2021)","plainCitation":"(Seebens et al. 2021)","noteIndex":0},"citationItems":[{"id":4557,"uris":["http://zotero.org/users/9972654/items/8P92MLU5"],"itemData":{"id":4557,"type":"article-journal","abstract":"Abstract\n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19436F">
        <w:rPr>
          <w:rFonts w:ascii="Times New Roman" w:eastAsia="Times New Roman" w:hAnsi="Times New Roman" w:cs="Times New Roman"/>
          <w:sz w:val="24"/>
          <w:szCs w:val="24"/>
        </w:rPr>
        <w:fldChar w:fldCharType="separate"/>
      </w:r>
      <w:r w:rsidR="0019436F" w:rsidRPr="0019436F">
        <w:rPr>
          <w:rFonts w:ascii="Times New Roman" w:hAnsi="Times New Roman" w:cs="Times New Roman"/>
          <w:sz w:val="24"/>
        </w:rPr>
        <w:t xml:space="preserve">(Seebens </w:t>
      </w:r>
      <w:r w:rsidR="0019436F" w:rsidRPr="0019436F">
        <w:rPr>
          <w:rFonts w:ascii="Times New Roman" w:hAnsi="Times New Roman" w:cs="Times New Roman"/>
          <w:i/>
          <w:iCs/>
          <w:sz w:val="24"/>
        </w:rPr>
        <w:t>et al.</w:t>
      </w:r>
      <w:r w:rsidR="0019436F" w:rsidRPr="0019436F">
        <w:rPr>
          <w:rFonts w:ascii="Times New Roman" w:hAnsi="Times New Roman" w:cs="Times New Roman"/>
          <w:sz w:val="24"/>
        </w:rPr>
        <w:t xml:space="preserve"> 2021)</w:t>
      </w:r>
      <w:r w:rsidR="0019436F">
        <w:rPr>
          <w:rFonts w:ascii="Times New Roman" w:eastAsia="Times New Roman" w:hAnsi="Times New Roman" w:cs="Times New Roman"/>
          <w:sz w:val="24"/>
          <w:szCs w:val="24"/>
        </w:rPr>
        <w:fldChar w:fldCharType="end"/>
      </w:r>
      <w:r w:rsidR="0019436F">
        <w:rPr>
          <w:rFonts w:ascii="Times New Roman" w:eastAsia="Times New Roman" w:hAnsi="Times New Roman" w:cs="Times New Roman"/>
          <w:sz w:val="24"/>
          <w:szCs w:val="24"/>
        </w:rPr>
        <w:t xml:space="preserve">. </w:t>
      </w:r>
      <w:r w:rsidR="008F396F">
        <w:rPr>
          <w:rFonts w:ascii="Times New Roman" w:eastAsia="Times New Roman" w:hAnsi="Times New Roman" w:cs="Times New Roman"/>
          <w:sz w:val="24"/>
          <w:szCs w:val="24"/>
        </w:rPr>
        <w:t xml:space="preserve"> </w:t>
      </w:r>
      <w:r w:rsidR="00274A6F">
        <w:rPr>
          <w:rFonts w:ascii="Times New Roman" w:eastAsia="Times New Roman" w:hAnsi="Times New Roman" w:cs="Times New Roman"/>
          <w:sz w:val="24"/>
          <w:szCs w:val="24"/>
        </w:rPr>
        <w:t xml:space="preserve">While the introduction rates, impacts, and controls of non-native species have received </w:t>
      </w:r>
      <w:r w:rsidR="00C276F5">
        <w:rPr>
          <w:rFonts w:ascii="Times New Roman" w:eastAsia="Times New Roman" w:hAnsi="Times New Roman" w:cs="Times New Roman"/>
          <w:sz w:val="24"/>
          <w:szCs w:val="24"/>
        </w:rPr>
        <w:t>much</w:t>
      </w:r>
      <w:r w:rsidR="00274A6F">
        <w:rPr>
          <w:rFonts w:ascii="Times New Roman" w:eastAsia="Times New Roman" w:hAnsi="Times New Roman" w:cs="Times New Roman"/>
          <w:sz w:val="24"/>
          <w:szCs w:val="24"/>
        </w:rPr>
        <w:t xml:space="preserve"> attention </w:t>
      </w:r>
      <w:r w:rsidR="004B5E8E">
        <w:rPr>
          <w:rFonts w:ascii="Times New Roman" w:eastAsia="Times New Roman" w:hAnsi="Times New Roman" w:cs="Times New Roman"/>
          <w:sz w:val="24"/>
          <w:szCs w:val="24"/>
        </w:rPr>
        <w:fldChar w:fldCharType="begin"/>
      </w:r>
      <w:r w:rsidR="004B5E8E">
        <w:rPr>
          <w:rFonts w:ascii="Times New Roman" w:eastAsia="Times New Roman" w:hAnsi="Times New Roman" w:cs="Times New Roman"/>
          <w:sz w:val="24"/>
          <w:szCs w:val="24"/>
        </w:rPr>
        <w:instrText xml:space="preserve"> ADDIN ZOTERO_ITEM CSL_CITATION {"citationID":"8ZVf49Ve","properties":{"formattedCitation":"(Cuthbert {\\i{}et al.} 2021; Pimentel {\\i{}et al.} 2005; Seebens {\\i{}et al.} 2017, 2021)","plainCitation":"(Cuthbert et al. 2021; Pimentel et al. 2005; Seebens et al. 2017, 2021)","noteIndex":0},"citationItems":[{"id":4548,"uris":["http://zotero.org/users/9972654/items/YK9THA9W"],"itemData":{"id":4548,"type":"article-journal","container-title":"Science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4B5E8E">
        <w:rPr>
          <w:rFonts w:ascii="Times New Roman" w:eastAsia="Times New Roman" w:hAnsi="Times New Roman" w:cs="Times New Roman"/>
          <w:sz w:val="24"/>
          <w:szCs w:val="24"/>
        </w:rPr>
        <w:fldChar w:fldCharType="separate"/>
      </w:r>
      <w:r w:rsidR="004B5E8E" w:rsidRPr="004B5E8E">
        <w:rPr>
          <w:rFonts w:ascii="Times New Roman" w:hAnsi="Times New Roman" w:cs="Times New Roman"/>
          <w:sz w:val="24"/>
        </w:rPr>
        <w:t xml:space="preserve">(Cuthbert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2021; Pimentel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2005; Seebens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2017, 2021)</w:t>
      </w:r>
      <w:r w:rsidR="004B5E8E">
        <w:rPr>
          <w:rFonts w:ascii="Times New Roman" w:eastAsia="Times New Roman" w:hAnsi="Times New Roman" w:cs="Times New Roman"/>
          <w:sz w:val="24"/>
          <w:szCs w:val="24"/>
        </w:rPr>
        <w:fldChar w:fldCharType="end"/>
      </w:r>
      <w:r w:rsidR="00274A6F">
        <w:rPr>
          <w:rFonts w:ascii="Times New Roman" w:eastAsia="Times New Roman" w:hAnsi="Times New Roman" w:cs="Times New Roman"/>
          <w:sz w:val="24"/>
          <w:szCs w:val="24"/>
        </w:rPr>
        <w:t xml:space="preserve">, </w:t>
      </w:r>
      <w:r w:rsidR="00C06256">
        <w:rPr>
          <w:rFonts w:ascii="Times New Roman" w:eastAsia="Times New Roman" w:hAnsi="Times New Roman" w:cs="Times New Roman"/>
          <w:sz w:val="24"/>
          <w:szCs w:val="24"/>
        </w:rPr>
        <w:t xml:space="preserve">describing </w:t>
      </w:r>
      <w:r w:rsidR="003B48E6">
        <w:rPr>
          <w:rFonts w:ascii="Times New Roman" w:eastAsia="Times New Roman" w:hAnsi="Times New Roman" w:cs="Times New Roman"/>
          <w:sz w:val="24"/>
          <w:szCs w:val="24"/>
        </w:rPr>
        <w:t xml:space="preserve">population dynamics and their causes has received </w:t>
      </w:r>
      <w:r w:rsidR="00E938F5">
        <w:rPr>
          <w:rFonts w:ascii="Times New Roman" w:eastAsia="Times New Roman" w:hAnsi="Times New Roman" w:cs="Times New Roman"/>
          <w:sz w:val="24"/>
          <w:szCs w:val="24"/>
        </w:rPr>
        <w:t xml:space="preserve">relatively less consideration. </w:t>
      </w:r>
      <w:r w:rsidR="0062729F">
        <w:rPr>
          <w:rFonts w:ascii="Times New Roman" w:eastAsia="Times New Roman" w:hAnsi="Times New Roman" w:cs="Times New Roman"/>
          <w:sz w:val="24"/>
          <w:szCs w:val="24"/>
        </w:rPr>
        <w:t>However some of this work ha</w:t>
      </w:r>
      <w:r w:rsidR="00C276F5">
        <w:rPr>
          <w:rFonts w:ascii="Times New Roman" w:eastAsia="Times New Roman" w:hAnsi="Times New Roman" w:cs="Times New Roman"/>
          <w:sz w:val="24"/>
          <w:szCs w:val="24"/>
        </w:rPr>
        <w:t>s documented</w:t>
      </w:r>
      <w:r w:rsidR="00274A6F">
        <w:rPr>
          <w:rFonts w:ascii="Times New Roman" w:eastAsia="Times New Roman" w:hAnsi="Times New Roman" w:cs="Times New Roman"/>
          <w:sz w:val="24"/>
          <w:szCs w:val="24"/>
        </w:rPr>
        <w:t xml:space="preserve"> </w:t>
      </w:r>
      <w:r w:rsidR="00696921">
        <w:rPr>
          <w:rFonts w:ascii="Times New Roman" w:eastAsia="Times New Roman" w:hAnsi="Times New Roman" w:cs="Times New Roman"/>
          <w:sz w:val="24"/>
          <w:szCs w:val="24"/>
        </w:rPr>
        <w:t xml:space="preserve">that invasions </w:t>
      </w:r>
      <w:r w:rsidR="006F1B17">
        <w:rPr>
          <w:rFonts w:ascii="Times New Roman" w:eastAsia="Times New Roman" w:hAnsi="Times New Roman" w:cs="Times New Roman"/>
          <w:sz w:val="24"/>
          <w:szCs w:val="24"/>
        </w:rPr>
        <w:t>can be</w:t>
      </w:r>
      <w:r w:rsidR="00696921">
        <w:rPr>
          <w:rFonts w:ascii="Times New Roman" w:eastAsia="Times New Roman" w:hAnsi="Times New Roman" w:cs="Times New Roman"/>
          <w:sz w:val="24"/>
          <w:szCs w:val="24"/>
        </w:rPr>
        <w:t xml:space="preserve"> transient</w:t>
      </w:r>
      <w:r w:rsidR="00274A6F">
        <w:rPr>
          <w:rFonts w:ascii="Times New Roman" w:eastAsia="Times New Roman" w:hAnsi="Times New Roman" w:cs="Times New Roman"/>
          <w:sz w:val="24"/>
          <w:szCs w:val="24"/>
        </w:rPr>
        <w:t xml:space="preserve"> </w:t>
      </w:r>
      <w:r w:rsidR="00274A6F">
        <w:rPr>
          <w:rFonts w:ascii="Times New Roman" w:eastAsia="Times New Roman" w:hAnsi="Times New Roman" w:cs="Times New Roman"/>
          <w:sz w:val="24"/>
          <w:szCs w:val="24"/>
        </w:rPr>
        <w:fldChar w:fldCharType="begin"/>
      </w:r>
      <w:r w:rsidR="00274A6F">
        <w:rPr>
          <w:rFonts w:ascii="Times New Roman" w:eastAsia="Times New Roman" w:hAnsi="Times New Roman" w:cs="Times New Roman"/>
          <w:sz w:val="24"/>
          <w:szCs w:val="24"/>
        </w:rPr>
        <w:instrText xml:space="preserve"> ADDIN ZOTERO_ITEM CSL_CITATION {"citationID":"N5DGv5ct","properties":{"formattedCitation":"(Simberloff &amp; Gibbons 2004; Strayer {\\i{}et al.} 2017)","plainCitation":"(Simberloff &amp; Gibbons 2004; Strayer et al. 2017)","noteIndex":0},"citationItems":[{"id":196,"uris":["http://zotero.org/users/9972654/items/JVY26T3K"],"itemData":{"id":196,"type":"article-journal","abstract":"Substantial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274A6F">
        <w:rPr>
          <w:rFonts w:ascii="Times New Roman" w:eastAsia="Times New Roman" w:hAnsi="Times New Roman" w:cs="Times New Roman"/>
          <w:sz w:val="24"/>
          <w:szCs w:val="24"/>
        </w:rPr>
        <w:fldChar w:fldCharType="separate"/>
      </w:r>
      <w:r w:rsidR="00274A6F" w:rsidRPr="008150F7">
        <w:rPr>
          <w:rFonts w:ascii="Times New Roman" w:hAnsi="Times New Roman" w:cs="Times New Roman"/>
          <w:sz w:val="24"/>
        </w:rPr>
        <w:t xml:space="preserve">(Simberloff &amp; Gibbons 2004; Strayer </w:t>
      </w:r>
      <w:r w:rsidR="00274A6F" w:rsidRPr="008150F7">
        <w:rPr>
          <w:rFonts w:ascii="Times New Roman" w:hAnsi="Times New Roman" w:cs="Times New Roman"/>
          <w:i/>
          <w:iCs/>
          <w:sz w:val="24"/>
        </w:rPr>
        <w:t>et al.</w:t>
      </w:r>
      <w:r w:rsidR="00274A6F" w:rsidRPr="008150F7">
        <w:rPr>
          <w:rFonts w:ascii="Times New Roman" w:hAnsi="Times New Roman" w:cs="Times New Roman"/>
          <w:sz w:val="24"/>
        </w:rPr>
        <w:t xml:space="preserve"> 2017)</w:t>
      </w:r>
      <w:r w:rsidR="00274A6F">
        <w:rPr>
          <w:rFonts w:ascii="Times New Roman" w:eastAsia="Times New Roman" w:hAnsi="Times New Roman" w:cs="Times New Roman"/>
          <w:sz w:val="24"/>
          <w:szCs w:val="24"/>
        </w:rPr>
        <w:fldChar w:fldCharType="end"/>
      </w:r>
      <w:r w:rsidR="00274A6F">
        <w:rPr>
          <w:rFonts w:ascii="Times New Roman" w:eastAsia="Times New Roman" w:hAnsi="Times New Roman" w:cs="Times New Roman"/>
          <w:sz w:val="24"/>
          <w:szCs w:val="24"/>
        </w:rPr>
        <w:t>.</w:t>
      </w:r>
      <w:r w:rsidR="00F90484">
        <w:rPr>
          <w:rFonts w:ascii="Times New Roman" w:eastAsia="Times New Roman" w:hAnsi="Times New Roman" w:cs="Times New Roman"/>
          <w:sz w:val="24"/>
          <w:szCs w:val="24"/>
        </w:rPr>
        <w:t xml:space="preserve"> </w:t>
      </w:r>
      <w:r w:rsidR="008F396F">
        <w:rPr>
          <w:rFonts w:ascii="Times New Roman" w:eastAsia="Times New Roman" w:hAnsi="Times New Roman" w:cs="Times New Roman"/>
          <w:sz w:val="24"/>
          <w:szCs w:val="24"/>
        </w:rPr>
        <w:t xml:space="preserve"> For example</w:t>
      </w:r>
      <w:r w:rsidR="0014431E">
        <w:rPr>
          <w:rFonts w:ascii="Times New Roman" w:eastAsia="Times New Roman" w:hAnsi="Times New Roman" w:cs="Times New Roman"/>
          <w:sz w:val="24"/>
          <w:szCs w:val="24"/>
        </w:rPr>
        <w:t>, i</w:t>
      </w:r>
      <w:r w:rsidR="009B208C">
        <w:rPr>
          <w:rFonts w:ascii="Times New Roman" w:eastAsia="Times New Roman" w:hAnsi="Times New Roman" w:cs="Times New Roman"/>
          <w:sz w:val="24"/>
          <w:szCs w:val="24"/>
        </w:rPr>
        <w:t>n</w:t>
      </w:r>
      <w:r w:rsidR="008E461F">
        <w:rPr>
          <w:rFonts w:ascii="Times New Roman" w:eastAsia="Times New Roman" w:hAnsi="Times New Roman" w:cs="Times New Roman"/>
          <w:sz w:val="24"/>
          <w:szCs w:val="24"/>
        </w:rPr>
        <w:t xml:space="preserve"> the first treatment of biological invasions</w:t>
      </w:r>
      <w:r w:rsidR="0014431E">
        <w:rPr>
          <w:rFonts w:ascii="Times New Roman" w:eastAsia="Times New Roman" w:hAnsi="Times New Roman" w:cs="Times New Roman"/>
          <w:sz w:val="24"/>
          <w:szCs w:val="24"/>
        </w:rPr>
        <w:t>,</w:t>
      </w:r>
      <w:r w:rsidR="008E461F">
        <w:rPr>
          <w:rFonts w:ascii="Times New Roman" w:eastAsia="Times New Roman" w:hAnsi="Times New Roman" w:cs="Times New Roman"/>
          <w:sz w:val="24"/>
          <w:szCs w:val="24"/>
        </w:rPr>
        <w:t xml:space="preserve"> Charles Elton describe</w:t>
      </w:r>
      <w:r w:rsidR="00A12CFE">
        <w:rPr>
          <w:rFonts w:ascii="Times New Roman" w:eastAsia="Times New Roman" w:hAnsi="Times New Roman" w:cs="Times New Roman"/>
          <w:sz w:val="24"/>
          <w:szCs w:val="24"/>
        </w:rPr>
        <w:t>d</w:t>
      </w:r>
      <w:r w:rsidR="00B507EC">
        <w:rPr>
          <w:rFonts w:ascii="Times New Roman" w:eastAsia="Times New Roman" w:hAnsi="Times New Roman" w:cs="Times New Roman"/>
          <w:sz w:val="24"/>
          <w:szCs w:val="24"/>
        </w:rPr>
        <w:t xml:space="preserve"> the invasion sequence by the Canadian waterweed</w:t>
      </w:r>
      <w:r w:rsidR="001765DC">
        <w:rPr>
          <w:rFonts w:ascii="Times New Roman" w:eastAsia="Times New Roman" w:hAnsi="Times New Roman" w:cs="Times New Roman"/>
          <w:sz w:val="24"/>
          <w:szCs w:val="24"/>
        </w:rPr>
        <w:t xml:space="preserve"> (</w:t>
      </w:r>
      <w:r w:rsidR="001765DC" w:rsidRPr="00736C39">
        <w:rPr>
          <w:rFonts w:ascii="Times New Roman" w:eastAsia="Times New Roman" w:hAnsi="Times New Roman" w:cs="Times New Roman"/>
          <w:i/>
          <w:iCs/>
          <w:sz w:val="24"/>
          <w:szCs w:val="24"/>
        </w:rPr>
        <w:t>Elodea canadensis</w:t>
      </w:r>
      <w:r w:rsidR="001765DC">
        <w:rPr>
          <w:rFonts w:ascii="Times New Roman" w:eastAsia="Times New Roman" w:hAnsi="Times New Roman" w:cs="Times New Roman"/>
          <w:sz w:val="24"/>
          <w:szCs w:val="24"/>
        </w:rPr>
        <w:t xml:space="preserve">) in </w:t>
      </w:r>
      <w:r w:rsidR="003D701B">
        <w:rPr>
          <w:rFonts w:ascii="Times New Roman" w:eastAsia="Times New Roman" w:hAnsi="Times New Roman" w:cs="Times New Roman"/>
          <w:sz w:val="24"/>
          <w:szCs w:val="24"/>
        </w:rPr>
        <w:t>Great Britain</w:t>
      </w:r>
      <w:r w:rsidR="00B507EC">
        <w:rPr>
          <w:rFonts w:ascii="Times New Roman" w:eastAsia="Times New Roman" w:hAnsi="Times New Roman" w:cs="Times New Roman"/>
          <w:sz w:val="24"/>
          <w:szCs w:val="24"/>
        </w:rPr>
        <w:t xml:space="preserve"> as one of </w:t>
      </w:r>
      <w:r w:rsidR="00B847E3">
        <w:rPr>
          <w:rFonts w:ascii="Times New Roman" w:eastAsia="Times New Roman" w:hAnsi="Times New Roman" w:cs="Times New Roman"/>
          <w:sz w:val="24"/>
          <w:szCs w:val="24"/>
        </w:rPr>
        <w:t xml:space="preserve">explosion and dieback </w:t>
      </w:r>
      <w:r w:rsidR="004B5E8E">
        <w:rPr>
          <w:rFonts w:ascii="Times New Roman" w:eastAsia="Times New Roman" w:hAnsi="Times New Roman" w:cs="Times New Roman"/>
          <w:sz w:val="24"/>
          <w:szCs w:val="24"/>
        </w:rPr>
        <w:fldChar w:fldCharType="begin"/>
      </w:r>
      <w:r w:rsidR="004B5E8E">
        <w:rPr>
          <w:rFonts w:ascii="Times New Roman" w:eastAsia="Times New Roman" w:hAnsi="Times New Roman" w:cs="Times New Roman"/>
          <w:sz w:val="24"/>
          <w:szCs w:val="24"/>
        </w:rPr>
        <w:instrText xml:space="preserve"> ADDIN ZOTERO_ITEM CSL_CITATION {"citationID":"ZAfwXpoG","properties":{"formattedCitation":"(Elton 1958)","plainCitation":"(Elton 1958)","noteIndex":0},"citationItems":[{"id":3883,"uris":["http://zotero.org/users/9972654/items/ZEPA8BEL"],"itemData":{"id":3883,"type":"book","edition":"2nd","event-place":"Gewerbestrasse, Switzerland","number-of-pages":"261","publisher":"Springer","publisher-place":"Gewerbestrasse, Switzerland","title":"The Ecology of Invasions by Animals and Plants","author":[{"family":"Elton","given":"Charles S"}],"issued":{"date-parts":[["1958"]]}}}],"schema":"https://github.com/citation-style-language/schema/raw/master/csl-citation.json"} </w:instrText>
      </w:r>
      <w:r w:rsidR="004B5E8E">
        <w:rPr>
          <w:rFonts w:ascii="Times New Roman" w:eastAsia="Times New Roman" w:hAnsi="Times New Roman" w:cs="Times New Roman"/>
          <w:sz w:val="24"/>
          <w:szCs w:val="24"/>
        </w:rPr>
        <w:fldChar w:fldCharType="separate"/>
      </w:r>
      <w:r w:rsidR="004B5E8E" w:rsidRPr="004B5E8E">
        <w:rPr>
          <w:rFonts w:ascii="Times New Roman" w:hAnsi="Times New Roman" w:cs="Times New Roman"/>
          <w:sz w:val="24"/>
        </w:rPr>
        <w:t>(Elton 1958)</w:t>
      </w:r>
      <w:r w:rsidR="004B5E8E">
        <w:rPr>
          <w:rFonts w:ascii="Times New Roman" w:eastAsia="Times New Roman" w:hAnsi="Times New Roman" w:cs="Times New Roman"/>
          <w:sz w:val="24"/>
          <w:szCs w:val="24"/>
        </w:rPr>
        <w:fldChar w:fldCharType="end"/>
      </w:r>
      <w:r w:rsidR="00B847E3">
        <w:rPr>
          <w:rFonts w:ascii="Times New Roman" w:eastAsia="Times New Roman" w:hAnsi="Times New Roman" w:cs="Times New Roman"/>
          <w:sz w:val="24"/>
          <w:szCs w:val="24"/>
        </w:rPr>
        <w:t xml:space="preserve">.  </w:t>
      </w:r>
      <w:r w:rsidR="00270830">
        <w:rPr>
          <w:rFonts w:ascii="Times New Roman" w:eastAsia="Times New Roman" w:hAnsi="Times New Roman" w:cs="Times New Roman"/>
          <w:sz w:val="24"/>
          <w:szCs w:val="24"/>
        </w:rPr>
        <w:t xml:space="preserve">More recently, </w:t>
      </w:r>
      <w:r w:rsidR="00D9683B">
        <w:rPr>
          <w:rFonts w:ascii="Times New Roman" w:eastAsia="Times New Roman" w:hAnsi="Times New Roman" w:cs="Times New Roman"/>
          <w:sz w:val="24"/>
          <w:szCs w:val="24"/>
        </w:rPr>
        <w:fldChar w:fldCharType="begin"/>
      </w:r>
      <w:r w:rsidR="00D9683B">
        <w:rPr>
          <w:rFonts w:ascii="Times New Roman" w:eastAsia="Times New Roman" w:hAnsi="Times New Roman" w:cs="Times New Roman"/>
          <w:sz w:val="24"/>
          <w:szCs w:val="24"/>
        </w:rPr>
        <w:instrText xml:space="preserve"> ADDIN ZOTERO_ITEM CSL_CITATION {"citationID":"kuSbUqFx","properties":{"formattedCitation":"(Simberloff &amp; Gibbons 2004)","plainCitation":"(Simberloff &amp; Gibbons 2004)","dontUpdate":true,"noteIndex":0},"citationItems":[{"id":196,"uris":["http://zotero.org/users/9972654/items/JVY26T3K"],"itemData":{"id":196,"type":"article-journal","abstract":"Substantial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9683B">
        <w:rPr>
          <w:rFonts w:ascii="Times New Roman" w:eastAsia="Times New Roman" w:hAnsi="Times New Roman" w:cs="Times New Roman"/>
          <w:sz w:val="24"/>
          <w:szCs w:val="24"/>
        </w:rPr>
        <w:fldChar w:fldCharType="separate"/>
      </w:r>
      <w:r w:rsidR="00D9683B" w:rsidRPr="007517F1">
        <w:rPr>
          <w:rFonts w:ascii="Times New Roman" w:hAnsi="Times New Roman" w:cs="Times New Roman"/>
          <w:sz w:val="24"/>
        </w:rPr>
        <w:t xml:space="preserve">Simberloff &amp; Gibbons </w:t>
      </w:r>
      <w:r w:rsidR="00D9683B">
        <w:rPr>
          <w:rFonts w:ascii="Times New Roman" w:hAnsi="Times New Roman" w:cs="Times New Roman"/>
          <w:sz w:val="24"/>
        </w:rPr>
        <w:t>(</w:t>
      </w:r>
      <w:r w:rsidR="00D9683B" w:rsidRPr="007517F1">
        <w:rPr>
          <w:rFonts w:ascii="Times New Roman" w:hAnsi="Times New Roman" w:cs="Times New Roman"/>
          <w:sz w:val="24"/>
        </w:rPr>
        <w:t>2004)</w:t>
      </w:r>
      <w:r w:rsidR="00D9683B">
        <w:rPr>
          <w:rFonts w:ascii="Times New Roman" w:eastAsia="Times New Roman" w:hAnsi="Times New Roman" w:cs="Times New Roman"/>
          <w:sz w:val="24"/>
          <w:szCs w:val="24"/>
        </w:rPr>
        <w:fldChar w:fldCharType="end"/>
      </w:r>
      <w:r w:rsidR="00D9683B">
        <w:rPr>
          <w:rFonts w:ascii="Times New Roman" w:eastAsia="Times New Roman" w:hAnsi="Times New Roman" w:cs="Times New Roman"/>
          <w:sz w:val="24"/>
          <w:szCs w:val="24"/>
        </w:rPr>
        <w:t xml:space="preserve"> drew renewed attention to invasions that underwent dramatic declines, which </w:t>
      </w:r>
      <w:r w:rsidR="004472DC">
        <w:rPr>
          <w:rFonts w:ascii="Times New Roman" w:eastAsia="Times New Roman" w:hAnsi="Times New Roman" w:cs="Times New Roman"/>
          <w:sz w:val="24"/>
          <w:szCs w:val="24"/>
        </w:rPr>
        <w:t>have been</w:t>
      </w:r>
      <w:r w:rsidR="00D9683B">
        <w:rPr>
          <w:rFonts w:ascii="Times New Roman" w:eastAsia="Times New Roman" w:hAnsi="Times New Roman" w:cs="Times New Roman"/>
          <w:sz w:val="24"/>
          <w:szCs w:val="24"/>
        </w:rPr>
        <w:t xml:space="preserve"> formally</w:t>
      </w:r>
      <w:r w:rsidR="00D9683B" w:rsidRPr="00605F58">
        <w:rPr>
          <w:rFonts w:ascii="Times New Roman" w:eastAsia="Times New Roman" w:hAnsi="Times New Roman" w:cs="Times New Roman"/>
          <w:sz w:val="24"/>
          <w:szCs w:val="24"/>
        </w:rPr>
        <w:t xml:space="preserve"> described </w:t>
      </w:r>
      <w:r w:rsidR="00D9683B">
        <w:rPr>
          <w:rFonts w:ascii="Times New Roman" w:eastAsia="Times New Roman" w:hAnsi="Times New Roman" w:cs="Times New Roman"/>
          <w:sz w:val="24"/>
          <w:szCs w:val="24"/>
        </w:rPr>
        <w:t>as “boom-busts”</w:t>
      </w:r>
      <w:r w:rsidR="00D9683B" w:rsidRPr="00605F58">
        <w:rPr>
          <w:rFonts w:ascii="Times New Roman" w:eastAsia="Times New Roman" w:hAnsi="Times New Roman" w:cs="Times New Roman"/>
          <w:sz w:val="24"/>
          <w:szCs w:val="24"/>
        </w:rPr>
        <w:t xml:space="preserve"> </w:t>
      </w:r>
      <w:r w:rsidR="00D9683B">
        <w:rPr>
          <w:rFonts w:ascii="Times New Roman" w:eastAsia="Times New Roman" w:hAnsi="Times New Roman" w:cs="Times New Roman"/>
          <w:sz w:val="24"/>
          <w:szCs w:val="24"/>
        </w:rPr>
        <w:fldChar w:fldCharType="begin"/>
      </w:r>
      <w:r w:rsidR="00D9683B">
        <w:rPr>
          <w:rFonts w:ascii="Times New Roman" w:eastAsia="Times New Roman" w:hAnsi="Times New Roman" w:cs="Times New Roman"/>
          <w:sz w:val="24"/>
          <w:szCs w:val="24"/>
        </w:rPr>
        <w:instrText xml:space="preserve"> ADDIN ZOTERO_ITEM CSL_CITATION {"citationID":"NEAQYu6p","properties":{"formattedCitation":"(Strayer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9683B">
        <w:rPr>
          <w:rFonts w:ascii="Times New Roman" w:eastAsia="Times New Roman" w:hAnsi="Times New Roman" w:cs="Times New Roman"/>
          <w:sz w:val="24"/>
          <w:szCs w:val="24"/>
        </w:rPr>
        <w:fldChar w:fldCharType="separate"/>
      </w:r>
      <w:r w:rsidR="00D9683B" w:rsidRPr="001E6D42">
        <w:rPr>
          <w:rFonts w:ascii="Times New Roman" w:hAnsi="Times New Roman" w:cs="Times New Roman"/>
          <w:sz w:val="24"/>
        </w:rPr>
        <w:t xml:space="preserve">(Strayer </w:t>
      </w:r>
      <w:r w:rsidR="00D9683B" w:rsidRPr="001E6D42">
        <w:rPr>
          <w:rFonts w:ascii="Times New Roman" w:hAnsi="Times New Roman" w:cs="Times New Roman"/>
          <w:i/>
          <w:iCs/>
          <w:sz w:val="24"/>
        </w:rPr>
        <w:t>et al.</w:t>
      </w:r>
      <w:r w:rsidR="00D9683B" w:rsidRPr="001E6D42">
        <w:rPr>
          <w:rFonts w:ascii="Times New Roman" w:hAnsi="Times New Roman" w:cs="Times New Roman"/>
          <w:sz w:val="24"/>
        </w:rPr>
        <w:t xml:space="preserve"> 2017)</w:t>
      </w:r>
      <w:r w:rsidR="00D9683B">
        <w:rPr>
          <w:rFonts w:ascii="Times New Roman" w:eastAsia="Times New Roman" w:hAnsi="Times New Roman" w:cs="Times New Roman"/>
          <w:sz w:val="24"/>
          <w:szCs w:val="24"/>
        </w:rPr>
        <w:fldChar w:fldCharType="end"/>
      </w:r>
      <w:r w:rsidR="003C708D">
        <w:rPr>
          <w:rFonts w:ascii="Times New Roman" w:eastAsia="Times New Roman" w:hAnsi="Times New Roman" w:cs="Times New Roman"/>
          <w:sz w:val="24"/>
          <w:szCs w:val="24"/>
        </w:rPr>
        <w:t xml:space="preserve">. </w:t>
      </w:r>
      <w:r w:rsidR="000B6D76">
        <w:rPr>
          <w:rFonts w:ascii="Times New Roman" w:eastAsia="Times New Roman" w:hAnsi="Times New Roman" w:cs="Times New Roman"/>
          <w:sz w:val="24"/>
          <w:szCs w:val="24"/>
        </w:rPr>
        <w:t>Given</w:t>
      </w:r>
      <w:r w:rsidR="00FC01DD">
        <w:rPr>
          <w:rFonts w:ascii="Times New Roman" w:eastAsia="Times New Roman" w:hAnsi="Times New Roman" w:cs="Times New Roman"/>
          <w:sz w:val="24"/>
          <w:szCs w:val="24"/>
        </w:rPr>
        <w:t xml:space="preserve"> that some invasive species can bus</w:t>
      </w:r>
      <w:r w:rsidR="008E499E">
        <w:rPr>
          <w:rFonts w:ascii="Times New Roman" w:eastAsia="Times New Roman" w:hAnsi="Times New Roman" w:cs="Times New Roman"/>
          <w:sz w:val="24"/>
          <w:szCs w:val="24"/>
        </w:rPr>
        <w:t>t</w:t>
      </w:r>
      <w:r w:rsidR="00FC01DD">
        <w:rPr>
          <w:rFonts w:ascii="Times New Roman" w:eastAsia="Times New Roman" w:hAnsi="Times New Roman" w:cs="Times New Roman"/>
          <w:sz w:val="24"/>
          <w:szCs w:val="24"/>
        </w:rPr>
        <w:t xml:space="preserve"> and </w:t>
      </w:r>
      <w:r w:rsidR="007006DC">
        <w:rPr>
          <w:rFonts w:ascii="Times New Roman" w:eastAsia="Times New Roman" w:hAnsi="Times New Roman" w:cs="Times New Roman"/>
          <w:sz w:val="24"/>
          <w:szCs w:val="24"/>
        </w:rPr>
        <w:t>the</w:t>
      </w:r>
      <w:r w:rsidR="00FC01DD">
        <w:rPr>
          <w:rFonts w:ascii="Times New Roman" w:eastAsia="Times New Roman" w:hAnsi="Times New Roman" w:cs="Times New Roman"/>
          <w:sz w:val="24"/>
          <w:szCs w:val="24"/>
        </w:rPr>
        <w:t xml:space="preserve"> massive</w:t>
      </w:r>
      <w:r w:rsidR="000B6D76">
        <w:rPr>
          <w:rFonts w:ascii="Times New Roman" w:eastAsia="Times New Roman" w:hAnsi="Times New Roman" w:cs="Times New Roman"/>
          <w:sz w:val="24"/>
          <w:szCs w:val="24"/>
        </w:rPr>
        <w:t xml:space="preserve"> resources attributed</w:t>
      </w:r>
      <w:r w:rsidR="002E0CE4">
        <w:rPr>
          <w:rFonts w:ascii="Times New Roman" w:eastAsia="Times New Roman" w:hAnsi="Times New Roman" w:cs="Times New Roman"/>
          <w:sz w:val="24"/>
          <w:szCs w:val="24"/>
        </w:rPr>
        <w:t xml:space="preserve"> to</w:t>
      </w:r>
      <w:r w:rsidR="000B6D76">
        <w:rPr>
          <w:rFonts w:ascii="Times New Roman" w:eastAsia="Times New Roman" w:hAnsi="Times New Roman" w:cs="Times New Roman"/>
          <w:sz w:val="24"/>
          <w:szCs w:val="24"/>
        </w:rPr>
        <w:t xml:space="preserve"> </w:t>
      </w:r>
      <w:r w:rsidR="004313E0">
        <w:rPr>
          <w:rFonts w:ascii="Times New Roman" w:eastAsia="Times New Roman" w:hAnsi="Times New Roman" w:cs="Times New Roman"/>
          <w:sz w:val="24"/>
          <w:szCs w:val="24"/>
        </w:rPr>
        <w:t xml:space="preserve">eradicating and reducing the spread of invasive </w:t>
      </w:r>
      <w:r w:rsidR="004313E0">
        <w:rPr>
          <w:rFonts w:ascii="Times New Roman" w:eastAsia="Times New Roman" w:hAnsi="Times New Roman" w:cs="Times New Roman"/>
          <w:sz w:val="24"/>
          <w:szCs w:val="24"/>
        </w:rPr>
        <w:lastRenderedPageBreak/>
        <w:t>species</w:t>
      </w:r>
      <w:r w:rsidR="002D64D9">
        <w:rPr>
          <w:rFonts w:ascii="Times New Roman" w:eastAsia="Times New Roman" w:hAnsi="Times New Roman" w:cs="Times New Roman"/>
          <w:sz w:val="24"/>
          <w:szCs w:val="24"/>
        </w:rPr>
        <w:t xml:space="preserve">, the </w:t>
      </w:r>
      <w:r w:rsidR="00B754BC">
        <w:rPr>
          <w:rFonts w:ascii="Times New Roman" w:eastAsia="Times New Roman" w:hAnsi="Times New Roman" w:cs="Times New Roman"/>
          <w:sz w:val="24"/>
          <w:szCs w:val="24"/>
        </w:rPr>
        <w:t xml:space="preserve">“do nothing policy” </w:t>
      </w:r>
      <w:r w:rsidR="007006DC">
        <w:rPr>
          <w:rFonts w:ascii="Times New Roman" w:eastAsia="Times New Roman" w:hAnsi="Times New Roman" w:cs="Times New Roman"/>
          <w:sz w:val="24"/>
          <w:szCs w:val="24"/>
        </w:rPr>
        <w:t xml:space="preserve">where </w:t>
      </w:r>
      <w:r w:rsidR="004A73C0">
        <w:rPr>
          <w:rFonts w:ascii="Times New Roman" w:eastAsia="Times New Roman" w:hAnsi="Times New Roman" w:cs="Times New Roman"/>
          <w:sz w:val="24"/>
          <w:szCs w:val="24"/>
        </w:rPr>
        <w:t xml:space="preserve">managers wait for invasive species to bust seems like an attractive alternative. </w:t>
      </w:r>
      <w:r w:rsidR="004646E3">
        <w:rPr>
          <w:rFonts w:ascii="Times New Roman" w:eastAsia="Times New Roman" w:hAnsi="Times New Roman" w:cs="Times New Roman"/>
          <w:sz w:val="24"/>
          <w:szCs w:val="24"/>
        </w:rPr>
        <w:t xml:space="preserve">While work on determining if </w:t>
      </w:r>
      <w:r w:rsidR="00F407A8">
        <w:rPr>
          <w:rFonts w:ascii="Times New Roman" w:eastAsia="Times New Roman" w:hAnsi="Times New Roman" w:cs="Times New Roman"/>
          <w:sz w:val="24"/>
          <w:szCs w:val="24"/>
        </w:rPr>
        <w:t>the impacts of an invasive species remain, disappear or weaken</w:t>
      </w:r>
      <w:r w:rsidR="009F78DA" w:rsidRPr="00605F58">
        <w:rPr>
          <w:rFonts w:ascii="Times New Roman" w:eastAsia="Times New Roman" w:hAnsi="Times New Roman" w:cs="Times New Roman"/>
          <w:sz w:val="24"/>
          <w:szCs w:val="24"/>
        </w:rPr>
        <w:t xml:space="preserve"> </w:t>
      </w:r>
      <w:r w:rsidR="00F407A8">
        <w:rPr>
          <w:rFonts w:ascii="Times New Roman" w:eastAsia="Times New Roman" w:hAnsi="Times New Roman" w:cs="Times New Roman"/>
          <w:sz w:val="24"/>
          <w:szCs w:val="24"/>
        </w:rPr>
        <w:t xml:space="preserve">after a population bust is an area of active research </w:t>
      </w:r>
      <w:r w:rsidR="00ED434F">
        <w:rPr>
          <w:rFonts w:ascii="Times New Roman" w:eastAsia="Times New Roman" w:hAnsi="Times New Roman" w:cs="Times New Roman"/>
          <w:sz w:val="24"/>
          <w:szCs w:val="24"/>
        </w:rPr>
        <w:fldChar w:fldCharType="begin"/>
      </w:r>
      <w:r w:rsidR="00ED434F">
        <w:rPr>
          <w:rFonts w:ascii="Times New Roman" w:eastAsia="Times New Roman" w:hAnsi="Times New Roman" w:cs="Times New Roman"/>
          <w:sz w:val="24"/>
          <w:szCs w:val="24"/>
        </w:rPr>
        <w:instrText xml:space="preserve"> ADDIN ZOTERO_ITEM CSL_CITATION {"citationID":"EiJuG617","properties":{"formattedCitation":"(Pintar {\\i{}et al.} 2023)","plainCitation":"(Pintar et al. 2023)","noteIndex":0},"citationItems":[{"id":1825,"uris":["http://zotero.org/users/9972654/items/S4M92RUI"],"itemData":{"id":1825,"type":"article-journal","container-title":"Biological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ED434F">
        <w:rPr>
          <w:rFonts w:ascii="Times New Roman" w:eastAsia="Times New Roman" w:hAnsi="Times New Roman" w:cs="Times New Roman"/>
          <w:sz w:val="24"/>
          <w:szCs w:val="24"/>
        </w:rPr>
        <w:fldChar w:fldCharType="separate"/>
      </w:r>
      <w:r w:rsidR="00ED434F" w:rsidRPr="00ED434F">
        <w:rPr>
          <w:rFonts w:ascii="Times New Roman" w:hAnsi="Times New Roman" w:cs="Times New Roman"/>
          <w:sz w:val="24"/>
        </w:rPr>
        <w:t xml:space="preserve">(Pintar </w:t>
      </w:r>
      <w:r w:rsidR="00ED434F" w:rsidRPr="00ED434F">
        <w:rPr>
          <w:rFonts w:ascii="Times New Roman" w:hAnsi="Times New Roman" w:cs="Times New Roman"/>
          <w:i/>
          <w:iCs/>
          <w:sz w:val="24"/>
        </w:rPr>
        <w:t>et al.</w:t>
      </w:r>
      <w:r w:rsidR="00ED434F" w:rsidRPr="00ED434F">
        <w:rPr>
          <w:rFonts w:ascii="Times New Roman" w:hAnsi="Times New Roman" w:cs="Times New Roman"/>
          <w:sz w:val="24"/>
        </w:rPr>
        <w:t xml:space="preserve"> 2023)</w:t>
      </w:r>
      <w:r w:rsidR="00ED434F">
        <w:rPr>
          <w:rFonts w:ascii="Times New Roman" w:eastAsia="Times New Roman" w:hAnsi="Times New Roman" w:cs="Times New Roman"/>
          <w:sz w:val="24"/>
          <w:szCs w:val="24"/>
        </w:rPr>
        <w:fldChar w:fldCharType="end"/>
      </w:r>
      <w:r w:rsidR="00A609DB">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 xml:space="preserve">the causes and mechanisms responsible for many boom-busts remain unclear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{"citationID":"5XLTB12k","properties":{"formattedCitation":"(Strayer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005064CC" w:rsidRPr="00605F58">
        <w:rPr>
          <w:rFonts w:ascii="Times New Roman" w:eastAsia="Times New Roman" w:hAnsi="Times New Roman" w:cs="Times New Roman"/>
          <w:sz w:val="24"/>
          <w:szCs w:val="24"/>
        </w:rPr>
        <w:t>.</w:t>
      </w:r>
      <w:r w:rsidR="00D37A17">
        <w:rPr>
          <w:rFonts w:ascii="Times New Roman" w:eastAsia="Times New Roman" w:hAnsi="Times New Roman" w:cs="Times New Roman"/>
          <w:sz w:val="24"/>
          <w:szCs w:val="24"/>
        </w:rPr>
        <w:t xml:space="preserve">  </w:t>
      </w:r>
      <w:r w:rsidR="00E3538F">
        <w:rPr>
          <w:rFonts w:ascii="Times New Roman" w:eastAsia="Times New Roman" w:hAnsi="Times New Roman" w:cs="Times New Roman"/>
          <w:sz w:val="24"/>
          <w:szCs w:val="24"/>
        </w:rPr>
        <w:t>Furthermore</w:t>
      </w:r>
      <w:r w:rsidR="00D37A17">
        <w:rPr>
          <w:rFonts w:ascii="Times New Roman" w:eastAsia="Times New Roman" w:hAnsi="Times New Roman" w:cs="Times New Roman"/>
          <w:sz w:val="24"/>
          <w:szCs w:val="24"/>
        </w:rPr>
        <w:t xml:space="preserve">, </w:t>
      </w:r>
      <w:r w:rsidR="00E3538F">
        <w:rPr>
          <w:rFonts w:ascii="Times New Roman" w:eastAsia="Times New Roman" w:hAnsi="Times New Roman" w:cs="Times New Roman"/>
          <w:sz w:val="24"/>
          <w:szCs w:val="24"/>
        </w:rPr>
        <w:t xml:space="preserve">there is still ambiguity in what </w:t>
      </w:r>
      <w:r w:rsidR="00F16009">
        <w:rPr>
          <w:rFonts w:ascii="Times New Roman" w:eastAsia="Times New Roman" w:hAnsi="Times New Roman" w:cs="Times New Roman"/>
          <w:sz w:val="24"/>
          <w:szCs w:val="24"/>
        </w:rPr>
        <w:t>constitutes</w:t>
      </w:r>
      <w:r w:rsidR="00E3538F">
        <w:rPr>
          <w:rFonts w:ascii="Times New Roman" w:eastAsia="Times New Roman" w:hAnsi="Times New Roman" w:cs="Times New Roman"/>
          <w:sz w:val="24"/>
          <w:szCs w:val="24"/>
        </w:rPr>
        <w:t xml:space="preserve"> a boom-bust, </w:t>
      </w:r>
      <w:r w:rsidR="00C97888">
        <w:rPr>
          <w:rFonts w:ascii="Times New Roman" w:eastAsia="Times New Roman" w:hAnsi="Times New Roman" w:cs="Times New Roman"/>
          <w:sz w:val="24"/>
          <w:szCs w:val="24"/>
        </w:rPr>
        <w:t xml:space="preserve">since the most recent definitions have remained qualitative </w:t>
      </w:r>
      <w:r w:rsidR="00D978FD">
        <w:rPr>
          <w:rFonts w:ascii="Times New Roman" w:eastAsia="Times New Roman" w:hAnsi="Times New Roman" w:cs="Times New Roman"/>
          <w:sz w:val="24"/>
          <w:szCs w:val="24"/>
        </w:rPr>
        <w:fldChar w:fldCharType="begin"/>
      </w:r>
      <w:r w:rsidR="00D978FD">
        <w:rPr>
          <w:rFonts w:ascii="Times New Roman" w:eastAsia="Times New Roman" w:hAnsi="Times New Roman" w:cs="Times New Roman"/>
          <w:sz w:val="24"/>
          <w:szCs w:val="24"/>
        </w:rPr>
        <w:instrText xml:space="preserve"> ADDIN ZOTERO_ITEM CSL_CITATION {"citationID":"EV7MRwcg","properties":{"formattedCitation":"(Strayer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978FD">
        <w:rPr>
          <w:rFonts w:ascii="Times New Roman" w:eastAsia="Times New Roman" w:hAnsi="Times New Roman" w:cs="Times New Roman"/>
          <w:sz w:val="24"/>
          <w:szCs w:val="24"/>
        </w:rPr>
        <w:fldChar w:fldCharType="separate"/>
      </w:r>
      <w:r w:rsidR="00D978FD" w:rsidRPr="00D978FD">
        <w:rPr>
          <w:rFonts w:ascii="Times New Roman" w:hAnsi="Times New Roman" w:cs="Times New Roman"/>
          <w:sz w:val="24"/>
        </w:rPr>
        <w:t xml:space="preserve">(Strayer </w:t>
      </w:r>
      <w:r w:rsidR="00D978FD" w:rsidRPr="00D978FD">
        <w:rPr>
          <w:rFonts w:ascii="Times New Roman" w:hAnsi="Times New Roman" w:cs="Times New Roman"/>
          <w:i/>
          <w:iCs/>
          <w:sz w:val="24"/>
        </w:rPr>
        <w:t>et al.</w:t>
      </w:r>
      <w:r w:rsidR="00D978FD" w:rsidRPr="00D978FD">
        <w:rPr>
          <w:rFonts w:ascii="Times New Roman" w:hAnsi="Times New Roman" w:cs="Times New Roman"/>
          <w:sz w:val="24"/>
        </w:rPr>
        <w:t xml:space="preserve"> 2017)</w:t>
      </w:r>
      <w:r w:rsidR="00D978FD">
        <w:rPr>
          <w:rFonts w:ascii="Times New Roman" w:eastAsia="Times New Roman" w:hAnsi="Times New Roman" w:cs="Times New Roman"/>
          <w:sz w:val="24"/>
          <w:szCs w:val="24"/>
        </w:rPr>
        <w:fldChar w:fldCharType="end"/>
      </w:r>
      <w:r w:rsidR="00C97888">
        <w:rPr>
          <w:rFonts w:ascii="Times New Roman" w:eastAsia="Times New Roman" w:hAnsi="Times New Roman" w:cs="Times New Roman"/>
          <w:sz w:val="24"/>
          <w:szCs w:val="24"/>
        </w:rPr>
        <w:t>.</w:t>
      </w:r>
      <w:r w:rsidR="006C322A">
        <w:rPr>
          <w:rFonts w:ascii="Times New Roman" w:eastAsia="Times New Roman" w:hAnsi="Times New Roman" w:cs="Times New Roman"/>
          <w:sz w:val="24"/>
          <w:szCs w:val="24"/>
        </w:rPr>
        <w:t xml:space="preserve"> </w:t>
      </w:r>
      <w:r w:rsidR="00521CCA">
        <w:rPr>
          <w:rFonts w:ascii="Times New Roman" w:eastAsia="Times New Roman" w:hAnsi="Times New Roman" w:cs="Times New Roman"/>
          <w:sz w:val="24"/>
          <w:szCs w:val="24"/>
        </w:rPr>
        <w:t>Before</w:t>
      </w:r>
      <w:r w:rsidR="006C322A">
        <w:rPr>
          <w:rFonts w:ascii="Times New Roman" w:eastAsia="Times New Roman" w:hAnsi="Times New Roman" w:cs="Times New Roman"/>
          <w:sz w:val="24"/>
          <w:szCs w:val="24"/>
        </w:rPr>
        <w:t xml:space="preserve"> predictive frameworks can be developed </w:t>
      </w:r>
      <w:r w:rsidR="00503342">
        <w:rPr>
          <w:rFonts w:ascii="Times New Roman" w:eastAsia="Times New Roman" w:hAnsi="Times New Roman" w:cs="Times New Roman"/>
          <w:sz w:val="24"/>
          <w:szCs w:val="24"/>
        </w:rPr>
        <w:t xml:space="preserve">to determine conditions and locations where the “do nothing policy” is viable, </w:t>
      </w:r>
      <w:r w:rsidR="00C756A0">
        <w:rPr>
          <w:rFonts w:ascii="Times New Roman" w:eastAsia="Times New Roman" w:hAnsi="Times New Roman" w:cs="Times New Roman"/>
          <w:sz w:val="24"/>
          <w:szCs w:val="24"/>
        </w:rPr>
        <w:t>a standardized quantitative definition must be developed</w:t>
      </w:r>
      <w:r w:rsidR="00124E7C">
        <w:rPr>
          <w:rFonts w:ascii="Times New Roman" w:eastAsia="Times New Roman" w:hAnsi="Times New Roman" w:cs="Times New Roman"/>
          <w:sz w:val="24"/>
          <w:szCs w:val="24"/>
        </w:rPr>
        <w:t xml:space="preserve"> that enables syntheses</w:t>
      </w:r>
      <w:r w:rsidR="002D5964">
        <w:rPr>
          <w:rFonts w:ascii="Times New Roman" w:eastAsia="Times New Roman" w:hAnsi="Times New Roman" w:cs="Times New Roman"/>
          <w:sz w:val="24"/>
          <w:szCs w:val="24"/>
        </w:rPr>
        <w:t xml:space="preserve"> that can measure</w:t>
      </w:r>
      <w:r w:rsidR="00584BB7">
        <w:rPr>
          <w:rFonts w:ascii="Times New Roman" w:eastAsia="Times New Roman" w:hAnsi="Times New Roman" w:cs="Times New Roman"/>
          <w:sz w:val="24"/>
          <w:szCs w:val="24"/>
        </w:rPr>
        <w:t xml:space="preserve"> the frequency</w:t>
      </w:r>
      <w:r w:rsidR="007D7A41">
        <w:rPr>
          <w:rFonts w:ascii="Times New Roman" w:eastAsia="Times New Roman" w:hAnsi="Times New Roman" w:cs="Times New Roman"/>
          <w:sz w:val="24"/>
          <w:szCs w:val="24"/>
        </w:rPr>
        <w:t xml:space="preserve"> of </w:t>
      </w:r>
      <w:r w:rsidR="00584BB7">
        <w:rPr>
          <w:rFonts w:ascii="Times New Roman" w:eastAsia="Times New Roman" w:hAnsi="Times New Roman" w:cs="Times New Roman"/>
          <w:sz w:val="24"/>
          <w:szCs w:val="24"/>
        </w:rPr>
        <w:t>boom-busts</w:t>
      </w:r>
      <w:r w:rsidR="007D7A41">
        <w:rPr>
          <w:rFonts w:ascii="Times New Roman" w:eastAsia="Times New Roman" w:hAnsi="Times New Roman" w:cs="Times New Roman"/>
          <w:sz w:val="24"/>
          <w:szCs w:val="24"/>
        </w:rPr>
        <w:t xml:space="preserve"> within and across taxa</w:t>
      </w:r>
      <w:r w:rsidR="00245346">
        <w:rPr>
          <w:rFonts w:ascii="Times New Roman" w:eastAsia="Times New Roman" w:hAnsi="Times New Roman" w:cs="Times New Roman"/>
          <w:sz w:val="24"/>
          <w:szCs w:val="24"/>
        </w:rPr>
        <w:t>.</w:t>
      </w:r>
      <w:r w:rsidR="00584BB7">
        <w:rPr>
          <w:rFonts w:ascii="Times New Roman" w:eastAsia="Times New Roman" w:hAnsi="Times New Roman" w:cs="Times New Roman"/>
          <w:sz w:val="24"/>
          <w:szCs w:val="24"/>
        </w:rPr>
        <w:t xml:space="preserve"> </w:t>
      </w:r>
      <w:r w:rsidR="00E3538F">
        <w:rPr>
          <w:rFonts w:ascii="Times New Roman" w:eastAsia="Times New Roman" w:hAnsi="Times New Roman" w:cs="Times New Roman"/>
          <w:sz w:val="24"/>
          <w:szCs w:val="24"/>
        </w:rPr>
        <w:t xml:space="preserve"> </w:t>
      </w:r>
      <w:r w:rsidR="00D37A17">
        <w:rPr>
          <w:rFonts w:ascii="Times New Roman" w:eastAsia="Times New Roman" w:hAnsi="Times New Roman" w:cs="Times New Roman"/>
          <w:sz w:val="24"/>
          <w:szCs w:val="24"/>
        </w:rPr>
        <w:t xml:space="preserve"> </w:t>
      </w:r>
    </w:p>
    <w:p w14:paraId="7279E986" w14:textId="095FDF8A" w:rsidR="00FE56CF" w:rsidRPr="00605F58" w:rsidRDefault="00602534" w:rsidP="0029161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5064CC" w:rsidRPr="00605F58">
        <w:rPr>
          <w:rFonts w:ascii="Times New Roman" w:eastAsia="Times New Roman" w:hAnsi="Times New Roman" w:cs="Times New Roman"/>
          <w:sz w:val="24"/>
          <w:szCs w:val="24"/>
        </w:rPr>
        <w:t xml:space="preserve">revious work in ecology </w:t>
      </w:r>
      <w:r w:rsidR="00300D38">
        <w:rPr>
          <w:rFonts w:ascii="Times New Roman" w:eastAsia="Times New Roman" w:hAnsi="Times New Roman" w:cs="Times New Roman"/>
          <w:sz w:val="24"/>
          <w:szCs w:val="24"/>
        </w:rPr>
        <w:t xml:space="preserve">demonstrates </w:t>
      </w:r>
      <w:r>
        <w:rPr>
          <w:rFonts w:ascii="Times New Roman" w:eastAsia="Times New Roman" w:hAnsi="Times New Roman" w:cs="Times New Roman"/>
          <w:sz w:val="24"/>
          <w:szCs w:val="24"/>
        </w:rPr>
        <w:t>the importance</w:t>
      </w:r>
      <w:r w:rsidR="00300D38">
        <w:rPr>
          <w:rFonts w:ascii="Times New Roman" w:eastAsia="Times New Roman" w:hAnsi="Times New Roman" w:cs="Times New Roman"/>
          <w:sz w:val="24"/>
          <w:szCs w:val="24"/>
        </w:rPr>
        <w:t xml:space="preserve"> in </w:t>
      </w:r>
      <w:r w:rsidR="005763F3">
        <w:rPr>
          <w:rFonts w:ascii="Times New Roman" w:eastAsia="Times New Roman" w:hAnsi="Times New Roman" w:cs="Times New Roman"/>
          <w:sz w:val="24"/>
          <w:szCs w:val="24"/>
        </w:rPr>
        <w:t>quantitatively describing</w:t>
      </w:r>
      <w:r w:rsidR="00300D38">
        <w:rPr>
          <w:rFonts w:ascii="Times New Roman" w:eastAsia="Times New Roman" w:hAnsi="Times New Roman" w:cs="Times New Roman"/>
          <w:sz w:val="24"/>
          <w:szCs w:val="24"/>
        </w:rPr>
        <w:t xml:space="preserve"> patterns</w:t>
      </w:r>
      <w:r w:rsidR="005064CC" w:rsidRPr="00605F58">
        <w:rPr>
          <w:rFonts w:ascii="Times New Roman" w:eastAsia="Times New Roman" w:hAnsi="Times New Roman" w:cs="Times New Roman"/>
          <w:sz w:val="24"/>
          <w:szCs w:val="24"/>
        </w:rPr>
        <w:t xml:space="preserve">. Understanding why population size fluctuates rather than </w:t>
      </w:r>
      <w:r w:rsidR="00101F17" w:rsidRPr="00605F58">
        <w:rPr>
          <w:rFonts w:ascii="Times New Roman" w:eastAsia="Times New Roman" w:hAnsi="Times New Roman" w:cs="Times New Roman"/>
          <w:sz w:val="24"/>
          <w:szCs w:val="24"/>
        </w:rPr>
        <w:t>reach</w:t>
      </w:r>
      <w:r w:rsidR="00101F17">
        <w:rPr>
          <w:rFonts w:ascii="Times New Roman" w:eastAsia="Times New Roman" w:hAnsi="Times New Roman" w:cs="Times New Roman"/>
          <w:sz w:val="24"/>
          <w:szCs w:val="24"/>
        </w:rPr>
        <w:t>es</w:t>
      </w:r>
      <w:r w:rsidR="00101F17" w:rsidRPr="00605F5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 xml:space="preserve">an equilibrium has intrigued ecologists for almost a century </w:t>
      </w:r>
      <w:r w:rsidR="00123D3F">
        <w:rPr>
          <w:rFonts w:ascii="Times New Roman" w:eastAsia="Times New Roman" w:hAnsi="Times New Roman" w:cs="Times New Roman"/>
          <w:sz w:val="24"/>
          <w:szCs w:val="24"/>
        </w:rPr>
        <w:fldChar w:fldCharType="begin"/>
      </w:r>
      <w:r w:rsidR="00123D3F">
        <w:rPr>
          <w:rFonts w:ascii="Times New Roman" w:eastAsia="Times New Roman" w:hAnsi="Times New Roman" w:cs="Times New Roman"/>
          <w:sz w:val="24"/>
          <w:szCs w:val="24"/>
        </w:rPr>
        <w:instrText xml:space="preserve"> ADDIN ZOTERO_ITEM CSL_CITATION {"citationID":"dbsa4Uw4","properties":{"formattedCitation":"(Elton 1927)","plainCitation":"(Elton 1927)","noteIndex":0},"citationItems":[{"id":203,"uris":["http://zotero.org/users/9972654/items/L36NUDIP"],"itemData":{"id":203,"type":"book","event-place":"New York, NY","publisher":"The Macmillan Company","publisher-place":"New York, NY","title":"Animal Ecology","author":[{"family":"Elton","given":"Charles"}],"issued":{"date-parts":[["1927"]]}}}],"schema":"https://github.com/citation-style-language/schema/raw/master/csl-citation.json"} </w:instrText>
      </w:r>
      <w:r w:rsidR="00123D3F">
        <w:rPr>
          <w:rFonts w:ascii="Times New Roman" w:eastAsia="Times New Roman" w:hAnsi="Times New Roman" w:cs="Times New Roman"/>
          <w:sz w:val="24"/>
          <w:szCs w:val="24"/>
        </w:rPr>
        <w:fldChar w:fldCharType="separate"/>
      </w:r>
      <w:r w:rsidR="00123D3F" w:rsidRPr="00123D3F">
        <w:rPr>
          <w:rFonts w:ascii="Times New Roman" w:hAnsi="Times New Roman" w:cs="Times New Roman"/>
          <w:sz w:val="24"/>
        </w:rPr>
        <w:t>(Elton 1927)</w:t>
      </w:r>
      <w:r w:rsidR="00123D3F">
        <w:rPr>
          <w:rFonts w:ascii="Times New Roman" w:eastAsia="Times New Roman" w:hAnsi="Times New Roman" w:cs="Times New Roman"/>
          <w:sz w:val="24"/>
          <w:szCs w:val="24"/>
        </w:rPr>
        <w:fldChar w:fldCharType="end"/>
      </w:r>
      <w:r w:rsidR="00C45E2A">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with primary focus on populations that exhibit cyclic dynamics</w:t>
      </w:r>
      <w:r w:rsidR="00C45E2A">
        <w:rPr>
          <w:rFonts w:ascii="Times New Roman" w:eastAsia="Times New Roman" w:hAnsi="Times New Roman" w:cs="Times New Roman"/>
          <w:sz w:val="24"/>
          <w:szCs w:val="24"/>
        </w:rPr>
        <w:t xml:space="preserve">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{"citationID":"uXdmycFo","properties":{"formattedCitation":"(Elton &amp; Nicholson 1942; Lindstr\\uc0\\u246{}m {\\i{}et al.} 2007; Myers 2018)","plainCitation":"(Elton &amp; Nicholson 1942; Lindström et al. 2007; Myers 2018)","noteIndex":0},"citationItems":[{"id":205,"uris":["http://zotero.org/users/9972654/items/PSQ3HQIP"],"itemData":{"id":205,"type":"article-journal","container-title":"The Journal of Animal Ecology","DOI":"10.2307/1358","ISSN":"00218790","issue":"2","journalAbbreviation":"The Journal of Animal Ecology","language":"en","page":"215","source":"DOI.org (Crossref)","title":"The Ten-Year Cycle in Numbers of the Lynx in Canada","volume":"11","author":[{"family":"Elton","given":"Charles"},{"family":"Nicholson","given":"Mary"}],"issued":{"date-parts":[["1942",11]]}}},{"id":204,"uris":["http://zotero.org/users/9972654/items/UV6YGPY6"],"itemData":{"id":204,"type":"article-journal","abstract":"We shall examine the impact of Charles S. Elton’s 1924 article on periodic ﬂuctuations in animal populations on the development of modern population ecology. We argue that his impact has been substantial and that during the past 75 years of research on multi-annual periodic ﬂuctuations in numbers of voles, lemmings, hares, lynx and game animals he has contributed much to the contemporary understanding of the causes and consequences of population regulation. Elton was convinced that the cause of the regular ﬂuctuations was climatic variation. To support this conclusion, he examined long-term population data then available. Despite his ﬁrm belief in a climatic cause of the self-repeating periodic dynamics which many species display, Elton was insightful and far-sighted enough to outline many of the other hypotheses since put forward as an explanation for the enigmatic long-term dynamics of some animal populations. An interesting, but largely neglected aspect in Elton’s paper is that it ends with speculation regarding the evolutionary consequences of periodic population ﬂuctuations. The modern understanding of these issues will also be scrutinised here. In population ecology, Elton’s 1924 paper has spawned a whole industry of research on populations displaying multi-annual periodicity. Despite the eﬀorts of numerous research teams and individuals focusing on the origins of multi-annual population cycles, and despite the early availability of diﬀerent explanatory hypotheses, we are still lacking rigorous tests of some of these hypotheses and, consequently, a consensus of the causes of periodic ﬂuctuations in animal populations. Although Elton would have been happy to see so much eﬀort spent on cyclic populations, we also argue that it is unfortunate if this focus on a special case of population dynamics should distract our attention from more general problems in population and community dynamics.","container-title":"Biological Reviews","DOI":"10.1111/j.1469-185X.2000.tb00061.x","ISSN":"14647931","issue":"1","language":"en","page":"129-158","source":"DOI.org (Crossref)","title":"From arctic lemmings to adaptive dynamics: Charles Elton's legacy in population ecology","title-short":"From arctic lemmings to adaptive dynamics","volume":"76","author":[{"family":"Lindström","given":"Jan"},{"family":"Ranta","given":"Esa"},{"family":"Kokko","given":"Hanna"},{"family":"Lundberg","given":"Per"},{"family":"Kaitala","given":"Veijo"}],"issued":{"date-parts":[["2007",1,11]]}}},{"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C044E">
        <w:rPr>
          <w:rFonts w:ascii="Times New Roman" w:hAnsi="Times New Roman" w:cs="Times New Roman"/>
          <w:sz w:val="24"/>
        </w:rPr>
        <w:t xml:space="preserve">(Elton &amp; Nicholson 1942; Lindström </w:t>
      </w:r>
      <w:r w:rsidR="00C45E2A" w:rsidRPr="003C044E">
        <w:rPr>
          <w:rFonts w:ascii="Times New Roman" w:hAnsi="Times New Roman" w:cs="Times New Roman"/>
          <w:i/>
          <w:iCs/>
          <w:sz w:val="24"/>
        </w:rPr>
        <w:t>et al.</w:t>
      </w:r>
      <w:r w:rsidR="00C45E2A" w:rsidRPr="003C044E">
        <w:rPr>
          <w:rFonts w:ascii="Times New Roman" w:hAnsi="Times New Roman" w:cs="Times New Roman"/>
          <w:sz w:val="24"/>
        </w:rPr>
        <w:t xml:space="preserve"> 2007; Myers 2018)</w:t>
      </w:r>
      <w:r w:rsidR="00C45E2A">
        <w:rPr>
          <w:rFonts w:ascii="Times New Roman" w:eastAsia="Times New Roman" w:hAnsi="Times New Roman" w:cs="Times New Roman"/>
          <w:sz w:val="24"/>
          <w:szCs w:val="24"/>
        </w:rPr>
        <w:fldChar w:fldCharType="end"/>
      </w:r>
      <w:r w:rsidR="00C45E2A">
        <w:rPr>
          <w:rFonts w:ascii="Times New Roman" w:eastAsia="Times New Roman" w:hAnsi="Times New Roman" w:cs="Times New Roman"/>
          <w:sz w:val="24"/>
          <w:szCs w:val="24"/>
        </w:rPr>
        <w:t>.</w:t>
      </w:r>
      <w:r w:rsidR="00C45E2A" w:rsidRPr="00605F58">
        <w:rPr>
          <w:rFonts w:ascii="Times New Roman" w:eastAsia="Times New Roman" w:hAnsi="Times New Roman" w:cs="Times New Roman"/>
          <w:sz w:val="24"/>
          <w:szCs w:val="24"/>
        </w:rPr>
        <w:t xml:space="preserve">  In </w:t>
      </w:r>
      <w:r w:rsidR="00E53734">
        <w:rPr>
          <w:rFonts w:ascii="Times New Roman" w:eastAsia="Times New Roman" w:hAnsi="Times New Roman" w:cs="Times New Roman"/>
          <w:sz w:val="24"/>
          <w:szCs w:val="24"/>
        </w:rPr>
        <w:t>such</w:t>
      </w:r>
      <w:r w:rsidR="00E53734" w:rsidRPr="00605F58">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 xml:space="preserve">systems, </w:t>
      </w:r>
      <w:r w:rsidR="00E53734">
        <w:rPr>
          <w:rFonts w:ascii="Times New Roman" w:eastAsia="Times New Roman" w:hAnsi="Times New Roman" w:cs="Times New Roman"/>
          <w:sz w:val="24"/>
          <w:szCs w:val="24"/>
        </w:rPr>
        <w:t>considerable</w:t>
      </w:r>
      <w:r w:rsidR="00E53734" w:rsidRPr="00605F58">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 xml:space="preserve">effort has been made to demonstrate the importance of mechanisms in producing observable dynamics in unmanipulated populations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{"citationID":"OOJlOfaM","properties":{"formattedCitation":"(Andreassen {\\i{}et al.} 2021; Myers 2018)","plainCitation":"(Andreassen et al. 2021; Myers 2018)","noteIndex":0},"citationItems":[{"id":94,"uris":["http://zotero.org/users/9972654/items/PIV2PA9R"],"itemData":{"id":94,"type":"article-journal","abstract":"Most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C044E">
        <w:rPr>
          <w:rFonts w:ascii="Times New Roman" w:hAnsi="Times New Roman" w:cs="Times New Roman"/>
          <w:sz w:val="24"/>
        </w:rPr>
        <w:t xml:space="preserve">(Andreassen </w:t>
      </w:r>
      <w:r w:rsidR="00C45E2A" w:rsidRPr="003C044E">
        <w:rPr>
          <w:rFonts w:ascii="Times New Roman" w:hAnsi="Times New Roman" w:cs="Times New Roman"/>
          <w:i/>
          <w:iCs/>
          <w:sz w:val="24"/>
        </w:rPr>
        <w:t>et al.</w:t>
      </w:r>
      <w:r w:rsidR="00C45E2A" w:rsidRPr="003C044E">
        <w:rPr>
          <w:rFonts w:ascii="Times New Roman" w:hAnsi="Times New Roman" w:cs="Times New Roman"/>
          <w:sz w:val="24"/>
        </w:rPr>
        <w:t xml:space="preserve"> 2021; Myers 2018)</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and describing patterns quantitatively has helped link mechanisms to population dynamics</w:t>
      </w:r>
      <w:r w:rsidR="00C45E2A">
        <w:rPr>
          <w:rFonts w:ascii="Times New Roman" w:eastAsia="Times New Roman" w:hAnsi="Times New Roman" w:cs="Times New Roman"/>
          <w:sz w:val="24"/>
          <w:szCs w:val="24"/>
        </w:rPr>
        <w:t xml:space="preserve">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{"citationID":"qIaGrAs9","properties":{"formattedCitation":"(Myers 2018; Sheriff {\\i{}et al.} 2015)","plainCitation":"(Myers 2018; Sheriff et al. 2015)","noteIndex":0},"citationItems":[{"id":87,"uris":["http://zotero.org/users/9972654/items/UCSMJSVS"],"itemData":{"id":87,"type":"article-journal","abstract":"Population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92F3A">
        <w:rPr>
          <w:rFonts w:ascii="Times New Roman" w:hAnsi="Times New Roman" w:cs="Times New Roman"/>
          <w:sz w:val="24"/>
        </w:rPr>
        <w:t xml:space="preserve">(Myers 2018; Sheriff </w:t>
      </w:r>
      <w:r w:rsidR="00C45E2A" w:rsidRPr="00392F3A">
        <w:rPr>
          <w:rFonts w:ascii="Times New Roman" w:hAnsi="Times New Roman" w:cs="Times New Roman"/>
          <w:i/>
          <w:iCs/>
          <w:sz w:val="24"/>
        </w:rPr>
        <w:t>et al.</w:t>
      </w:r>
      <w:r w:rsidR="00C45E2A" w:rsidRPr="00392F3A">
        <w:rPr>
          <w:rFonts w:ascii="Times New Roman" w:hAnsi="Times New Roman" w:cs="Times New Roman"/>
          <w:sz w:val="24"/>
        </w:rPr>
        <w:t xml:space="preserve"> 2015)</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For example</w:t>
      </w:r>
      <w:r w:rsidR="00C45E2A">
        <w:rPr>
          <w:rFonts w:ascii="Times New Roman" w:eastAsia="Times New Roman" w:hAnsi="Times New Roman" w:cs="Times New Roman"/>
          <w:sz w:val="24"/>
          <w:szCs w:val="24"/>
        </w:rPr>
        <w:t>,</w:t>
      </w:r>
      <w:r w:rsidR="00C45E2A" w:rsidRPr="00605F58">
        <w:rPr>
          <w:rFonts w:ascii="Times New Roman" w:eastAsia="Times New Roman" w:hAnsi="Times New Roman" w:cs="Times New Roman"/>
          <w:sz w:val="24"/>
          <w:szCs w:val="24"/>
        </w:rPr>
        <w:t xml:space="preserve"> in the classic lynx-snowshoe hare system of cyclic populations, snowshoe hare populations were identified to remain at population lows even after lynx populations reached their lows in the cycle.  During this lag between population lows to population increase, lynx were found to have non-consumptive effects on reproduction of snowshoe hare (i.e., chronic stress from predator avoidance) which limited births from 4 to 2 young per litter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{"citationID":"C8QUv0G5","properties":{"formattedCitation":"(Sheriff {\\i{}et al.} 2015)","plainCitation":"(Sheriff et al. 2015)","noteIndex":0},"citationItems":[{"id":187,"uris":["http://zotero.org/users/9972654/items/2ST55R4V"],"itemData":{"id":187,"type":"article-journal","abstract":"The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92F3A">
        <w:rPr>
          <w:rFonts w:ascii="Times New Roman" w:hAnsi="Times New Roman" w:cs="Times New Roman"/>
          <w:sz w:val="24"/>
        </w:rPr>
        <w:t xml:space="preserve">(Sheriff </w:t>
      </w:r>
      <w:r w:rsidR="00C45E2A" w:rsidRPr="00392F3A">
        <w:rPr>
          <w:rFonts w:ascii="Times New Roman" w:hAnsi="Times New Roman" w:cs="Times New Roman"/>
          <w:i/>
          <w:iCs/>
          <w:sz w:val="24"/>
        </w:rPr>
        <w:t>et al.</w:t>
      </w:r>
      <w:r w:rsidR="00C45E2A" w:rsidRPr="00392F3A">
        <w:rPr>
          <w:rFonts w:ascii="Times New Roman" w:hAnsi="Times New Roman" w:cs="Times New Roman"/>
          <w:sz w:val="24"/>
        </w:rPr>
        <w:t xml:space="preserve"> 2015)</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xml:space="preserve">.  These stress effects continued until a generation after the lynx population decline and corresponded to the lag between the population low and the </w:t>
      </w:r>
      <w:r w:rsidR="00C45E2A" w:rsidRPr="00605F58">
        <w:rPr>
          <w:rFonts w:ascii="Times New Roman" w:eastAsia="Times New Roman" w:hAnsi="Times New Roman" w:cs="Times New Roman"/>
          <w:sz w:val="24"/>
          <w:szCs w:val="24"/>
        </w:rPr>
        <w:lastRenderedPageBreak/>
        <w:t xml:space="preserve">population increase phase in the cycle. </w:t>
      </w:r>
      <w:r w:rsidR="00C45E2A">
        <w:rPr>
          <w:rFonts w:ascii="Times New Roman" w:eastAsia="Times New Roman" w:hAnsi="Times New Roman" w:cs="Times New Roman"/>
          <w:sz w:val="24"/>
          <w:szCs w:val="24"/>
        </w:rPr>
        <w:t>Thus, quantitative description of patterns is a necessary first step in linking patterns to the causal mechanisms.</w:t>
      </w:r>
      <w:r w:rsidR="004A4CB9">
        <w:rPr>
          <w:rFonts w:ascii="Times New Roman" w:eastAsia="Times New Roman" w:hAnsi="Times New Roman" w:cs="Times New Roman"/>
          <w:sz w:val="24"/>
          <w:szCs w:val="24"/>
        </w:rPr>
        <w:t xml:space="preserve"> Quantitative pattern description</w:t>
      </w:r>
      <w:r w:rsidR="00C12F6C">
        <w:rPr>
          <w:rFonts w:ascii="Times New Roman" w:eastAsia="Times New Roman" w:hAnsi="Times New Roman" w:cs="Times New Roman"/>
          <w:sz w:val="24"/>
          <w:szCs w:val="24"/>
        </w:rPr>
        <w:t>s have</w:t>
      </w:r>
      <w:r w:rsidR="004A4CB9">
        <w:rPr>
          <w:rFonts w:ascii="Times New Roman" w:eastAsia="Times New Roman" w:hAnsi="Times New Roman" w:cs="Times New Roman"/>
          <w:sz w:val="24"/>
          <w:szCs w:val="24"/>
        </w:rPr>
        <w:t xml:space="preserve"> not been attempted for</w:t>
      </w:r>
      <w:r w:rsidR="004A4CB9" w:rsidRPr="00605F58">
        <w:rPr>
          <w:rFonts w:ascii="Times New Roman" w:eastAsia="Times New Roman" w:hAnsi="Times New Roman" w:cs="Times New Roman"/>
          <w:sz w:val="24"/>
          <w:szCs w:val="24"/>
        </w:rPr>
        <w:t xml:space="preserve"> </w:t>
      </w:r>
      <w:r w:rsidR="00B676A2">
        <w:rPr>
          <w:rFonts w:ascii="Times New Roman" w:eastAsia="Times New Roman" w:hAnsi="Times New Roman" w:cs="Times New Roman"/>
          <w:sz w:val="24"/>
          <w:szCs w:val="24"/>
        </w:rPr>
        <w:t xml:space="preserve">boom-busts in </w:t>
      </w:r>
      <w:r w:rsidR="00C12F6C">
        <w:rPr>
          <w:rFonts w:ascii="Times New Roman" w:eastAsia="Times New Roman" w:hAnsi="Times New Roman" w:cs="Times New Roman"/>
          <w:sz w:val="24"/>
          <w:szCs w:val="24"/>
        </w:rPr>
        <w:t>invasion</w:t>
      </w:r>
      <w:r w:rsidR="00B676A2">
        <w:rPr>
          <w:rFonts w:ascii="Times New Roman" w:eastAsia="Times New Roman" w:hAnsi="Times New Roman" w:cs="Times New Roman"/>
          <w:sz w:val="24"/>
          <w:szCs w:val="24"/>
        </w:rPr>
        <w:t>s</w:t>
      </w:r>
      <w:r w:rsidR="00C12F6C">
        <w:rPr>
          <w:rFonts w:ascii="Times New Roman" w:eastAsia="Times New Roman" w:hAnsi="Times New Roman" w:cs="Times New Roman"/>
          <w:sz w:val="24"/>
          <w:szCs w:val="24"/>
        </w:rPr>
        <w:t>.</w:t>
      </w:r>
    </w:p>
    <w:p w14:paraId="1843FC48" w14:textId="1AB69C60" w:rsidR="00B83CD1"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During </w:t>
      </w:r>
      <w:r w:rsidR="00C12F6C">
        <w:rPr>
          <w:rFonts w:ascii="Times New Roman" w:eastAsia="Times New Roman" w:hAnsi="Times New Roman" w:cs="Times New Roman"/>
          <w:sz w:val="24"/>
          <w:szCs w:val="24"/>
        </w:rPr>
        <w:t>a</w:t>
      </w:r>
      <w:r w:rsidR="00C12F6C"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first attempt at standardizing terminology </w:t>
      </w:r>
      <w:r w:rsidRPr="001E6D42">
        <w:rPr>
          <w:rFonts w:ascii="Times New Roman" w:eastAsia="Times New Roman" w:hAnsi="Times New Roman" w:cs="Times New Roman"/>
          <w:sz w:val="24"/>
          <w:szCs w:val="24"/>
        </w:rPr>
        <w:t xml:space="preserve">Strayer </w:t>
      </w:r>
      <w:r w:rsidRPr="001E6D42">
        <w:rPr>
          <w:rFonts w:ascii="Times New Roman" w:eastAsia="Times New Roman" w:hAnsi="Times New Roman" w:cs="Times New Roman"/>
          <w:i/>
          <w:sz w:val="24"/>
          <w:szCs w:val="24"/>
        </w:rPr>
        <w:t>et al.</w:t>
      </w:r>
      <w:r w:rsidRPr="001E6D42">
        <w:rPr>
          <w:rFonts w:ascii="Times New Roman" w:eastAsia="Times New Roman" w:hAnsi="Times New Roman" w:cs="Times New Roman"/>
          <w:sz w:val="24"/>
          <w:szCs w:val="24"/>
        </w:rPr>
        <w:t xml:space="preserve"> (2017) </w:t>
      </w:r>
      <w:r w:rsidRPr="00B51343">
        <w:rPr>
          <w:rFonts w:ascii="Times New Roman" w:eastAsia="Times New Roman" w:hAnsi="Times New Roman" w:cs="Times New Roman"/>
          <w:i/>
          <w:iCs/>
          <w:sz w:val="24"/>
          <w:szCs w:val="24"/>
        </w:rPr>
        <w:t>qualitatively</w:t>
      </w:r>
      <w:r w:rsidRPr="001E6D42">
        <w:rPr>
          <w:rFonts w:ascii="Times New Roman" w:eastAsia="Times New Roman" w:hAnsi="Times New Roman" w:cs="Times New Roman"/>
          <w:sz w:val="24"/>
          <w:szCs w:val="24"/>
        </w:rPr>
        <w:t xml:space="preserve"> defined a boom-bust as </w:t>
      </w:r>
      <w:r w:rsidR="007F4C16">
        <w:rPr>
          <w:rFonts w:ascii="Times New Roman" w:eastAsia="Times New Roman" w:hAnsi="Times New Roman" w:cs="Times New Roman"/>
          <w:sz w:val="24"/>
          <w:szCs w:val="24"/>
        </w:rPr>
        <w:t>“</w:t>
      </w:r>
      <w:r w:rsidRPr="001E6D42">
        <w:rPr>
          <w:rFonts w:ascii="Times New Roman" w:eastAsia="Times New Roman" w:hAnsi="Times New Roman" w:cs="Times New Roman"/>
          <w:sz w:val="24"/>
          <w:szCs w:val="24"/>
        </w:rPr>
        <w:t>a rapid, large increase in a population metric (e.g., population size or range size), followed by a rapid, large and sustained decline</w:t>
      </w:r>
      <w:r w:rsidR="006D3A78">
        <w:rPr>
          <w:rFonts w:ascii="Times New Roman" w:eastAsia="Times New Roman" w:hAnsi="Times New Roman" w:cs="Times New Roman"/>
          <w:sz w:val="24"/>
          <w:szCs w:val="24"/>
        </w:rPr>
        <w:t>.</w:t>
      </w:r>
      <w:r w:rsidR="007F4C16">
        <w:rPr>
          <w:rFonts w:ascii="Times New Roman" w:eastAsia="Times New Roman" w:hAnsi="Times New Roman" w:cs="Times New Roman"/>
          <w:sz w:val="24"/>
          <w:szCs w:val="24"/>
        </w:rPr>
        <w:t>”</w:t>
      </w:r>
      <w:r w:rsidR="006D3A78">
        <w:rPr>
          <w:rFonts w:ascii="Times New Roman" w:eastAsia="Times New Roman" w:hAnsi="Times New Roman" w:cs="Times New Roman"/>
          <w:sz w:val="24"/>
          <w:szCs w:val="24"/>
        </w:rPr>
        <w:t xml:space="preserve"> The authors </w:t>
      </w:r>
      <w:r w:rsidR="007F4C16">
        <w:rPr>
          <w:rFonts w:ascii="Times New Roman" w:eastAsia="Times New Roman" w:hAnsi="Times New Roman" w:cs="Times New Roman"/>
          <w:sz w:val="24"/>
          <w:szCs w:val="24"/>
        </w:rPr>
        <w:t>provided</w:t>
      </w:r>
      <w:r w:rsidRPr="00605F58">
        <w:rPr>
          <w:rFonts w:ascii="Times New Roman" w:eastAsia="Times New Roman" w:hAnsi="Times New Roman" w:cs="Times New Roman"/>
          <w:sz w:val="24"/>
          <w:szCs w:val="24"/>
        </w:rPr>
        <w:t xml:space="preserve"> four potential </w:t>
      </w:r>
      <w:r w:rsidR="00A6439D">
        <w:rPr>
          <w:rFonts w:ascii="Times New Roman" w:eastAsia="Times New Roman" w:hAnsi="Times New Roman" w:cs="Times New Roman"/>
          <w:sz w:val="24"/>
          <w:szCs w:val="24"/>
        </w:rPr>
        <w:t>challenges</w:t>
      </w:r>
      <w:r w:rsidR="00A6439D" w:rsidRPr="00605F58">
        <w:rPr>
          <w:rFonts w:ascii="Times New Roman" w:eastAsia="Times New Roman" w:hAnsi="Times New Roman" w:cs="Times New Roman"/>
          <w:sz w:val="24"/>
          <w:szCs w:val="24"/>
        </w:rPr>
        <w:t xml:space="preserve"> </w:t>
      </w:r>
      <w:r w:rsidR="00A6439D">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adopting a </w:t>
      </w:r>
      <w:r w:rsidRPr="008A0AE3">
        <w:rPr>
          <w:rFonts w:ascii="Times New Roman" w:eastAsia="Times New Roman" w:hAnsi="Times New Roman" w:cs="Times New Roman"/>
          <w:i/>
          <w:iCs/>
          <w:sz w:val="24"/>
          <w:szCs w:val="24"/>
        </w:rPr>
        <w:t>quantitative</w:t>
      </w:r>
      <w:r w:rsidRPr="00605F58">
        <w:rPr>
          <w:rFonts w:ascii="Times New Roman" w:eastAsia="Times New Roman" w:hAnsi="Times New Roman" w:cs="Times New Roman"/>
          <w:sz w:val="24"/>
          <w:szCs w:val="24"/>
        </w:rPr>
        <w:t xml:space="preserve"> definition of boom-bust</w:t>
      </w:r>
      <w:r w:rsidR="002D505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in invasions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{"citationID":"ROURq2zN","properties":{"formattedCitation":"(Strayer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870110" w:rsidRPr="00605F58">
        <w:rPr>
          <w:rFonts w:ascii="Times New Roman" w:eastAsia="Times New Roman" w:hAnsi="Times New Roman" w:cs="Times New Roman"/>
          <w:sz w:val="24"/>
          <w:szCs w:val="24"/>
        </w:rPr>
        <w:t>These</w:t>
      </w:r>
      <w:r w:rsidRPr="00605F58">
        <w:rPr>
          <w:rFonts w:ascii="Times New Roman" w:eastAsia="Times New Roman" w:hAnsi="Times New Roman" w:cs="Times New Roman"/>
          <w:sz w:val="24"/>
          <w:szCs w:val="24"/>
        </w:rPr>
        <w:t xml:space="preserve"> problems were: 1) past practices have not provided clear precedents in numerical criteria, 2) different species have different response times (i.e., different generation times), 3) the ability to detect boom-bust</w:t>
      </w:r>
      <w:r w:rsidR="002D505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depends strongly on the characteristics of the data set, and 4) the amount of change that is “important” or “dramatic” across systems varies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{"citationID":"oLYMgsfB","properties":{"formattedCitation":"(Strayer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F4151C">
        <w:rPr>
          <w:rFonts w:ascii="Times New Roman" w:eastAsia="Times New Roman" w:hAnsi="Times New Roman" w:cs="Times New Roman"/>
          <w:sz w:val="24"/>
          <w:szCs w:val="24"/>
        </w:rPr>
        <w:t>Nevertheless, r</w:t>
      </w:r>
      <w:r w:rsidR="00C43DC5">
        <w:rPr>
          <w:rFonts w:ascii="Times New Roman" w:eastAsia="Times New Roman" w:hAnsi="Times New Roman" w:cs="Times New Roman"/>
          <w:sz w:val="24"/>
          <w:szCs w:val="24"/>
        </w:rPr>
        <w:t xml:space="preserve">eexamination of </w:t>
      </w:r>
      <w:r w:rsidR="00F3727D">
        <w:rPr>
          <w:rFonts w:ascii="Times New Roman" w:eastAsia="Times New Roman" w:hAnsi="Times New Roman" w:cs="Times New Roman"/>
          <w:sz w:val="24"/>
          <w:szCs w:val="24"/>
        </w:rPr>
        <w:t xml:space="preserve">the data </w:t>
      </w:r>
      <w:r w:rsidR="001E60D0">
        <w:rPr>
          <w:rFonts w:ascii="Times New Roman" w:eastAsia="Times New Roman" w:hAnsi="Times New Roman" w:cs="Times New Roman"/>
          <w:sz w:val="24"/>
          <w:szCs w:val="24"/>
        </w:rPr>
        <w:t xml:space="preserve">of </w:t>
      </w:r>
      <w:r w:rsidR="00EE3D89">
        <w:rPr>
          <w:rFonts w:ascii="Times New Roman" w:eastAsia="Times New Roman" w:hAnsi="Times New Roman" w:cs="Times New Roman"/>
          <w:sz w:val="24"/>
          <w:szCs w:val="24"/>
        </w:rPr>
        <w:t xml:space="preserve">previously claimed </w:t>
      </w:r>
      <w:r w:rsidR="00F3727D">
        <w:rPr>
          <w:rFonts w:ascii="Times New Roman" w:eastAsia="Times New Roman" w:hAnsi="Times New Roman" w:cs="Times New Roman"/>
          <w:sz w:val="24"/>
          <w:szCs w:val="24"/>
        </w:rPr>
        <w:t xml:space="preserve">boom-busts </w:t>
      </w:r>
      <w:r w:rsidR="00BE7D31">
        <w:rPr>
          <w:rFonts w:ascii="Times New Roman" w:eastAsia="Times New Roman" w:hAnsi="Times New Roman" w:cs="Times New Roman"/>
          <w:sz w:val="24"/>
          <w:szCs w:val="24"/>
        </w:rPr>
        <w:t>a</w:t>
      </w:r>
      <w:r w:rsidR="00890CE7">
        <w:rPr>
          <w:rFonts w:ascii="Times New Roman" w:eastAsia="Times New Roman" w:hAnsi="Times New Roman" w:cs="Times New Roman"/>
          <w:sz w:val="24"/>
          <w:szCs w:val="24"/>
        </w:rPr>
        <w:t>nd reinterpreting them using a</w:t>
      </w:r>
      <w:r w:rsidR="00AE7466">
        <w:rPr>
          <w:rFonts w:ascii="Times New Roman" w:eastAsia="Times New Roman" w:hAnsi="Times New Roman" w:cs="Times New Roman"/>
          <w:sz w:val="24"/>
          <w:szCs w:val="24"/>
        </w:rPr>
        <w:t xml:space="preserve"> </w:t>
      </w:r>
      <w:r w:rsidR="00457065">
        <w:rPr>
          <w:rFonts w:ascii="Times New Roman" w:eastAsia="Times New Roman" w:hAnsi="Times New Roman" w:cs="Times New Roman"/>
          <w:sz w:val="24"/>
          <w:szCs w:val="24"/>
        </w:rPr>
        <w:t>quantitative</w:t>
      </w:r>
      <w:r w:rsidR="00AE7466">
        <w:rPr>
          <w:rFonts w:ascii="Times New Roman" w:eastAsia="Times New Roman" w:hAnsi="Times New Roman" w:cs="Times New Roman"/>
          <w:sz w:val="24"/>
          <w:szCs w:val="24"/>
        </w:rPr>
        <w:t xml:space="preserve"> definition </w:t>
      </w:r>
      <w:r w:rsidR="009921E3">
        <w:rPr>
          <w:rFonts w:ascii="Times New Roman" w:eastAsia="Times New Roman" w:hAnsi="Times New Roman" w:cs="Times New Roman"/>
          <w:sz w:val="24"/>
          <w:szCs w:val="24"/>
        </w:rPr>
        <w:t xml:space="preserve">would </w:t>
      </w:r>
      <w:r w:rsidR="00685CC9">
        <w:rPr>
          <w:rFonts w:ascii="Times New Roman" w:eastAsia="Times New Roman" w:hAnsi="Times New Roman" w:cs="Times New Roman"/>
          <w:sz w:val="24"/>
          <w:szCs w:val="24"/>
        </w:rPr>
        <w:t>standardize</w:t>
      </w:r>
      <w:r w:rsidR="009921E3">
        <w:rPr>
          <w:rFonts w:ascii="Times New Roman" w:eastAsia="Times New Roman" w:hAnsi="Times New Roman" w:cs="Times New Roman"/>
          <w:sz w:val="24"/>
          <w:szCs w:val="24"/>
        </w:rPr>
        <w:t xml:space="preserve"> </w:t>
      </w:r>
      <w:r w:rsidR="000E79D1">
        <w:rPr>
          <w:rFonts w:ascii="Times New Roman" w:eastAsia="Times New Roman" w:hAnsi="Times New Roman" w:cs="Times New Roman"/>
          <w:sz w:val="24"/>
          <w:szCs w:val="24"/>
        </w:rPr>
        <w:t xml:space="preserve">the past data under the same framework. </w:t>
      </w:r>
      <w:r w:rsidR="002668E1">
        <w:rPr>
          <w:rFonts w:ascii="Times New Roman" w:eastAsia="Times New Roman" w:hAnsi="Times New Roman" w:cs="Times New Roman"/>
          <w:sz w:val="24"/>
          <w:szCs w:val="24"/>
        </w:rPr>
        <w:t>Furthermore</w:t>
      </w:r>
      <w:r w:rsidR="000E79D1">
        <w:rPr>
          <w:rFonts w:ascii="Times New Roman" w:eastAsia="Times New Roman" w:hAnsi="Times New Roman" w:cs="Times New Roman"/>
          <w:sz w:val="24"/>
          <w:szCs w:val="24"/>
        </w:rPr>
        <w:t>,</w:t>
      </w:r>
      <w:r w:rsidR="0025731E">
        <w:rPr>
          <w:rFonts w:ascii="Times New Roman" w:eastAsia="Times New Roman" w:hAnsi="Times New Roman" w:cs="Times New Roman"/>
          <w:sz w:val="24"/>
          <w:szCs w:val="24"/>
        </w:rPr>
        <w:t xml:space="preserve"> standardized </w:t>
      </w:r>
      <w:r w:rsidR="00094391">
        <w:rPr>
          <w:rFonts w:ascii="Times New Roman" w:eastAsia="Times New Roman" w:hAnsi="Times New Roman" w:cs="Times New Roman"/>
          <w:sz w:val="24"/>
          <w:szCs w:val="24"/>
        </w:rPr>
        <w:t xml:space="preserve">quantitative </w:t>
      </w:r>
      <w:r w:rsidR="0025731E">
        <w:rPr>
          <w:rFonts w:ascii="Times New Roman" w:eastAsia="Times New Roman" w:hAnsi="Times New Roman" w:cs="Times New Roman"/>
          <w:sz w:val="24"/>
          <w:szCs w:val="24"/>
        </w:rPr>
        <w:t xml:space="preserve">definition of a boom-bust would facilitate </w:t>
      </w:r>
      <w:r w:rsidR="00FD06CC">
        <w:rPr>
          <w:rFonts w:ascii="Times New Roman" w:eastAsia="Times New Roman" w:hAnsi="Times New Roman" w:cs="Times New Roman"/>
          <w:sz w:val="24"/>
          <w:szCs w:val="24"/>
        </w:rPr>
        <w:t xml:space="preserve">communication </w:t>
      </w:r>
      <w:r w:rsidR="00094391">
        <w:rPr>
          <w:rFonts w:ascii="Times New Roman" w:eastAsia="Times New Roman" w:hAnsi="Times New Roman" w:cs="Times New Roman"/>
          <w:sz w:val="24"/>
          <w:szCs w:val="24"/>
        </w:rPr>
        <w:t>and could</w:t>
      </w:r>
      <w:r w:rsidR="000A720C">
        <w:rPr>
          <w:rFonts w:ascii="Times New Roman" w:eastAsia="Times New Roman" w:hAnsi="Times New Roman" w:cs="Times New Roman"/>
          <w:sz w:val="24"/>
          <w:szCs w:val="24"/>
        </w:rPr>
        <w:t xml:space="preserve"> narrow</w:t>
      </w:r>
      <w:r w:rsidR="00875E05">
        <w:rPr>
          <w:rFonts w:ascii="Times New Roman" w:eastAsia="Times New Roman" w:hAnsi="Times New Roman" w:cs="Times New Roman"/>
          <w:sz w:val="24"/>
          <w:szCs w:val="24"/>
        </w:rPr>
        <w:t xml:space="preserve"> the</w:t>
      </w:r>
      <w:r w:rsidR="00FD06CC">
        <w:rPr>
          <w:rFonts w:ascii="Times New Roman" w:eastAsia="Times New Roman" w:hAnsi="Times New Roman" w:cs="Times New Roman"/>
          <w:sz w:val="24"/>
          <w:szCs w:val="24"/>
        </w:rPr>
        <w:t xml:space="preserve"> set</w:t>
      </w:r>
      <w:r w:rsidR="00607F92">
        <w:rPr>
          <w:rFonts w:ascii="Times New Roman" w:eastAsia="Times New Roman" w:hAnsi="Times New Roman" w:cs="Times New Roman"/>
          <w:sz w:val="24"/>
          <w:szCs w:val="24"/>
        </w:rPr>
        <w:t xml:space="preserve"> of</w:t>
      </w:r>
      <w:r w:rsidR="00875E05">
        <w:rPr>
          <w:rFonts w:ascii="Times New Roman" w:eastAsia="Times New Roman" w:hAnsi="Times New Roman" w:cs="Times New Roman"/>
          <w:sz w:val="24"/>
          <w:szCs w:val="24"/>
        </w:rPr>
        <w:t xml:space="preserve"> diverse mechanisms thought to cause boom-bust</w:t>
      </w:r>
      <w:r w:rsidR="002158BD">
        <w:rPr>
          <w:rFonts w:ascii="Times New Roman" w:eastAsia="Times New Roman" w:hAnsi="Times New Roman" w:cs="Times New Roman"/>
          <w:sz w:val="24"/>
          <w:szCs w:val="24"/>
        </w:rPr>
        <w:t xml:space="preserve">s </w:t>
      </w:r>
      <w:r w:rsidR="00875E05">
        <w:rPr>
          <w:rFonts w:ascii="Times New Roman" w:eastAsia="Times New Roman" w:hAnsi="Times New Roman" w:cs="Times New Roman"/>
          <w:sz w:val="24"/>
          <w:szCs w:val="24"/>
        </w:rPr>
        <w:fldChar w:fldCharType="begin"/>
      </w:r>
      <w:r w:rsidR="00875E05">
        <w:rPr>
          <w:rFonts w:ascii="Times New Roman" w:eastAsia="Times New Roman" w:hAnsi="Times New Roman" w:cs="Times New Roman"/>
          <w:sz w:val="24"/>
          <w:szCs w:val="24"/>
        </w:rPr>
        <w:instrText xml:space="preserve"> ADDIN ZOTERO_ITEM CSL_CITATION {"citationID":"RbdAwNeY","properties":{"formattedCitation":"(Strayer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875E05">
        <w:rPr>
          <w:rFonts w:ascii="Times New Roman" w:eastAsia="Times New Roman" w:hAnsi="Times New Roman" w:cs="Times New Roman"/>
          <w:sz w:val="24"/>
          <w:szCs w:val="24"/>
        </w:rPr>
        <w:fldChar w:fldCharType="separate"/>
      </w:r>
      <w:r w:rsidR="00875E05" w:rsidRPr="00875E05">
        <w:rPr>
          <w:rFonts w:ascii="Times New Roman" w:hAnsi="Times New Roman" w:cs="Times New Roman"/>
          <w:sz w:val="24"/>
        </w:rPr>
        <w:t xml:space="preserve">(Strayer </w:t>
      </w:r>
      <w:r w:rsidR="00875E05" w:rsidRPr="00875E05">
        <w:rPr>
          <w:rFonts w:ascii="Times New Roman" w:hAnsi="Times New Roman" w:cs="Times New Roman"/>
          <w:i/>
          <w:iCs/>
          <w:sz w:val="24"/>
        </w:rPr>
        <w:t>et al.</w:t>
      </w:r>
      <w:r w:rsidR="00875E05" w:rsidRPr="00875E05">
        <w:rPr>
          <w:rFonts w:ascii="Times New Roman" w:hAnsi="Times New Roman" w:cs="Times New Roman"/>
          <w:sz w:val="24"/>
        </w:rPr>
        <w:t xml:space="preserve"> 2017)</w:t>
      </w:r>
      <w:r w:rsidR="00875E05">
        <w:rPr>
          <w:rFonts w:ascii="Times New Roman" w:eastAsia="Times New Roman" w:hAnsi="Times New Roman" w:cs="Times New Roman"/>
          <w:sz w:val="24"/>
          <w:szCs w:val="24"/>
        </w:rPr>
        <w:fldChar w:fldCharType="end"/>
      </w:r>
      <w:r w:rsidR="00607F92">
        <w:rPr>
          <w:rFonts w:ascii="Times New Roman" w:eastAsia="Times New Roman" w:hAnsi="Times New Roman" w:cs="Times New Roman"/>
          <w:sz w:val="24"/>
          <w:szCs w:val="24"/>
        </w:rPr>
        <w:t xml:space="preserve">.  </w:t>
      </w:r>
      <w:r w:rsidR="006E1FB5">
        <w:rPr>
          <w:rFonts w:ascii="Times New Roman" w:eastAsia="Times New Roman" w:hAnsi="Times New Roman" w:cs="Times New Roman"/>
          <w:sz w:val="24"/>
          <w:szCs w:val="24"/>
        </w:rPr>
        <w:t xml:space="preserve">Ultimately, </w:t>
      </w:r>
      <w:r w:rsidR="002668E1">
        <w:rPr>
          <w:rFonts w:ascii="Times New Roman" w:eastAsia="Times New Roman" w:hAnsi="Times New Roman" w:cs="Times New Roman"/>
          <w:sz w:val="24"/>
          <w:szCs w:val="24"/>
        </w:rPr>
        <w:t xml:space="preserve">a standardized definition would facilitate across system </w:t>
      </w:r>
      <w:r w:rsidR="00A82EA7">
        <w:rPr>
          <w:rFonts w:ascii="Times New Roman" w:eastAsia="Times New Roman" w:hAnsi="Times New Roman" w:cs="Times New Roman"/>
          <w:sz w:val="24"/>
          <w:szCs w:val="24"/>
        </w:rPr>
        <w:t>and across species syntheses which</w:t>
      </w:r>
      <w:r w:rsidR="00C66CED">
        <w:rPr>
          <w:rFonts w:ascii="Times New Roman" w:eastAsia="Times New Roman" w:hAnsi="Times New Roman" w:cs="Times New Roman"/>
          <w:sz w:val="24"/>
          <w:szCs w:val="24"/>
        </w:rPr>
        <w:t xml:space="preserve"> would </w:t>
      </w:r>
      <w:r w:rsidR="00456760">
        <w:rPr>
          <w:rFonts w:ascii="Times New Roman" w:eastAsia="Times New Roman" w:hAnsi="Times New Roman" w:cs="Times New Roman"/>
          <w:sz w:val="24"/>
          <w:szCs w:val="24"/>
        </w:rPr>
        <w:t>enable</w:t>
      </w:r>
      <w:r w:rsidR="0035491E">
        <w:rPr>
          <w:rFonts w:ascii="Times New Roman" w:eastAsia="Times New Roman" w:hAnsi="Times New Roman" w:cs="Times New Roman"/>
          <w:sz w:val="24"/>
          <w:szCs w:val="24"/>
        </w:rPr>
        <w:t xml:space="preserve"> the</w:t>
      </w:r>
      <w:r w:rsidR="00C66CED">
        <w:rPr>
          <w:rFonts w:ascii="Times New Roman" w:eastAsia="Times New Roman" w:hAnsi="Times New Roman" w:cs="Times New Roman"/>
          <w:sz w:val="24"/>
          <w:szCs w:val="24"/>
        </w:rPr>
        <w:t xml:space="preserve"> development of predictive framework</w:t>
      </w:r>
      <w:r w:rsidR="00456760">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for when boom-bust</w:t>
      </w:r>
      <w:r w:rsidR="00651887">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occur.</w:t>
      </w:r>
    </w:p>
    <w:p w14:paraId="7279E988" w14:textId="3A5B828B" w:rsidR="00FE56CF" w:rsidRPr="00605F58" w:rsidRDefault="009B65E6"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paper</w:t>
      </w:r>
      <w:r w:rsidR="002158BD">
        <w:rPr>
          <w:rFonts w:ascii="Times New Roman" w:eastAsia="Times New Roman" w:hAnsi="Times New Roman" w:cs="Times New Roman"/>
          <w:sz w:val="24"/>
          <w:szCs w:val="24"/>
        </w:rPr>
        <w:t>, we</w:t>
      </w:r>
      <w:r w:rsidR="00BD2FBC">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used</w:t>
      </w:r>
      <w:r w:rsidR="00466F48">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terms</w:t>
      </w:r>
      <w:r w:rsidR="00466F48">
        <w:rPr>
          <w:rFonts w:ascii="Times New Roman" w:eastAsia="Times New Roman" w:hAnsi="Times New Roman" w:cs="Times New Roman"/>
          <w:sz w:val="24"/>
          <w:szCs w:val="24"/>
        </w:rPr>
        <w:t xml:space="preserve"> from population dynamics and invasion </w:t>
      </w:r>
      <w:r w:rsidR="009F6D70">
        <w:rPr>
          <w:rFonts w:ascii="Times New Roman" w:eastAsia="Times New Roman" w:hAnsi="Times New Roman" w:cs="Times New Roman"/>
          <w:sz w:val="24"/>
          <w:szCs w:val="24"/>
        </w:rPr>
        <w:t>literature</w:t>
      </w:r>
      <w:r w:rsidR="00926A69">
        <w:rPr>
          <w:rFonts w:ascii="Times New Roman" w:eastAsia="Times New Roman" w:hAnsi="Times New Roman" w:cs="Times New Roman"/>
          <w:sz w:val="24"/>
          <w:szCs w:val="24"/>
        </w:rPr>
        <w:t xml:space="preserve"> to develop</w:t>
      </w:r>
      <w:r w:rsidR="00BD2FBC">
        <w:rPr>
          <w:rFonts w:ascii="Times New Roman" w:eastAsia="Times New Roman" w:hAnsi="Times New Roman" w:cs="Times New Roman"/>
          <w:sz w:val="24"/>
          <w:szCs w:val="24"/>
        </w:rPr>
        <w:t xml:space="preserve"> a quantitative definition of boom-bust</w:t>
      </w:r>
      <w:r w:rsidR="002158BD">
        <w:rPr>
          <w:rFonts w:ascii="Times New Roman" w:eastAsia="Times New Roman" w:hAnsi="Times New Roman" w:cs="Times New Roman"/>
          <w:sz w:val="24"/>
          <w:szCs w:val="24"/>
        </w:rPr>
        <w:t>s in invasions</w:t>
      </w:r>
      <w:r w:rsidR="00BB77D8">
        <w:rPr>
          <w:rFonts w:ascii="Times New Roman" w:eastAsia="Times New Roman" w:hAnsi="Times New Roman" w:cs="Times New Roman"/>
          <w:sz w:val="24"/>
          <w:szCs w:val="24"/>
        </w:rPr>
        <w:t xml:space="preserve"> (</w:t>
      </w:r>
      <w:r w:rsidR="00552B48">
        <w:rPr>
          <w:rFonts w:ascii="Times New Roman" w:eastAsia="Times New Roman" w:hAnsi="Times New Roman" w:cs="Times New Roman"/>
          <w:sz w:val="24"/>
          <w:szCs w:val="24"/>
        </w:rPr>
        <w:t xml:space="preserve">Text </w:t>
      </w:r>
      <w:r w:rsidR="00BB77D8">
        <w:rPr>
          <w:rFonts w:ascii="Times New Roman" w:eastAsia="Times New Roman" w:hAnsi="Times New Roman" w:cs="Times New Roman"/>
          <w:sz w:val="24"/>
          <w:szCs w:val="24"/>
        </w:rPr>
        <w:t xml:space="preserve">Box 1; </w:t>
      </w:r>
      <w:r w:rsidR="00AD2817">
        <w:rPr>
          <w:rFonts w:ascii="Times New Roman" w:eastAsia="Times New Roman" w:hAnsi="Times New Roman" w:cs="Times New Roman"/>
          <w:sz w:val="24"/>
          <w:szCs w:val="24"/>
        </w:rPr>
        <w:t>Fig.</w:t>
      </w:r>
      <w:r w:rsidR="00BB77D8">
        <w:rPr>
          <w:rFonts w:ascii="Times New Roman" w:eastAsia="Times New Roman" w:hAnsi="Times New Roman" w:cs="Times New Roman"/>
          <w:sz w:val="24"/>
          <w:szCs w:val="24"/>
        </w:rPr>
        <w:t xml:space="preserve"> 1</w:t>
      </w:r>
      <w:r w:rsidR="00A24E74">
        <w:rPr>
          <w:rFonts w:ascii="Times New Roman" w:eastAsia="Times New Roman" w:hAnsi="Times New Roman" w:cs="Times New Roman"/>
          <w:sz w:val="24"/>
          <w:szCs w:val="24"/>
        </w:rPr>
        <w:t xml:space="preserve">). </w:t>
      </w:r>
      <w:r w:rsidR="00D07373">
        <w:rPr>
          <w:rFonts w:ascii="Times New Roman" w:eastAsia="Times New Roman" w:hAnsi="Times New Roman" w:cs="Times New Roman"/>
          <w:sz w:val="24"/>
          <w:szCs w:val="24"/>
        </w:rPr>
        <w:t>W</w:t>
      </w:r>
      <w:r w:rsidR="00926A69">
        <w:rPr>
          <w:rFonts w:ascii="Times New Roman" w:eastAsia="Times New Roman" w:hAnsi="Times New Roman" w:cs="Times New Roman"/>
          <w:sz w:val="24"/>
          <w:szCs w:val="24"/>
        </w:rPr>
        <w:t xml:space="preserve">e </w:t>
      </w:r>
      <w:r w:rsidR="00E1279C">
        <w:rPr>
          <w:rFonts w:ascii="Times New Roman" w:eastAsia="Times New Roman" w:hAnsi="Times New Roman" w:cs="Times New Roman"/>
          <w:sz w:val="24"/>
          <w:szCs w:val="24"/>
        </w:rPr>
        <w:t xml:space="preserve">assembled the relevant literature </w:t>
      </w:r>
      <w:r w:rsidR="00D07373">
        <w:rPr>
          <w:rFonts w:ascii="Times New Roman" w:eastAsia="Times New Roman" w:hAnsi="Times New Roman" w:cs="Times New Roman"/>
          <w:sz w:val="24"/>
          <w:szCs w:val="24"/>
        </w:rPr>
        <w:t>and tested the cases using the quantitative definition</w:t>
      </w:r>
      <w:r w:rsidR="007F1DFE">
        <w:rPr>
          <w:rFonts w:ascii="Times New Roman" w:eastAsia="Times New Roman" w:hAnsi="Times New Roman" w:cs="Times New Roman"/>
          <w:sz w:val="24"/>
          <w:szCs w:val="24"/>
        </w:rPr>
        <w:t xml:space="preserve"> allowing us to</w:t>
      </w:r>
      <w:r w:rsidR="00D07373">
        <w:rPr>
          <w:rFonts w:ascii="Times New Roman" w:eastAsia="Times New Roman" w:hAnsi="Times New Roman" w:cs="Times New Roman"/>
          <w:sz w:val="24"/>
          <w:szCs w:val="24"/>
        </w:rPr>
        <w:t xml:space="preserve"> </w:t>
      </w:r>
      <w:r w:rsidR="007F1DFE">
        <w:rPr>
          <w:rFonts w:ascii="Times New Roman" w:eastAsia="Times New Roman" w:hAnsi="Times New Roman" w:cs="Times New Roman"/>
          <w:sz w:val="24"/>
          <w:szCs w:val="24"/>
        </w:rPr>
        <w:t>classify</w:t>
      </w:r>
      <w:r w:rsidR="00926A69">
        <w:rPr>
          <w:rFonts w:ascii="Times New Roman" w:eastAsia="Times New Roman" w:hAnsi="Times New Roman" w:cs="Times New Roman"/>
          <w:sz w:val="24"/>
          <w:szCs w:val="24"/>
        </w:rPr>
        <w:t xml:space="preserve"> time series</w:t>
      </w:r>
      <w:r w:rsidR="007F1DFE">
        <w:rPr>
          <w:rFonts w:ascii="Times New Roman" w:eastAsia="Times New Roman" w:hAnsi="Times New Roman" w:cs="Times New Roman"/>
          <w:sz w:val="24"/>
          <w:szCs w:val="24"/>
        </w:rPr>
        <w:t xml:space="preserve"> data</w:t>
      </w:r>
      <w:r w:rsidR="00926A69">
        <w:rPr>
          <w:rFonts w:ascii="Times New Roman" w:eastAsia="Times New Roman" w:hAnsi="Times New Roman" w:cs="Times New Roman"/>
          <w:sz w:val="24"/>
          <w:szCs w:val="24"/>
        </w:rPr>
        <w:t xml:space="preserve"> that have previously been described as boom-busts.</w:t>
      </w:r>
      <w:r w:rsidR="00C639F2">
        <w:rPr>
          <w:rFonts w:ascii="Times New Roman" w:eastAsia="Times New Roman" w:hAnsi="Times New Roman" w:cs="Times New Roman"/>
          <w:sz w:val="24"/>
          <w:szCs w:val="24"/>
        </w:rPr>
        <w:t xml:space="preserve"> </w:t>
      </w:r>
      <w:r w:rsidR="00926A69">
        <w:rPr>
          <w:rFonts w:ascii="Times New Roman" w:eastAsia="Times New Roman" w:hAnsi="Times New Roman" w:cs="Times New Roman"/>
          <w:sz w:val="24"/>
          <w:szCs w:val="24"/>
        </w:rPr>
        <w:t>We also compile</w:t>
      </w:r>
      <w:r w:rsidR="007F1DFE">
        <w:rPr>
          <w:rFonts w:ascii="Times New Roman" w:eastAsia="Times New Roman" w:hAnsi="Times New Roman" w:cs="Times New Roman"/>
          <w:sz w:val="24"/>
          <w:szCs w:val="24"/>
        </w:rPr>
        <w:t>d</w:t>
      </w:r>
      <w:r w:rsidR="00926A69">
        <w:rPr>
          <w:rFonts w:ascii="Times New Roman" w:eastAsia="Times New Roman" w:hAnsi="Times New Roman" w:cs="Times New Roman"/>
          <w:sz w:val="24"/>
          <w:szCs w:val="24"/>
        </w:rPr>
        <w:t xml:space="preserve"> taxonomic, geographic, and trait information</w:t>
      </w:r>
      <w:r w:rsidR="0081782E">
        <w:rPr>
          <w:rFonts w:ascii="Times New Roman" w:eastAsia="Times New Roman" w:hAnsi="Times New Roman" w:cs="Times New Roman"/>
          <w:sz w:val="24"/>
          <w:szCs w:val="24"/>
        </w:rPr>
        <w:t xml:space="preserve"> (i.e., </w:t>
      </w:r>
      <w:r w:rsidR="00E5677B">
        <w:rPr>
          <w:rFonts w:ascii="Times New Roman" w:eastAsia="Times New Roman" w:hAnsi="Times New Roman" w:cs="Times New Roman"/>
          <w:sz w:val="24"/>
          <w:szCs w:val="24"/>
        </w:rPr>
        <w:t>longevity)</w:t>
      </w:r>
      <w:r w:rsidR="00926A69">
        <w:rPr>
          <w:rFonts w:ascii="Times New Roman" w:eastAsia="Times New Roman" w:hAnsi="Times New Roman" w:cs="Times New Roman"/>
          <w:sz w:val="24"/>
          <w:szCs w:val="24"/>
        </w:rPr>
        <w:t xml:space="preserve"> for the invasions </w:t>
      </w:r>
      <w:r w:rsidR="00B15DC0">
        <w:rPr>
          <w:rFonts w:ascii="Times New Roman" w:eastAsia="Times New Roman" w:hAnsi="Times New Roman" w:cs="Times New Roman"/>
          <w:sz w:val="24"/>
          <w:szCs w:val="24"/>
        </w:rPr>
        <w:t>to</w:t>
      </w:r>
      <w:r w:rsidR="00926A69">
        <w:rPr>
          <w:rFonts w:ascii="Times New Roman" w:eastAsia="Times New Roman" w:hAnsi="Times New Roman" w:cs="Times New Roman"/>
          <w:sz w:val="24"/>
          <w:szCs w:val="24"/>
        </w:rPr>
        <w:t xml:space="preserve"> </w:t>
      </w:r>
      <w:r w:rsidR="00C23257">
        <w:rPr>
          <w:rFonts w:ascii="Times New Roman" w:eastAsia="Times New Roman" w:hAnsi="Times New Roman" w:cs="Times New Roman"/>
          <w:sz w:val="24"/>
          <w:szCs w:val="24"/>
        </w:rPr>
        <w:t>summarize</w:t>
      </w:r>
      <w:r w:rsidR="00926A69">
        <w:rPr>
          <w:rFonts w:ascii="Times New Roman" w:eastAsia="Times New Roman" w:hAnsi="Times New Roman" w:cs="Times New Roman"/>
          <w:sz w:val="24"/>
          <w:szCs w:val="24"/>
        </w:rPr>
        <w:t xml:space="preserve"> the </w:t>
      </w:r>
      <w:r w:rsidR="00926A69">
        <w:rPr>
          <w:rFonts w:ascii="Times New Roman" w:eastAsia="Times New Roman" w:hAnsi="Times New Roman" w:cs="Times New Roman"/>
          <w:sz w:val="24"/>
          <w:szCs w:val="24"/>
        </w:rPr>
        <w:lastRenderedPageBreak/>
        <w:t>reclass</w:t>
      </w:r>
      <w:r w:rsidR="00B15DC0">
        <w:rPr>
          <w:rFonts w:ascii="Times New Roman" w:eastAsia="Times New Roman" w:hAnsi="Times New Roman" w:cs="Times New Roman"/>
          <w:sz w:val="24"/>
          <w:szCs w:val="24"/>
        </w:rPr>
        <w:t>if</w:t>
      </w:r>
      <w:r w:rsidR="00926A69">
        <w:rPr>
          <w:rFonts w:ascii="Times New Roman" w:eastAsia="Times New Roman" w:hAnsi="Times New Roman" w:cs="Times New Roman"/>
          <w:sz w:val="24"/>
          <w:szCs w:val="24"/>
        </w:rPr>
        <w:t>i</w:t>
      </w:r>
      <w:r w:rsidR="00B15DC0">
        <w:rPr>
          <w:rFonts w:ascii="Times New Roman" w:eastAsia="Times New Roman" w:hAnsi="Times New Roman" w:cs="Times New Roman"/>
          <w:sz w:val="24"/>
          <w:szCs w:val="24"/>
        </w:rPr>
        <w:t xml:space="preserve">ed </w:t>
      </w:r>
      <w:r w:rsidR="00C23257">
        <w:rPr>
          <w:rFonts w:ascii="Times New Roman" w:eastAsia="Times New Roman" w:hAnsi="Times New Roman" w:cs="Times New Roman"/>
          <w:sz w:val="24"/>
          <w:szCs w:val="24"/>
        </w:rPr>
        <w:t>time series</w:t>
      </w:r>
      <w:r w:rsidR="00B15DC0">
        <w:rPr>
          <w:rFonts w:ascii="Times New Roman" w:eastAsia="Times New Roman" w:hAnsi="Times New Roman" w:cs="Times New Roman"/>
          <w:sz w:val="24"/>
          <w:szCs w:val="24"/>
        </w:rPr>
        <w:t xml:space="preserve"> to evaluate the potential generality of the </w:t>
      </w:r>
      <w:r w:rsidR="00C23257">
        <w:rPr>
          <w:rFonts w:ascii="Times New Roman" w:eastAsia="Times New Roman" w:hAnsi="Times New Roman" w:cs="Times New Roman"/>
          <w:sz w:val="24"/>
          <w:szCs w:val="24"/>
        </w:rPr>
        <w:t>phenomenon</w:t>
      </w:r>
      <w:r w:rsidR="00B15DC0">
        <w:rPr>
          <w:rFonts w:ascii="Times New Roman" w:eastAsia="Times New Roman" w:hAnsi="Times New Roman" w:cs="Times New Roman"/>
          <w:sz w:val="24"/>
          <w:szCs w:val="24"/>
        </w:rPr>
        <w:t xml:space="preserve"> and identify any interesting patterns or trends in the published literature.</w:t>
      </w:r>
      <w:r w:rsidR="002D7F79">
        <w:rPr>
          <w:rFonts w:ascii="Times New Roman" w:eastAsia="Times New Roman" w:hAnsi="Times New Roman" w:cs="Times New Roman"/>
          <w:sz w:val="24"/>
          <w:szCs w:val="24"/>
        </w:rPr>
        <w:t xml:space="preserve"> </w:t>
      </w:r>
    </w:p>
    <w:p w14:paraId="2848CD04" w14:textId="7D8C9F32" w:rsidR="00423A1E" w:rsidRDefault="0032349C"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Material and </w:t>
      </w:r>
      <w:r w:rsidR="00423A1E">
        <w:rPr>
          <w:rFonts w:ascii="Times New Roman" w:eastAsia="Times New Roman" w:hAnsi="Times New Roman" w:cs="Times New Roman"/>
          <w:b/>
          <w:sz w:val="24"/>
          <w:szCs w:val="24"/>
        </w:rPr>
        <w:t>Methods</w:t>
      </w:r>
    </w:p>
    <w:p w14:paraId="7279E989" w14:textId="07B43B04" w:rsidR="00FE56CF" w:rsidRPr="00423A1E" w:rsidRDefault="005064CC" w:rsidP="00605F58">
      <w:pPr>
        <w:spacing w:line="480" w:lineRule="auto"/>
        <w:rPr>
          <w:rFonts w:ascii="Times New Roman" w:eastAsia="Times New Roman" w:hAnsi="Times New Roman" w:cs="Times New Roman"/>
          <w:bCs/>
          <w:i/>
          <w:iCs/>
          <w:sz w:val="24"/>
          <w:szCs w:val="24"/>
        </w:rPr>
      </w:pPr>
      <w:r w:rsidRPr="00423A1E">
        <w:rPr>
          <w:rFonts w:ascii="Times New Roman" w:eastAsia="Times New Roman" w:hAnsi="Times New Roman" w:cs="Times New Roman"/>
          <w:bCs/>
          <w:i/>
          <w:iCs/>
          <w:sz w:val="24"/>
          <w:szCs w:val="24"/>
        </w:rPr>
        <w:t>Literature Search</w:t>
      </w:r>
    </w:p>
    <w:p w14:paraId="0F06176F" w14:textId="310903E9" w:rsidR="005A4E09" w:rsidRDefault="00520351" w:rsidP="005A4E09">
      <w:pPr>
        <w:spacing w:line="480" w:lineRule="auto"/>
        <w:rPr>
          <w:rFonts w:ascii="Times New Roman" w:eastAsia="Times New Roman" w:hAnsi="Times New Roman" w:cs="Times New Roman"/>
          <w:sz w:val="24"/>
          <w:szCs w:val="24"/>
        </w:rPr>
      </w:pPr>
      <w:r w:rsidRPr="00423A1E">
        <w:rPr>
          <w:rFonts w:ascii="Times New Roman" w:eastAsia="Times New Roman" w:hAnsi="Times New Roman" w:cs="Times New Roman"/>
          <w:bCs/>
          <w:sz w:val="24"/>
          <w:szCs w:val="24"/>
        </w:rPr>
        <w:t>T</w:t>
      </w:r>
      <w:r w:rsidR="005064CC" w:rsidRPr="00605F58">
        <w:rPr>
          <w:rFonts w:ascii="Times New Roman" w:eastAsia="Times New Roman" w:hAnsi="Times New Roman" w:cs="Times New Roman"/>
          <w:sz w:val="24"/>
          <w:szCs w:val="24"/>
        </w:rPr>
        <w:t>he literature</w:t>
      </w:r>
      <w:r>
        <w:rPr>
          <w:rFonts w:ascii="Times New Roman" w:eastAsia="Times New Roman" w:hAnsi="Times New Roman" w:cs="Times New Roman"/>
          <w:sz w:val="24"/>
          <w:szCs w:val="24"/>
        </w:rPr>
        <w:t xml:space="preserve"> was searched</w:t>
      </w:r>
      <w:r w:rsidR="005064CC" w:rsidRPr="00605F58">
        <w:rPr>
          <w:rFonts w:ascii="Times New Roman" w:eastAsia="Times New Roman" w:hAnsi="Times New Roman" w:cs="Times New Roman"/>
          <w:sz w:val="24"/>
          <w:szCs w:val="24"/>
        </w:rPr>
        <w:t xml:space="preserve"> using Web of Science with the following keywords: boom and bust; explosion and crash; population and explosion; population and outbreak; population and cycles; fluctuat* populations.  </w:t>
      </w:r>
      <w:r w:rsidR="00887F28">
        <w:rPr>
          <w:rFonts w:ascii="Times New Roman" w:eastAsia="Times New Roman" w:hAnsi="Times New Roman" w:cs="Times New Roman"/>
          <w:sz w:val="24"/>
          <w:szCs w:val="24"/>
        </w:rPr>
        <w:t>The</w:t>
      </w:r>
      <w:r w:rsidR="005064CC" w:rsidRPr="00605F58">
        <w:rPr>
          <w:rFonts w:ascii="Times New Roman" w:eastAsia="Times New Roman" w:hAnsi="Times New Roman" w:cs="Times New Roman"/>
          <w:sz w:val="24"/>
          <w:szCs w:val="24"/>
        </w:rPr>
        <w:t xml:space="preserve"> results</w:t>
      </w:r>
      <w:r w:rsidR="00887F28">
        <w:rPr>
          <w:rFonts w:ascii="Times New Roman" w:eastAsia="Times New Roman" w:hAnsi="Times New Roman" w:cs="Times New Roman"/>
          <w:sz w:val="24"/>
          <w:szCs w:val="24"/>
        </w:rPr>
        <w:t xml:space="preserve"> were filtered</w:t>
      </w:r>
      <w:r w:rsidR="005064CC" w:rsidRPr="00605F58">
        <w:rPr>
          <w:rFonts w:ascii="Times New Roman" w:eastAsia="Times New Roman" w:hAnsi="Times New Roman" w:cs="Times New Roman"/>
          <w:sz w:val="24"/>
          <w:szCs w:val="24"/>
        </w:rPr>
        <w:t xml:space="preserve"> to include only the web of science categories; Environmental Studies; Ecology; Environmental Sciences; Marine Freshwater Biology; Zoology; Evolutionary Biology; Plant Sciences; Biology; Ornithology; Limnology; Forestry; Entomology.  </w:t>
      </w:r>
      <w:r w:rsidR="00B67774">
        <w:rPr>
          <w:rFonts w:ascii="Times New Roman" w:eastAsia="Times New Roman" w:hAnsi="Times New Roman" w:cs="Times New Roman"/>
          <w:sz w:val="24"/>
          <w:szCs w:val="24"/>
        </w:rPr>
        <w:t xml:space="preserve">The </w:t>
      </w:r>
      <w:r w:rsidR="005064CC" w:rsidRPr="00605F58">
        <w:rPr>
          <w:rFonts w:ascii="Times New Roman" w:eastAsia="Times New Roman" w:hAnsi="Times New Roman" w:cs="Times New Roman"/>
          <w:sz w:val="24"/>
          <w:szCs w:val="24"/>
        </w:rPr>
        <w:t xml:space="preserve">abstracts of the remaining results </w:t>
      </w:r>
      <w:r w:rsidR="00B67774">
        <w:rPr>
          <w:rFonts w:ascii="Times New Roman" w:eastAsia="Times New Roman" w:hAnsi="Times New Roman" w:cs="Times New Roman"/>
          <w:sz w:val="24"/>
          <w:szCs w:val="24"/>
        </w:rPr>
        <w:t xml:space="preserve">were searched </w:t>
      </w:r>
      <w:r w:rsidR="005064CC" w:rsidRPr="00605F58">
        <w:rPr>
          <w:rFonts w:ascii="Times New Roman" w:eastAsia="Times New Roman" w:hAnsi="Times New Roman" w:cs="Times New Roman"/>
          <w:sz w:val="24"/>
          <w:szCs w:val="24"/>
        </w:rPr>
        <w:t xml:space="preserve">to exclude studies that described boom-bust in mining and fossil fuels industries. </w:t>
      </w:r>
      <w:r w:rsidR="00C80C05">
        <w:rPr>
          <w:rFonts w:ascii="Times New Roman" w:eastAsia="Times New Roman" w:hAnsi="Times New Roman" w:cs="Times New Roman"/>
          <w:sz w:val="24"/>
          <w:szCs w:val="24"/>
        </w:rPr>
        <w:t>A second search was conducted by looking</w:t>
      </w:r>
      <w:r w:rsidR="005064CC" w:rsidRPr="00605F58">
        <w:rPr>
          <w:rFonts w:ascii="Times New Roman" w:eastAsia="Times New Roman" w:hAnsi="Times New Roman" w:cs="Times New Roman"/>
          <w:sz w:val="24"/>
          <w:szCs w:val="24"/>
        </w:rPr>
        <w:t xml:space="preserve"> through the supplemental material and references of three reviews that</w:t>
      </w:r>
      <w:r w:rsidR="00960195">
        <w:rPr>
          <w:rFonts w:ascii="Times New Roman" w:eastAsia="Times New Roman" w:hAnsi="Times New Roman" w:cs="Times New Roman"/>
          <w:sz w:val="24"/>
          <w:szCs w:val="24"/>
        </w:rPr>
        <w:t xml:space="preserve"> relate</w:t>
      </w:r>
      <w:r w:rsidR="005064CC" w:rsidRPr="00605F58">
        <w:rPr>
          <w:rFonts w:ascii="Times New Roman" w:eastAsia="Times New Roman" w:hAnsi="Times New Roman" w:cs="Times New Roman"/>
          <w:sz w:val="24"/>
          <w:szCs w:val="24"/>
        </w:rPr>
        <w:t xml:space="preserve"> to boom-bust </w:t>
      </w:r>
      <w:r w:rsidR="00E34441">
        <w:rPr>
          <w:rFonts w:ascii="Times New Roman" w:eastAsia="Times New Roman" w:hAnsi="Times New Roman" w:cs="Times New Roman"/>
          <w:sz w:val="24"/>
          <w:szCs w:val="24"/>
        </w:rPr>
        <w:fldChar w:fldCharType="begin"/>
      </w:r>
      <w:r w:rsidR="001418C8">
        <w:rPr>
          <w:rFonts w:ascii="Times New Roman" w:eastAsia="Times New Roman" w:hAnsi="Times New Roman" w:cs="Times New Roman"/>
          <w:sz w:val="24"/>
          <w:szCs w:val="24"/>
        </w:rPr>
        <w:instrText xml:space="preserve"> ADDIN ZOTERO_ITEM CSL_CITATION {"citationID":"70ajSyIf","properties":{"formattedCitation":"(McDowell &amp; Sousa 2019; Spear {\\i{}et al.} 2021; Strayer {\\i{}et al.} 2017)","plainCitation":"(McDowell &amp; Sousa 2019; Spear et al. 2021; Strayer et al. 2017)","noteIndex":0},"citationItems":[{"id":88,"uris":["http://zotero.org/users/9972654/items/U2IE8T8L"],"itemData":{"id":88,"type":"article-journal","container-title":"Frontiers in Ecology and Evolution","DOI":"10.3389/fevo.2019.00331","ISSN":"2296-701X","journalAbbreviation":"Front. Ecol. Evol.","language":"en","page":"331","source":"DOI.org (Crossref)","title":"Mass Mortality Events of Invasive Freshwater Bivalves: Current Understanding and Potential Directions for Future Research","title-short":"Mass Mortality Events of Invasive Freshwater Bivalves","volume":"7","author":[{"family":"McDowell","given":"William G."},{"family":"Sousa","given":"Ronaldo"}],"issued":{"date-parts":[["2019",9,13]]}}},{"id":82,"uris":["http://zotero.org/users/9972654/items/8LJU5HQ5"],"itemData":{"id":82,"type":"article-journal","abstract":"It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E34441">
        <w:rPr>
          <w:rFonts w:ascii="Times New Roman" w:eastAsia="Times New Roman" w:hAnsi="Times New Roman" w:cs="Times New Roman"/>
          <w:sz w:val="24"/>
          <w:szCs w:val="24"/>
        </w:rPr>
        <w:fldChar w:fldCharType="separate"/>
      </w:r>
      <w:r w:rsidR="001418C8" w:rsidRPr="001418C8">
        <w:rPr>
          <w:rFonts w:ascii="Times New Roman" w:hAnsi="Times New Roman" w:cs="Times New Roman"/>
          <w:sz w:val="24"/>
        </w:rPr>
        <w:t xml:space="preserve">(McDowell &amp; Sousa 2019; Spear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2021; Strayer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2017)</w:t>
      </w:r>
      <w:r w:rsidR="00E34441">
        <w:rPr>
          <w:rFonts w:ascii="Times New Roman" w:eastAsia="Times New Roman" w:hAnsi="Times New Roman" w:cs="Times New Roman"/>
          <w:sz w:val="24"/>
          <w:szCs w:val="24"/>
        </w:rPr>
        <w:fldChar w:fldCharType="end"/>
      </w:r>
      <w:r w:rsidR="00F52DB5">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t>
      </w:r>
      <w:r w:rsidR="006B7E2A">
        <w:rPr>
          <w:rFonts w:ascii="Times New Roman" w:eastAsia="Times New Roman" w:hAnsi="Times New Roman" w:cs="Times New Roman"/>
          <w:sz w:val="24"/>
          <w:szCs w:val="24"/>
        </w:rPr>
        <w:t xml:space="preserve">The aim of </w:t>
      </w:r>
      <w:r w:rsidR="00C13A36">
        <w:rPr>
          <w:rFonts w:ascii="Times New Roman" w:eastAsia="Times New Roman" w:hAnsi="Times New Roman" w:cs="Times New Roman"/>
          <w:sz w:val="24"/>
          <w:szCs w:val="24"/>
        </w:rPr>
        <w:t xml:space="preserve">our </w:t>
      </w:r>
      <w:r w:rsidR="006B7E2A">
        <w:rPr>
          <w:rFonts w:ascii="Times New Roman" w:eastAsia="Times New Roman" w:hAnsi="Times New Roman" w:cs="Times New Roman"/>
          <w:sz w:val="24"/>
          <w:szCs w:val="24"/>
        </w:rPr>
        <w:t>study was to document the best evidence for</w:t>
      </w:r>
      <w:r w:rsidR="006B7E2A" w:rsidRPr="00605F58">
        <w:rPr>
          <w:rFonts w:ascii="Times New Roman" w:eastAsia="Times New Roman" w:hAnsi="Times New Roman" w:cs="Times New Roman"/>
          <w:sz w:val="24"/>
          <w:szCs w:val="24"/>
        </w:rPr>
        <w:t xml:space="preserve"> boom-bust in </w:t>
      </w:r>
      <w:r w:rsidR="00C13A36">
        <w:rPr>
          <w:rFonts w:ascii="Times New Roman" w:eastAsia="Times New Roman" w:hAnsi="Times New Roman" w:cs="Times New Roman"/>
          <w:sz w:val="24"/>
          <w:szCs w:val="24"/>
        </w:rPr>
        <w:t>invasions</w:t>
      </w:r>
      <w:r w:rsidR="006B7E2A">
        <w:rPr>
          <w:rFonts w:ascii="Times New Roman" w:eastAsia="Times New Roman" w:hAnsi="Times New Roman" w:cs="Times New Roman"/>
          <w:sz w:val="24"/>
          <w:szCs w:val="24"/>
        </w:rPr>
        <w:t xml:space="preserve">, </w:t>
      </w:r>
      <w:r w:rsidR="0081733B">
        <w:rPr>
          <w:rFonts w:ascii="Times New Roman" w:eastAsia="Times New Roman" w:hAnsi="Times New Roman" w:cs="Times New Roman"/>
          <w:sz w:val="24"/>
          <w:szCs w:val="24"/>
        </w:rPr>
        <w:t>so the</w:t>
      </w:r>
      <w:r w:rsidR="0015360D">
        <w:rPr>
          <w:rFonts w:ascii="Times New Roman" w:eastAsia="Times New Roman" w:hAnsi="Times New Roman" w:cs="Times New Roman"/>
          <w:sz w:val="24"/>
          <w:szCs w:val="24"/>
        </w:rPr>
        <w:t xml:space="preserve"> studies were filtered by whether any of the study species were non-native</w:t>
      </w:r>
      <w:r w:rsidR="00D86494">
        <w:rPr>
          <w:rFonts w:ascii="Times New Roman" w:eastAsia="Times New Roman" w:hAnsi="Times New Roman" w:cs="Times New Roman"/>
          <w:sz w:val="24"/>
          <w:szCs w:val="24"/>
        </w:rPr>
        <w:t xml:space="preserve"> and if the studies presented time series </w:t>
      </w:r>
      <w:r w:rsidR="002E282F">
        <w:rPr>
          <w:rFonts w:ascii="Times New Roman" w:eastAsia="Times New Roman" w:hAnsi="Times New Roman" w:cs="Times New Roman"/>
          <w:sz w:val="24"/>
          <w:szCs w:val="24"/>
        </w:rPr>
        <w:t>within</w:t>
      </w:r>
      <w:r w:rsidR="00D7021A">
        <w:rPr>
          <w:rFonts w:ascii="Times New Roman" w:eastAsia="Times New Roman" w:hAnsi="Times New Roman" w:cs="Times New Roman"/>
          <w:sz w:val="24"/>
          <w:szCs w:val="24"/>
        </w:rPr>
        <w:t xml:space="preserve"> the paper or</w:t>
      </w:r>
      <w:r w:rsidR="00CC43BD">
        <w:rPr>
          <w:rFonts w:ascii="Times New Roman" w:eastAsia="Times New Roman" w:hAnsi="Times New Roman" w:cs="Times New Roman"/>
          <w:sz w:val="24"/>
          <w:szCs w:val="24"/>
        </w:rPr>
        <w:t xml:space="preserve"> </w:t>
      </w:r>
      <w:r w:rsidR="00D7021A">
        <w:rPr>
          <w:rFonts w:ascii="Times New Roman" w:eastAsia="Times New Roman" w:hAnsi="Times New Roman" w:cs="Times New Roman"/>
          <w:sz w:val="24"/>
          <w:szCs w:val="24"/>
        </w:rPr>
        <w:t>the supplementary material</w:t>
      </w:r>
      <w:r w:rsidR="006B7E2A">
        <w:rPr>
          <w:rFonts w:ascii="Times New Roman" w:eastAsia="Times New Roman" w:hAnsi="Times New Roman" w:cs="Times New Roman"/>
          <w:sz w:val="24"/>
          <w:szCs w:val="24"/>
        </w:rPr>
        <w:t>.</w:t>
      </w:r>
      <w:r w:rsidR="00D7021A">
        <w:rPr>
          <w:rFonts w:ascii="Times New Roman" w:eastAsia="Times New Roman" w:hAnsi="Times New Roman" w:cs="Times New Roman"/>
          <w:sz w:val="24"/>
          <w:szCs w:val="24"/>
        </w:rPr>
        <w:t xml:space="preserve">  </w:t>
      </w:r>
    </w:p>
    <w:p w14:paraId="2EB48B0D" w14:textId="1445892B" w:rsidR="00F0419F" w:rsidRPr="00F0419F" w:rsidRDefault="00AD66AB" w:rsidP="005A4E09">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Time series</w:t>
      </w:r>
      <w:r w:rsidR="00F0419F" w:rsidRPr="00F0419F">
        <w:rPr>
          <w:rFonts w:ascii="Times New Roman" w:eastAsia="Times New Roman" w:hAnsi="Times New Roman" w:cs="Times New Roman"/>
          <w:i/>
          <w:iCs/>
          <w:sz w:val="24"/>
          <w:szCs w:val="24"/>
        </w:rPr>
        <w:t xml:space="preserve"> extraction</w:t>
      </w:r>
    </w:p>
    <w:p w14:paraId="251468A9" w14:textId="21A3DD77" w:rsidR="009B349A" w:rsidRDefault="001518C3"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figures and supplementary material of the</w:t>
      </w:r>
      <w:r w:rsidR="00CC43BD">
        <w:rPr>
          <w:rFonts w:ascii="Times New Roman" w:eastAsia="Times New Roman" w:hAnsi="Times New Roman" w:cs="Times New Roman"/>
          <w:sz w:val="24"/>
          <w:szCs w:val="24"/>
        </w:rPr>
        <w:t xml:space="preserve"> papers</w:t>
      </w:r>
      <w:r w:rsidR="00030804">
        <w:rPr>
          <w:rFonts w:ascii="Times New Roman" w:eastAsia="Times New Roman" w:hAnsi="Times New Roman" w:cs="Times New Roman"/>
          <w:sz w:val="24"/>
          <w:szCs w:val="24"/>
        </w:rPr>
        <w:t xml:space="preserve"> were scanned to find time series</w:t>
      </w:r>
      <w:r w:rsidR="00116E7A">
        <w:rPr>
          <w:rFonts w:ascii="Times New Roman" w:eastAsia="Times New Roman" w:hAnsi="Times New Roman" w:cs="Times New Roman"/>
          <w:sz w:val="24"/>
          <w:szCs w:val="24"/>
        </w:rPr>
        <w:t>. A time series was defined as any population metric sampled for at least 3 years. The</w:t>
      </w:r>
      <w:r w:rsidR="00C145B1">
        <w:rPr>
          <w:rFonts w:ascii="Times New Roman" w:eastAsia="Times New Roman" w:hAnsi="Times New Roman" w:cs="Times New Roman"/>
          <w:sz w:val="24"/>
          <w:szCs w:val="24"/>
        </w:rPr>
        <w:t xml:space="preserve"> data for the time series were taken from tables or from </w:t>
      </w:r>
      <w:r w:rsidR="00463930">
        <w:rPr>
          <w:rFonts w:ascii="Times New Roman" w:eastAsia="Times New Roman" w:hAnsi="Times New Roman" w:cs="Times New Roman"/>
          <w:sz w:val="24"/>
          <w:szCs w:val="24"/>
        </w:rPr>
        <w:t xml:space="preserve">data </w:t>
      </w:r>
      <w:r w:rsidR="00C145B1">
        <w:rPr>
          <w:rFonts w:ascii="Times New Roman" w:eastAsia="Times New Roman" w:hAnsi="Times New Roman" w:cs="Times New Roman"/>
          <w:sz w:val="24"/>
          <w:szCs w:val="24"/>
        </w:rPr>
        <w:t>repositories</w:t>
      </w:r>
      <w:r w:rsidR="00463930">
        <w:rPr>
          <w:rFonts w:ascii="Times New Roman" w:eastAsia="Times New Roman" w:hAnsi="Times New Roman" w:cs="Times New Roman"/>
          <w:sz w:val="24"/>
          <w:szCs w:val="24"/>
        </w:rPr>
        <w:t xml:space="preserve">, </w:t>
      </w:r>
      <w:r w:rsidR="0074012E">
        <w:rPr>
          <w:rFonts w:ascii="Times New Roman" w:eastAsia="Times New Roman" w:hAnsi="Times New Roman" w:cs="Times New Roman"/>
          <w:sz w:val="24"/>
          <w:szCs w:val="24"/>
        </w:rPr>
        <w:t xml:space="preserve">but </w:t>
      </w:r>
      <w:r w:rsidR="00463930">
        <w:rPr>
          <w:rFonts w:ascii="Times New Roman" w:eastAsia="Times New Roman" w:hAnsi="Times New Roman" w:cs="Times New Roman"/>
          <w:sz w:val="24"/>
          <w:szCs w:val="24"/>
        </w:rPr>
        <w:t xml:space="preserve">when those were unavailable </w:t>
      </w:r>
      <w:r w:rsidR="00F202BA">
        <w:rPr>
          <w:rFonts w:ascii="Times New Roman" w:eastAsia="Times New Roman" w:hAnsi="Times New Roman" w:cs="Times New Roman"/>
          <w:sz w:val="24"/>
          <w:szCs w:val="24"/>
        </w:rPr>
        <w:t xml:space="preserve">data were extracted from </w:t>
      </w:r>
      <w:r w:rsidR="00347181">
        <w:rPr>
          <w:rFonts w:ascii="Times New Roman" w:eastAsia="Times New Roman" w:hAnsi="Times New Roman" w:cs="Times New Roman"/>
          <w:sz w:val="24"/>
          <w:szCs w:val="24"/>
        </w:rPr>
        <w:t>figure</w:t>
      </w:r>
      <w:r w:rsidR="00F202BA">
        <w:rPr>
          <w:rFonts w:ascii="Times New Roman" w:eastAsia="Times New Roman" w:hAnsi="Times New Roman" w:cs="Times New Roman"/>
          <w:sz w:val="24"/>
          <w:szCs w:val="24"/>
        </w:rPr>
        <w:t>s using the metaDigitise package</w:t>
      </w:r>
      <w:r w:rsidR="00F54C4B">
        <w:rPr>
          <w:rFonts w:ascii="Times New Roman" w:eastAsia="Times New Roman" w:hAnsi="Times New Roman" w:cs="Times New Roman"/>
          <w:sz w:val="24"/>
          <w:szCs w:val="24"/>
        </w:rPr>
        <w:t xml:space="preserve"> </w:t>
      </w:r>
      <w:r w:rsidR="00853C22">
        <w:rPr>
          <w:rFonts w:ascii="Times New Roman" w:eastAsia="Times New Roman" w:hAnsi="Times New Roman" w:cs="Times New Roman"/>
          <w:sz w:val="24"/>
          <w:szCs w:val="24"/>
        </w:rPr>
        <w:fldChar w:fldCharType="begin"/>
      </w:r>
      <w:r w:rsidR="00853C22">
        <w:rPr>
          <w:rFonts w:ascii="Times New Roman" w:eastAsia="Times New Roman" w:hAnsi="Times New Roman" w:cs="Times New Roman"/>
          <w:sz w:val="24"/>
          <w:szCs w:val="24"/>
        </w:rPr>
        <w:instrText xml:space="preserve"> ADDIN ZOTERO_ITEM CSL_CITATION {"citationID":"F6ITv3Ga","properties":{"formattedCitation":"(Pick {\\i{}et al.} 2019)","plainCitation":"(Pick et al. 2019)","noteIndex":0},"citationItems":[{"id":4360,"uris":["http://zotero.org/users/9972654/items/7Z9W4MKJ"],"itemData":{"id":4360,"type":"article-journal","container-title":"Methods in Ecology and Evolution","DOI":"https://doi.org/10.1111/2041-210X.13118","page":"426-431","title":"Reproducible, flexible and high-throughput data extraction from primary literature: the metaDigitize R package","volume":"10","author":[{"family":"Pick","given":"Joel L."},{"family":"Nakagawa","given":"Shinichi"},{"family":"Noble","given":"Daniel W. A."}],"issued":{"date-parts":[["2019"]]}}}],"schema":"https://github.com/citation-style-language/schema/raw/master/csl-citation.json"} </w:instrText>
      </w:r>
      <w:r w:rsidR="00853C22">
        <w:rPr>
          <w:rFonts w:ascii="Times New Roman" w:eastAsia="Times New Roman" w:hAnsi="Times New Roman" w:cs="Times New Roman"/>
          <w:sz w:val="24"/>
          <w:szCs w:val="24"/>
        </w:rPr>
        <w:fldChar w:fldCharType="separate"/>
      </w:r>
      <w:r w:rsidR="00853C22" w:rsidRPr="00853C22">
        <w:rPr>
          <w:rFonts w:ascii="Times New Roman" w:hAnsi="Times New Roman" w:cs="Times New Roman"/>
          <w:sz w:val="24"/>
        </w:rPr>
        <w:t xml:space="preserve">(Pick </w:t>
      </w:r>
      <w:r w:rsidR="00853C22" w:rsidRPr="00853C22">
        <w:rPr>
          <w:rFonts w:ascii="Times New Roman" w:hAnsi="Times New Roman" w:cs="Times New Roman"/>
          <w:i/>
          <w:iCs/>
          <w:sz w:val="24"/>
        </w:rPr>
        <w:t>et al.</w:t>
      </w:r>
      <w:r w:rsidR="00853C22" w:rsidRPr="00853C22">
        <w:rPr>
          <w:rFonts w:ascii="Times New Roman" w:hAnsi="Times New Roman" w:cs="Times New Roman"/>
          <w:sz w:val="24"/>
        </w:rPr>
        <w:t xml:space="preserve"> 2019)</w:t>
      </w:r>
      <w:r w:rsidR="00853C22">
        <w:rPr>
          <w:rFonts w:ascii="Times New Roman" w:eastAsia="Times New Roman" w:hAnsi="Times New Roman" w:cs="Times New Roman"/>
          <w:sz w:val="24"/>
          <w:szCs w:val="24"/>
        </w:rPr>
        <w:fldChar w:fldCharType="end"/>
      </w:r>
      <w:r w:rsidR="00F202BA">
        <w:rPr>
          <w:rFonts w:ascii="Times New Roman" w:eastAsia="Times New Roman" w:hAnsi="Times New Roman" w:cs="Times New Roman"/>
          <w:sz w:val="24"/>
          <w:szCs w:val="24"/>
        </w:rPr>
        <w:t xml:space="preserve"> in R version</w:t>
      </w:r>
      <w:r w:rsidR="00FC5A53">
        <w:rPr>
          <w:rFonts w:ascii="Times New Roman" w:eastAsia="Times New Roman" w:hAnsi="Times New Roman" w:cs="Times New Roman"/>
          <w:sz w:val="24"/>
          <w:szCs w:val="24"/>
        </w:rPr>
        <w:t xml:space="preserve"> 4.3.2 </w:t>
      </w:r>
      <w:r w:rsidR="00FC5A53">
        <w:rPr>
          <w:rFonts w:ascii="Times New Roman" w:eastAsia="Times New Roman" w:hAnsi="Times New Roman" w:cs="Times New Roman"/>
          <w:sz w:val="24"/>
          <w:szCs w:val="24"/>
        </w:rPr>
        <w:fldChar w:fldCharType="begin"/>
      </w:r>
      <w:r w:rsidR="00FC5A53">
        <w:rPr>
          <w:rFonts w:ascii="Times New Roman" w:eastAsia="Times New Roman" w:hAnsi="Times New Roman" w:cs="Times New Roman"/>
          <w:sz w:val="24"/>
          <w:szCs w:val="24"/>
        </w:rPr>
        <w:instrText xml:space="preserve"> ADDIN ZOTERO_ITEM CSL_CITATION {"citationID":"B2RGCe8q","properties":{"formattedCitation":"(R Core Team 2023)","plainCitation":"(R Core Team 2023)","noteIndex":0},"citationItems":[{"id":2614,"uris":["http://zotero.org/users/9972654/items/ANCSNN3N"],"itemData":{"id":2614,"type":"software","event-place":"Vienna","publisher":"R Foundation for Statistical Computing","publisher-place":"Vienna","title":"R: A Language and Environment for Statistical Computing.","URL":"https://www.R-project.org/","author":[{"family":"R Core Team","given":""}],"issued":{"date-parts":[["2023"]]}}}],"schema":"https://github.com/citation-style-language/schema/raw/master/csl-citation.json"} </w:instrText>
      </w:r>
      <w:r w:rsidR="00FC5A53">
        <w:rPr>
          <w:rFonts w:ascii="Times New Roman" w:eastAsia="Times New Roman" w:hAnsi="Times New Roman" w:cs="Times New Roman"/>
          <w:sz w:val="24"/>
          <w:szCs w:val="24"/>
        </w:rPr>
        <w:fldChar w:fldCharType="separate"/>
      </w:r>
      <w:r w:rsidR="00FC5A53" w:rsidRPr="00FC5A53">
        <w:rPr>
          <w:rFonts w:ascii="Times New Roman" w:hAnsi="Times New Roman" w:cs="Times New Roman"/>
          <w:sz w:val="24"/>
        </w:rPr>
        <w:t>(R Core Team 2023)</w:t>
      </w:r>
      <w:r w:rsidR="00FC5A53">
        <w:rPr>
          <w:rFonts w:ascii="Times New Roman" w:eastAsia="Times New Roman" w:hAnsi="Times New Roman" w:cs="Times New Roman"/>
          <w:sz w:val="24"/>
          <w:szCs w:val="24"/>
        </w:rPr>
        <w:fldChar w:fldCharType="end"/>
      </w:r>
      <w:r w:rsidR="00F54C4B">
        <w:rPr>
          <w:rFonts w:ascii="Times New Roman" w:eastAsia="Times New Roman" w:hAnsi="Times New Roman" w:cs="Times New Roman"/>
          <w:sz w:val="24"/>
          <w:szCs w:val="24"/>
        </w:rPr>
        <w:t>.</w:t>
      </w:r>
      <w:r w:rsidR="0074012E">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 xml:space="preserve">The studies were searched to obtain </w:t>
      </w:r>
      <w:r>
        <w:rPr>
          <w:rFonts w:ascii="Times New Roman" w:eastAsia="Times New Roman" w:hAnsi="Times New Roman" w:cs="Times New Roman"/>
          <w:sz w:val="24"/>
          <w:szCs w:val="24"/>
        </w:rPr>
        <w:t xml:space="preserve">the survey </w:t>
      </w:r>
      <w:r w:rsidR="00DF1745">
        <w:rPr>
          <w:rFonts w:ascii="Times New Roman" w:eastAsia="Times New Roman" w:hAnsi="Times New Roman" w:cs="Times New Roman"/>
          <w:sz w:val="24"/>
          <w:szCs w:val="24"/>
        </w:rPr>
        <w:t xml:space="preserve">frequency </w:t>
      </w:r>
      <w:r>
        <w:rPr>
          <w:rFonts w:ascii="Times New Roman" w:eastAsia="Times New Roman" w:hAnsi="Times New Roman" w:cs="Times New Roman"/>
          <w:sz w:val="24"/>
          <w:szCs w:val="24"/>
        </w:rPr>
        <w:t xml:space="preserve">(i.e., yearly, monthly, twice a year, every two years, three times a year, weekly, every two months), </w:t>
      </w:r>
      <w:r>
        <w:rPr>
          <w:rFonts w:ascii="Times New Roman" w:eastAsia="Times New Roman" w:hAnsi="Times New Roman" w:cs="Times New Roman"/>
          <w:sz w:val="24"/>
          <w:szCs w:val="24"/>
        </w:rPr>
        <w:lastRenderedPageBreak/>
        <w:t xml:space="preserve">the population metric (i.e., Annual Maximum Density, Biomass, Biovolume, Captures, CPUE, Density, Harvest, </w:t>
      </w:r>
      <w:r w:rsidR="009B7CC3">
        <w:rPr>
          <w:rFonts w:ascii="Times New Roman" w:eastAsia="Times New Roman" w:hAnsi="Times New Roman" w:cs="Times New Roman"/>
          <w:sz w:val="24"/>
          <w:szCs w:val="24"/>
        </w:rPr>
        <w:t>A</w:t>
      </w:r>
      <w:r>
        <w:rPr>
          <w:rFonts w:ascii="Times New Roman" w:eastAsia="Times New Roman" w:hAnsi="Times New Roman" w:cs="Times New Roman"/>
          <w:sz w:val="24"/>
          <w:szCs w:val="24"/>
        </w:rPr>
        <w:t>bundance, Percent Cover, Trap Success),</w:t>
      </w:r>
      <w:r w:rsidR="00A041DB">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the</w:t>
      </w:r>
      <w:r w:rsidR="00A041DB">
        <w:rPr>
          <w:rFonts w:ascii="Times New Roman" w:eastAsia="Times New Roman" w:hAnsi="Times New Roman" w:cs="Times New Roman"/>
          <w:sz w:val="24"/>
          <w:szCs w:val="24"/>
        </w:rPr>
        <w:t xml:space="preserve"> invaded</w:t>
      </w:r>
      <w:r w:rsidR="009656CC">
        <w:rPr>
          <w:rFonts w:ascii="Times New Roman" w:eastAsia="Times New Roman" w:hAnsi="Times New Roman" w:cs="Times New Roman"/>
          <w:sz w:val="24"/>
          <w:szCs w:val="24"/>
        </w:rPr>
        <w:t xml:space="preserve"> continent </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i.e., Australia</w:t>
      </w:r>
      <w:r w:rsidR="009656CC" w:rsidRPr="00605F58">
        <w:rPr>
          <w:rFonts w:ascii="Times New Roman" w:eastAsia="Times New Roman" w:hAnsi="Times New Roman" w:cs="Times New Roman"/>
          <w:sz w:val="24"/>
          <w:szCs w:val="24"/>
        </w:rPr>
        <w:t>, S. America, N. America, Europe, Asia, Antarctica</w:t>
      </w:r>
      <w:r w:rsidR="009656CC">
        <w:rPr>
          <w:rFonts w:ascii="Times New Roman" w:eastAsia="Times New Roman" w:hAnsi="Times New Roman" w:cs="Times New Roman"/>
          <w:sz w:val="24"/>
          <w:szCs w:val="24"/>
        </w:rPr>
        <w:t>, or Island</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 xml:space="preserve">, the major ecosystem type (i.e., terrestrial, marine, freshwater), and </w:t>
      </w:r>
      <w:r w:rsidR="00A041DB">
        <w:rPr>
          <w:rFonts w:ascii="Times New Roman" w:eastAsia="Times New Roman" w:hAnsi="Times New Roman" w:cs="Times New Roman"/>
          <w:sz w:val="24"/>
          <w:szCs w:val="24"/>
        </w:rPr>
        <w:t>taxonomy</w:t>
      </w:r>
      <w:r w:rsidR="009656CC">
        <w:rPr>
          <w:rFonts w:ascii="Times New Roman" w:eastAsia="Times New Roman" w:hAnsi="Times New Roman" w:cs="Times New Roman"/>
          <w:sz w:val="24"/>
          <w:szCs w:val="24"/>
        </w:rPr>
        <w:t xml:space="preserve"> (</w:t>
      </w:r>
      <w:r w:rsidR="00A041DB">
        <w:rPr>
          <w:rFonts w:ascii="Times New Roman" w:eastAsia="Times New Roman" w:hAnsi="Times New Roman" w:cs="Times New Roman"/>
          <w:sz w:val="24"/>
          <w:szCs w:val="24"/>
        </w:rPr>
        <w:t xml:space="preserve">i.e., </w:t>
      </w:r>
      <w:r w:rsidR="009656CC">
        <w:rPr>
          <w:rFonts w:ascii="Times New Roman" w:eastAsia="Times New Roman" w:hAnsi="Times New Roman" w:cs="Times New Roman"/>
          <w:sz w:val="24"/>
          <w:szCs w:val="24"/>
        </w:rPr>
        <w:t>kingdom, and class)</w:t>
      </w:r>
      <w:r w:rsidR="00A041DB">
        <w:rPr>
          <w:rFonts w:ascii="Times New Roman" w:eastAsia="Times New Roman" w:hAnsi="Times New Roman" w:cs="Times New Roman"/>
          <w:sz w:val="24"/>
          <w:szCs w:val="24"/>
        </w:rPr>
        <w:t xml:space="preserve"> of the invading species. </w:t>
      </w:r>
    </w:p>
    <w:p w14:paraId="7439564E" w14:textId="2B055FB9" w:rsidR="009B349A" w:rsidRDefault="009B349A"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longevity was more complete for </w:t>
      </w:r>
      <w:r w:rsidR="001D6B70">
        <w:rPr>
          <w:rFonts w:ascii="Times New Roman" w:eastAsia="Times New Roman" w:hAnsi="Times New Roman" w:cs="Times New Roman"/>
          <w:sz w:val="24"/>
          <w:szCs w:val="24"/>
        </w:rPr>
        <w:t>life</w:t>
      </w:r>
      <w:r>
        <w:rPr>
          <w:rFonts w:ascii="Times New Roman" w:eastAsia="Times New Roman" w:hAnsi="Times New Roman" w:cs="Times New Roman"/>
          <w:sz w:val="24"/>
          <w:szCs w:val="24"/>
        </w:rPr>
        <w:t>span of taxonomic groups within our data, we obtained data for longevity as a proxy for generation time.  Longevity data for mammals and birds have</w:t>
      </w:r>
      <w:r w:rsidR="004F060A">
        <w:rPr>
          <w:rFonts w:ascii="Times New Roman" w:eastAsia="Times New Roman" w:hAnsi="Times New Roman" w:cs="Times New Roman"/>
          <w:sz w:val="24"/>
          <w:szCs w:val="24"/>
        </w:rPr>
        <w:t xml:space="preserve"> been</w:t>
      </w:r>
      <w:r>
        <w:rPr>
          <w:rFonts w:ascii="Times New Roman" w:eastAsia="Times New Roman" w:hAnsi="Times New Roman" w:cs="Times New Roman"/>
          <w:sz w:val="24"/>
          <w:szCs w:val="24"/>
        </w:rPr>
        <w:t xml:space="preserve"> compiled in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{"citationID":"W5P2ufwW","properties":{"formattedCitation":"(Pacifici {\\i{}et al.} 2013)","plainCitation":"(Pacifici et al. 2013)","dontUpdate":true,"noteIndex":0},"citationItems":[{"id":4151,"uris":["http://zotero.org/users/9972654/items/MNH3JXIH"],"itemData":{"id":4151,"type":"article-journal","abstract":"Generation length (GL) is defined as the average age of parents of the current cohort, reflecting the turnover rate of breeding individuals in a population. GL is a fundamental piece of information for population ecology as well as for measuring species threat status (e.g. in the IUCN Red List). Here we present a dataset including GL records for all extant mammal species (n=5427). We first reviewed all data on GL published in the IUCN Red List database. We then calculated a value for species with available reproductive parameters (reproductive life span and age at first reproduction). We assigned to missing-data species a mean GL value from congeneric or confamilial species (depending on data availability). Finally, for a few remaining species, we assigned mean GL values from species with similar body mass and belonging to the same order. Our work provides the first attempt to complete a database of GL for mammals; it will be an essential reference point for all conservation-related studies that need pragmatic information on species GL, such as population dynamics and applications of the IUCN Red List assessment.","container-title":"Nature Conservation","DOI":"10.3897/natureconservation.5.5734","ISSN":"1314-3301, 1314-6947","journalAbbreviation":"NC","language":"en","license":"http://creativecommons.org/licenses/by/3.0/","page":"89-94","source":"DOI.org (Crossref)","title":"Generation length for mammals","volume":"5","author":[{"family":"Pacifici","given":"Michela"},{"family":"Santini","given":"Luca"},{"family":"Di Marco","given":"Moreno"},{"family":"Baisero","given":"Daniele"},{"family":"Francucci","given":"Lucilla"},{"family":"Grottolo Marasini","given":"Gabriele"},{"family":"Visconti","given":"Piero"},{"family":"Rondinini","given":"Carlo"}],"issued":{"date-parts":[["2013",11,13]]}}}],"schema":"https://github.com/citation-style-language/schema/raw/master/csl-citation.json"}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Pacifici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{"citationID":"qtgjn1gv","properties":{"formattedCitation":"(Bird {\\i{}et al.} 2020)","plainCitation":"(Bird et al. 2020)","dontUpdate":true,"noteIndex":0},"citationItems":[{"id":4158,"uris":["http://zotero.org/users/9972654/items/5TRSS366"],"itemData":{"id":4158,"type":"article-journal","abstract":"Birds have been comprehensively assessed on the International Union for Conservation of Nature (IUCN) Red List more times than any other taxonomic group. However, to date, generation lengths have not been systematically estimated to scale population trends when undertaking assessments, as required by the criteria of the IUCN Red List. We compiled information from major databases of published life-history and trait data for all birds and imputed missing life-history data as a function of species traits with generalized linear mixed models. Generation lengths were derived for all species, based on our modeled values of age at first breeding, maximum longevity, and annual adult survival. The resulting generation lengths varied from 1.42 to 27.87 years (median 2.99). Most species (61%) had generation lengths &lt;3.33 years, meaning that the period of 3 generations—over which population declines are assessed under criterion A—was &lt;10 years, which is the value used for IUCN Red List assessments of species with short generation times. For these species, our trait-informed estimates of generation length suggested that 10 years is a robust precautionary value for threat assessment. In other cases, however, for whole families, genera, or individual species, generation length had a substantial impact on their estimated extinction risk, resulting in higher extinction risk in long-lived species than in short-lived species. Although our approach effectively addressed data gaps, generation lengths for some species may have been underestimated due to a paucity of life-history data. Overall, our results will strengthen future extinction-risk assessments and augment key databases of avian life-history and trait data.","container-title":"Conservation Biology","DOI":"10.1111/cobi.13486","ISSN":"0888-8892, 1523-1739","issue":"5","journalAbbreviation":"Conservation Biology","language":"en","page":"1252-1261","source":"DOI.org (Crossref)","title":"Generation lengths of the world's birds and their implications for extinction risk","volume":"34","author":[{"family":"Bird","given":"Jeremy P."},{"family":"Martin","given":"Robert"},{"family":"Akçakaya","given":"H. Reşit"},{"family":"Gilroy","given":"James"},{"family":"Burfield","given":"Ian J."},{"family":"Garnett","given":"Stephen T."},{"family":"Symes","given":"Andy"},{"family":"Taylor","given":"Joseph"},{"family":"Şekercioğlu","given":"Çağan H."},{"family":"Butchart","given":"Stuart H. M."}],"issued":{"date-parts":[["2020",10]]}}}],"schema":"https://github.com/citation-style-language/schema/raw/master/csl-citation.json"}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Bird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2020)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respectively. The remaining taxa were found in large trait databases when available (i.e., AnAge-</w:t>
      </w:r>
      <w:r w:rsidR="001C38E8">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{"citationID":"F2ozVks3","properties":{"formattedCitation":"(De Magalh\\uc0\\u227{}es &amp; Costa 2009)","plainCitation":"(De Magalhães &amp; Costa 2009)","dontUpdate":true,"noteIndex":0},"citationItems":[{"id":4154,"uris":["http://zotero.org/users/9972654/items/2DZQVUXN"],"itemData":{"id":4154,"type":"article-journal","abstract":"Longevity is a major characteristic of animals that has long fascinated scientists. In this work, we present a comprehensive database of animal longevity records and related life-history traits entitled AnAge, which we compiled and manually curated from an extensive literature. AnAge started as a collection of longevity records, but has since been expanded to include quantitative data for numerous other life-history traits, including body masses at different developmental stages, reproductive data such as age at sexual maturity and measurements of reproductive output, and physiological traits related to metabolism. AnAge features over 4000 vertebrate species and is a central resource for applying the comparative method to studies of longevity and life-history evolution across the tree of life. Moreover, by providing a reference value for longevity and other life-history traits, AnAge can prove valuable to a broad range of biologists working in evolutionary biology, ecology, zoology, physiology and conservation biology. AnAge is freely available online (http://genomics.senescence.info/species/).","container-title":"Journal of Evolutionary Biology","DOI":"10.1111/j.1420-9101.2009.01783.x","ISSN":"1010-061X, 1420-9101","issue":"8","journalAbbreviation":"J of Evolutionary Biology","language":"en","page":"1770-1774","source":"DOI.org (Crossref)","title":"A database of vertebrate longevity records and their relation to other life‐history traits","volume":"22","author":[{"family":"De Magalhães","given":"J. P."},{"family":"Costa","given":"J."}],"issued":{"date-parts":[["2009",8]]}}}],"schema":"https://github.com/citation-style-language/schema/raw/master/csl-citation.json"} </w:instrText>
      </w:r>
      <w:r w:rsidR="001C38E8">
        <w:rPr>
          <w:rFonts w:ascii="Times New Roman" w:eastAsia="Times New Roman" w:hAnsi="Times New Roman" w:cs="Times New Roman"/>
          <w:sz w:val="24"/>
          <w:szCs w:val="24"/>
        </w:rPr>
        <w:fldChar w:fldCharType="separate"/>
      </w:r>
      <w:r w:rsidR="001C38E8" w:rsidRPr="001C38E8">
        <w:rPr>
          <w:rFonts w:ascii="Times New Roman" w:hAnsi="Times New Roman" w:cs="Times New Roman"/>
          <w:sz w:val="24"/>
        </w:rPr>
        <w:t>De Magalhães &amp; Costa 2009</w:t>
      </w:r>
      <w:r w:rsidR="001C38E8">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FishBase-</w:t>
      </w:r>
      <w:r w:rsidR="00595370">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{"citationID":"kVk4fCZD","properties":{"formattedCitation":"(Froese {\\i{}et al.} 1992)","plainCitation":"(Froese et al. 1992)","dontUpdate":true,"noteIndex":0},"citationItems":[{"id":4378,"uris":["http://zotero.org/users/9972654/items/LZAMYXRE"],"itemData":{"id":4378,"type":"article-journal","container-title":"ICLARM Software","page":"48","source":"Zotero","title":"Draft User's Manual of Fish Base A Biological Database on Fish (ver. 1.0)","volume":"7","author":[{"family":"Froese","given":"R"},{"family":"Palomares","given":"M L D"},{"family":"Pauly","given":"D"}],"issued":{"date-parts":[["1992",12]]}}}],"schema":"https://github.com/citation-style-language/schema/raw/master/csl-citation.json"} </w:instrText>
      </w:r>
      <w:r w:rsidR="00595370">
        <w:rPr>
          <w:rFonts w:ascii="Times New Roman" w:eastAsia="Times New Roman" w:hAnsi="Times New Roman" w:cs="Times New Roman"/>
          <w:sz w:val="24"/>
          <w:szCs w:val="24"/>
        </w:rPr>
        <w:fldChar w:fldCharType="separate"/>
      </w:r>
      <w:r w:rsidR="00595370" w:rsidRPr="00595370">
        <w:rPr>
          <w:rFonts w:ascii="Times New Roman" w:hAnsi="Times New Roman" w:cs="Times New Roman"/>
          <w:sz w:val="24"/>
        </w:rPr>
        <w:t xml:space="preserve">Froese </w:t>
      </w:r>
      <w:r w:rsidR="00595370" w:rsidRPr="00595370">
        <w:rPr>
          <w:rFonts w:ascii="Times New Roman" w:hAnsi="Times New Roman" w:cs="Times New Roman"/>
          <w:i/>
          <w:iCs/>
          <w:sz w:val="24"/>
        </w:rPr>
        <w:t>et al.</w:t>
      </w:r>
      <w:r w:rsidR="00595370" w:rsidRPr="00595370">
        <w:rPr>
          <w:rFonts w:ascii="Times New Roman" w:hAnsi="Times New Roman" w:cs="Times New Roman"/>
          <w:sz w:val="24"/>
        </w:rPr>
        <w:t xml:space="preserve"> 1992</w:t>
      </w:r>
      <w:r w:rsidR="00595370">
        <w:rPr>
          <w:rFonts w:ascii="Times New Roman" w:eastAsia="Times New Roman" w:hAnsi="Times New Roman" w:cs="Times New Roman"/>
          <w:sz w:val="24"/>
          <w:szCs w:val="24"/>
        </w:rPr>
        <w:fldChar w:fldCharType="end"/>
      </w:r>
      <w:r w:rsidR="005953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TRY-trait database</w:t>
      </w:r>
      <w:r w:rsidR="0068520C">
        <w:rPr>
          <w:rFonts w:ascii="Times New Roman" w:eastAsia="Times New Roman" w:hAnsi="Times New Roman" w:cs="Times New Roman"/>
          <w:sz w:val="24"/>
          <w:szCs w:val="24"/>
        </w:rPr>
        <w:t>-</w:t>
      </w:r>
      <w:r w:rsidR="0068520C">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{"citationID":"mvCuItQE","properties":{"formattedCitation":"(Kattge {\\i{}et al.} 2020)","plainCitation":"(Kattge et al. 2020)","dontUpdate":true,"noteIndex":0},"citationItems":[{"id":4381,"uris":["http://zotero.org/users/9972654/items/R5ILBKQ2"],"itemData":{"id":4381,"type":"article-journal","abstract":"Plant traits—the morphological, anatomical, physiological, biochemical and phenological characteristics of plants—determine how plants respond to environmental factors, affect other trophic levels, and influence ecosystem properties and their benefits and detriments to people. Plant trait data thus represent the basis for a vast area of research spanning from evolutionary biology, community and functional ecology, to biodiversity conservation, ecosystem and landscape management, restoration, biogeography and earth system modelling. Since its foundation in 2007, the TRY database of plant traits has grown continuously. It now provides unprecedented data coverage under an open access data policy and is the main plant trait database used by the research community worldwide. Increasingly, the TRY database also supports new frontiers of trait-based plant research, including the identification of data gaps and the subsequent mobilization or measurement of new data. To support this development, in this article we evaluate the extent of the trait data compiled in TRY and analyse emerging patterns of data coverage and representativeness. Best species coverage is achieved for categorical traits—almost complete coverage for ‘plant growth form’. However, most traits relevant for ecology and vegetation modelling are characterized by continuous intraspecific variation and trait–environmental relationships. These traits have to be measured on individual plants in their respective environment. Despite unprecedented data coverage, we observe a humbling lack of completeness and representativeness of these continuous traits in many aspects. We, therefore, conclude that reducing data gaps and biases in the TRY database remains a key challenge and requires a coordinated approach to data mobilization and trait measurements. This can only be achieved in collaboration with other initiatives.","container-title":"Global Change Biology","DOI":"10.1111/gcb.14904","ISSN":"1354-1013, 1365-2486","issue":"1","journalAbbreviation":"Global Change Biology","language":"en","page":"119-188","source":"DOI.org (Crossref)","title":"TRY plant trait database – enhanced coverage and open access","volume":"26","author":[{"family":"Kattge","given":"Jens"},{"family":"Bönisch","given":"Gerhard"},{"family":"Díaz","given":"Sandra"},{"family":"Lavorel","given":"Sandra"},{"family":"Prentice","given":"Iain Colin"},{"family":"Leadley","given":"Paul"},{"family":"Tautenhahn","given":"Susanne"},{"family":"Werner","given":"Gijsbert D. A."},{"family":"Aakala","given":"Tuomas"},{"family":"Abedi","given":"Mehdi"},{"family":"Acosta","given":"Alicia T. R."},{"family":"Adamidis","given":"George C."},{"family":"Adamson","given":"Kairi"},{"family":"Aiba","given":"Masahiro"},{"family":"Albert","given":"Cécile H."},{"family":"Alcántara","given":"Julio M."},{"family":"Alcázar C","given":"Carolina"},{"family":"Aleixo","given":"Izabela"},{"family":"Ali","given":"Hamada"},{"family":"Amiaud","given":"Bernard"},{"family":"Ammer","given":"Christian"},{"family":"Amoroso","given":"Mariano M."},{"family":"Anand","given":"Madhur"},{"family":"Anderson","given":"Carolyn"},{"family":"Anten","given":"Niels"},{"family":"Antos","given":"Joseph"},{"family":"Apgaua","given":"Deborah Mattos Guimarães"},{"family":"Ashman","given":"Tia‐Lynn"},{"family":"Asmara","given":"Degi Harja"},{"family":"Asner","given":"Gregory P."},{"family":"Aspinwall","given":"Michael"},{"family":"Atkin","given":"Owen"},{"family":"Aubin","given":"Isabelle"},{"family":"Baastrup‐Spohr","given":"Lars"},{"family":"Bahalkeh","given":"Khadijeh"},{"family":"Bahn","given":"Michael"},{"family":"Baker","given":"Timothy"},{"family":"Baker","given":"William J."},{"family":"Bakker","given":"Jan P."},{"family":"Baldocchi","given":"Dennis"},{"family":"Baltzer","given":"Jennifer"},{"family":"Banerjee","given":"Arindam"},{"family":"Baranger","given":"Anne"},{"family":"Barlow","given":"Jos"},{"family":"Barneche","given":"Diego R."},{"family":"Baruch","given":"Zdravko"},{"family":"Bastianelli","given":"Denis"},{"family":"Battles","given":"John"},{"family":"Bauerle","given":"William"},{"family":"Bauters","given":"Marijn"},{"family":"Bazzato","given":"Erika"},{"family":"Beckmann","given":"Michael"},{"family":"Beeckman","given":"Hans"},{"family":"Beierkuhnlein","given":"Carl"},{"family":"Bekker","given":"Renee"},{"family":"Belfry","given":"Gavin"},{"family":"Belluau","given":"Michael"},{"family":"Beloiu","given":"Mirela"},{"family":"Benavides","given":"Raquel"},{"family":"Benomar","given":"Lahcen"},{"family":"Berdugo‐Lattke","given":"Mary Lee"},{"family":"Berenguer","given":"Erika"},{"family":"Bergamin","given":"Rodrigo"},{"family":"Bergmann","given":"Joana"},{"family":"Bergmann Carlucci","given":"Marcos"},{"family":"Berner","given":"Logan"},{"family":"Bernhardt‐Römermann","given":"Markus"},{"family":"Bigler","given":"Christof"},{"family":"Bjorkman","given":"Anne D."},{"family":"Blackman","given":"Chris"},{"family":"Blanco","given":"Carolina"},{"family":"Blonder","given":"Benjamin"},{"family":"Blumenthal","given":"Dana"},{"family":"Bocanegra‐González","given":"Kelly T."},{"family":"Boeckx","given":"Pascal"},{"family":"Bohlman","given":"Stephanie"},{"family":"Böhning‐Gaese","given":"Katrin"},{"family":"Boisvert‐Marsh","given":"Laura"},{"family":"Bond","given":"William"},{"family":"Bond‐Lamberty","given":"Ben"},{"family":"Boom","given":"Arnoud"},{"family":"Boonman","given":"Coline C. F."},{"family":"Bordin","given":"Kauane"},{"family":"Boughton","given":"Elizabeth H."},{"family":"Boukili","given":"Vanessa"},{"family":"Bowman","given":"David M. J. S."},{"family":"Bravo","given":"Sandra"},{"family":"Brendel","given":"Marco Richard"},{"family":"Broadley","given":"Martin R."},{"family":"Brown","given":"Kerry A."},{"family":"Bruelheide","given":"Helge"},{"family":"Brumnich","given":"Federico"},{"family":"Bruun","given":"Hans Henrik"},{"family":"Bruy","given":"David"},{"family":"Buchanan","given":"Serra W."},{"family":"Bucher","given":"Solveig Franziska"},{"family":"Buchmann","given":"Nina"},{"family":"Buitenwerf","given":"Robert"},{"family":"Bunker","given":"Daniel E."},{"family":"Bürger","given":"Jana"},{"family":"Burrascano","given":"Sabina"},{"family":"Burslem","given":"David F. R. P."},{"family":"Butterfield","given":"Bradley J."},{"family":"Byun","given":"Chaeho"},{"family":"Marques","given":"Marcia"},{"family":"Scalon","given":"Marina C."},{"family":"Caccianiga","given":"Marco"},{"family":"Cadotte","given":"Marc"},{"family":"Cailleret","given":"Maxime"},{"family":"Camac","given":"James"},{"family":"Camarero","given":"Jesús Julio"},{"family":"Campany","given":"Courtney"},{"family":"Campetella","given":"Giandiego"},{"family":"Campos","given":"Juan Antonio"},{"family":"Cano‐Arboleda","given":"Laura"},{"family":"Canullo","given":"Roberto"},{"family":"Carbognani","given":"Michele"},{"family":"Carvalho","given":"Fabio"},{"family":"Casanoves","given":"Fernando"},{"family":"Castagneyrol","given":"Bastien"},{"family":"Catford","given":"Jane A."},{"family":"Cavender‐Bares","given":"Jeannine"},{"family":"Cerabolini","given":"Bruno E. L."},{"family":"Cervellini","given":"Marco"},{"family":"Chacón‐Madrigal","given":"Eduardo"},{"family":"Chapin","given":"Kenneth"},{"family":"Chapin","given":"F. Stuart"},{"family":"Chelli","given":"Stefano"},{"family":"Chen","given":"Si‐Chong"},{"family":"Chen","given":"Anping"},{"family":"Cherubini","given":"Paolo"},{"family":"Chianucci","given":"Francesco"},{"family":"Choat","given":"Brendan"},{"family":"Chung","given":"Kyong‐Sook"},{"family":"Chytrý","given":"Milan"},{"family":"Ciccarelli","given":"Daniela"},{"family":"Coll","given":"Lluís"},{"family":"Collins","given":"Courtney G."},{"family":"Conti","given":"Luisa"},{"family":"Coomes","given":"David"},{"family":"Cornelissen","given":"Johannes H. C."},{"family":"Cornwell","given":"William K."},{"family":"Corona","given":"Piermaria"},{"family":"Coyea","given":"Marie"},{"family":"Craine","given":"Joseph"},{"family":"Craven","given":"Dylan"},{"family":"Cromsigt","given":"Joris P. G. M."},{"family":"Csecserits","given":"Anikó"},{"family":"Cufar","given":"Katarina"},{"family":"Cuntz","given":"Matthias"},{"family":"Da Silva","given":"Ana Carolina"},{"family":"Dahlin","given":"Kyla M."},{"family":"Dainese","given":"Matteo"},{"family":"Dalke","given":"Igor"},{"family":"Dalle Fratte","given":"Michele"},{"family":"Dang‐Le","given":"Anh Tuan"},{"family":"Danihelka","given":"Jirí"},{"family":"Dannoura","given":"Masako"},{"family":"Dawson","given":"Samantha"},{"family":"De Beer","given":"Arend Jacobus"},{"family":"De Frutos","given":"Angel"},{"family":"De Long","given":"Jonathan R."},{"family":"Dechant","given":"Benjamin"},{"family":"Delagrange","given":"Sylvain"},{"family":"Delpierre","given":"Nicolas"},{"family":"Derroire","given":"Géraldine"},{"family":"Dias","given":"Arildo S."},{"family":"Diaz‐Toribio","given":"Milton Hugo"},{"family":"Dimitrakopoulos","given":"Panayiotis G."},{"family":"Dobrowolski","given":"Mark"},{"family":"Doktor","given":"Daniel"},{"family":"Dřevojan","given":"Pavel"},{"family":"Dong","given":"Ning"},{"family":"Dransfield","given":"John"},{"family":"Dressler","given":"Stefan"},{"family":"Duarte","given":"Leandro"},{"family":"Ducouret","given":"Emilie"},{"family":"Dullinger","given":"Stefan"},{"family":"Durka","given":"Walter"},{"family":"Duursma","given":"Remko"},{"family":"Dymova","given":"Olga"},{"family":"E‐Vojtkó","given":"Anna"},{"family":"Eckstein","given":"Rolf Lutz"},{"family":"Ejtehadi","given":"Hamid"},{"family":"Elser","given":"James"},{"family":"Emilio","given":"Thaise"},{"family":"Engemann","given":"Kristine"},{"family":"Erfanian","given":"Mohammad Bagher"},{"family":"Erfmeier","given":"Alexandra"},{"family":"Esquivel‐Muelbert","given":"Adriane"},{"family":"Esser","given":"Gerd"},{"family":"Estiarte","given":"Marc"},{"family":"Domingues","given":"Tomas F."},{"family":"Fagan","given":"William F."},{"family":"Fagúndez","given":"Jaime"},{"family":"Falster","given":"Daniel S."},{"family":"Fan","given":"Ying"},{"family":"Fang","given":"Jingyun"},{"family":"Farris","given":"Emmanuele"},{"family":"Fazlioglu","given":"Fatih"},{"family":"Feng","given":"Yanhao"},{"family":"Fernandez‐Mendez","given":"Fernando"},{"family":"Ferrara","given":"Carlotta"},{"family":"Ferreira","given":"Joice"},{"family":"Fidelis","given":"Alessandra"},{"family":"Finegan","given":"Bryan"},{"family":"Firn","given":"Jennifer"},{"family":"Flowers","given":"Timothy J."},{"family":"Flynn","given":"Dan F. B."},{"family":"Fontana","given":"Veronika"},{"family":"Forey","given":"Estelle"},{"family":"Forgiarini","given":"Cristiane"},{"family":"François","given":"Louis"},{"family":"Frangipani","given":"Marcelo"},{"family":"Frank","given":"Dorothea"},{"family":"Frenette‐Dussault","given":"Cedric"},{"family":"Freschet","given":"Grégoire T."},{"family":"Fry","given":"Ellen L."},{"family":"Fyllas","given":"Nikolaos M."},{"family":"Mazzochini","given":"Guilherme G."},{"family":"Gachet","given":"Sophie"},{"family":"Gallagher","given":"Rachael"},{"family":"Ganade","given":"Gislene"},{"family":"Ganga","given":"Francesca"},{"family":"García‐Palacios","given":"Pablo"},{"family":"Gargaglione","given":"Verónica"},{"family":"Garnier","given":"Eric"},{"family":"Garrido","given":"Jose Luis"},{"family":"De Gasper","given":"André Luís"},{"family":"Gea‐Izquierdo","given":"Guillermo"},{"family":"Gibson","given":"David"},{"family":"Gillison","given":"Andrew N."},{"family":"Giroldo","given":"Aelton"},{"family":"Glasenhardt","given":"Mary‐Claire"},{"family":"Gleason","given":"Sean"},{"family":"Gliesch","given":"Mariana"},{"family":"Goldberg","given":"Emma"},{"family":"Göldel","given":"Bastian"},{"family":"Gonzalez‐Akre","given":"Erika"},{"family":"Gonzalez‐Andujar","given":"Jose L."},{"family":"González‐Melo","given":"Andrés"},{"family":"González‐Robles","given":"Ana"},{"family":"Graae","given":"Bente Jessen"},{"family":"Granda","given":"Elena"},{"family":"Graves","given":"Sarah"},{"family":"Green","given":"Walton A."},{"family":"Gregor","given":"Thomas"},{"family":"Gross","given":"Nicolas"},{"family":"Guerin","given":"Greg R."},{"family":"Günther","given":"Angela"},{"family":"Gutiérrez","given":"Alvaro G."},{"family":"Haddock","given":"Lillie"},{"family":"Haines","given":"Anna"},{"family":"Hall","given":"Jefferson"},{"family":"Hambuckers","given":"Alain"},{"family":"Han","given":"Wenxuan"},{"family":"Harrison","given":"Sandy P."},{"family":"Hattingh","given":"Wesley"},{"family":"Hawes","given":"Joseph E."},{"family":"He","given":"Tianhua"},{"family":"He","given":"Pengcheng"},{"family":"Heberling","given":"Jacob Mason"},{"family":"Helm","given":"Aveliina"},{"family":"Hempel","given":"Stefan"},{"family":"Hentschel","given":"Jörn"},{"family":"Hérault","given":"Bruno"},{"family":"Hereş","given":"Ana‐Maria"},{"family":"Herz","given":"Katharina"},{"family":"Heuertz","given":"Myriam"},{"family":"Hickler","given":"Thomas"},{"family":"Hietz","given":"Peter"},{"family":"Higuchi","given":"Pedro"},{"family":"Hipp","given":"Andrew L."},{"family":"Hirons","given":"Andrew"},{"family":"Hock","given":"Maria"},{"family":"Hogan","given":"James Aaron"},{"family":"Holl","given":"Karen"},{"family":"Honnay","given":"Olivier"},{"family":"Hornstein","given":"Daniel"},{"family":"Hou","given":"Enqing"},{"family":"Hough‐Snee","given":"Nate"},{"family":"Hovstad","given":"Knut Anders"},{"family":"Ichie","given":"Tomoaki"},{"family":"Igić","given":"Boris"},{"family":"Illa","given":"Estela"},{"family":"Isaac","given":"Marney"},{"family":"Ishihara","given":"Masae"},{"family":"Ivanov","given":"Leonid"},{"family":"Ivanova","given":"Larissa"},{"family":"Iversen","given":"Colleen M."},{"family":"Izquierdo","given":"Jordi"},{"family":"Jackson","given":"Robert B."},{"family":"Jackson","given":"Benjamin"},{"family":"Jactel","given":"Hervé"},{"family":"Jagodzinski","given":"Andrzej M."},{"family":"Jandt","given":"Ute"},{"family":"Jansen","given":"Steven"},{"family":"Jenkins","given":"Thomas"},{"family":"Jentsch","given":"Anke"},{"family":"Jespersen","given":"Jens Rasmus Plantener"},{"family":"Jiang","given":"Guo‐Feng"},{"family":"Johansen","given":"Jesper Liengaard"},{"family":"Johnson","given":"David"},{"family":"Jokela","given":"Eric J."},{"family":"Joly","given":"Carlos Alfredo"},{"family":"Jordan","given":"Gregory J."},{"family":"Joseph","given":"Grant Stuart"},{"family":"Junaedi","given":"Decky"},{"family":"Junker","given":"Robert R."},{"family":"Justes","given":"Eric"},{"family":"Kabzems","given":"Richard"},{"family":"Kane","given":"Jeffrey"},{"family":"Kaplan","given":"Zdenek"},{"family":"Kattenborn","given":"Teja"},{"family":"Kavelenova","given":"Lyudmila"},{"family":"Kearsley","given":"Elizabeth"},{"family":"Kempel","given":"Anne"},{"family":"Kenzo","given":"Tanaka"},{"family":"Kerkhoff","given":"Andrew"},{"family":"Khalil","given":"Mohammed I."},{"family":"Kinlock","given":"Nicole L."},{"family":"Kissling","given":"Wilm Daniel"},{"family":"Kitajima","given":"Kaoru"},{"family":"Kitzberger","given":"Thomas"},{"family":"Kjøller","given":"Rasmus"},{"family":"Klein","given":"Tamir"},{"family":"Kleyer","given":"Michael"},{"family":"Klimešová","given":"Jitka"},{"family":"Klipel","given":"Joice"},{"family":"Kloeppel","given":"Brian"},{"family":"Klotz","given":"Stefan"},{"family":"Knops","given":"Johannes M. H."},{"family":"Kohyama","given":"Takashi"},{"family":"Koike","given":"Fumito"},{"family":"Kollmann","given":"Johannes"},{"family":"Komac","given":"Benjamin"},{"family":"Komatsu","given":"Kimberly"},{"family":"König","given":"Christian"},{"family":"Kraft","given":"Nathan J. B."},{"family":"Kramer","given":"Koen"},{"family":"Kreft","given":"Holger"},{"family":"Kühn","given":"Ingolf"},{"family":"Kumarathunge","given":"Dushan"},{"family":"Kuppler","given":"Jonas"},{"family":"Kurokawa","given":"Hiroko"},{"family":"Kurosawa","given":"Yoko"},{"family":"Kuyah","given":"Shem"},{"family":"Laclau","given":"Jean‐Paul"},{"family":"Lafleur","given":"Benoit"},{"family":"Lallai","given":"Erik"},{"family":"Lamb","given":"Eric"},{"family":"Lamprecht","given":"Andrea"},{"family":"Larkin","given":"Daniel J."},{"family":"Laughlin","given":"Daniel"},{"family":"Le Bagousse‐Pinguet","given":"Yoann"},{"family":"Le Maire","given":"Guerric"},{"family":"Le Roux","given":"Peter C."},{"family":"Le Roux","given":"Elizabeth"},{"family":"Lee","given":"Tali"},{"family":"Lens","given":"Frederic"},{"family":"Lewis","given":"Simon L."},{"family":"Lhotsky","given":"Barbara"},{"family":"Li","given":"Yuanzhi"},{"family":"Li","given":"Xine"},{"family":"Lichstein","given":"Jeremy W."},{"family":"Liebergesell","given":"Mario"},{"family":"Lim","given":"Jun Ying"},{"family":"Lin","given":"Yan‐Shih"},{"family":"Linares","given":"Juan Carlos"},{"family":"Liu","given":"Chunjiang"},{"family":"Liu","given":"Daijun"},{"family":"Liu","given":"Udayangani"},{"family":"Livingstone","given":"Stuart"},{"family":"Llusià","given":"Joan"},{"family":"Lohbeck","given":"Madelon"},{"family":"López‐García","given":"Álvaro"},{"family":"Lopez‐Gonzalez","given":"Gabriela"},{"family":"Lososová","given":"Zdeňka"},{"family":"Louault","given":"Frédérique"},{"family":"Lukács","given":"Balázs A."},{"family":"Lukeš","given":"Petr"},{"family":"Luo","given":"Yunjian"},{"family":"Lussu","given":"Michele"},{"family":"Ma","given":"Siyan"},{"family":"Maciel Rabelo Pereira","given":"Camilla"},{"family":"Mack","given":"Michelle"},{"family":"Maire","given":"Vincent"},{"family":"Mäkelä","given":"Annikki"},{"family":"Mäkinen","given":"Harri"},{"family":"Malhado","given":"Ana Claudia Mendes"},{"family":"Mallik","given":"Azim"},{"family":"Manning","given":"Peter"},{"family":"Manzoni","given":"Stefano"},{"family":"Marchetti","given":"Zuleica"},{"family":"Marchino","given":"Luca"},{"family":"Marcilio‐Silva","given":"Vinicius"},{"family":"Marcon","given":"Eric"},{"family":"Marignani","given":"Michela"},{"family":"Markesteijn","given":"Lars"},{"family":"Martin","given":"Adam"},{"family":"Martínez‐Garza","given":"Cristina"},{"family":"Martínez‐Vilalta","given":"Jordi"},{"family":"Mašková","given":"Tereza"},{"family":"Mason","given":"Kelly"},{"family":"Mason","given":"Norman"},{"family":"Massad","given":"Tara Joy"},{"family":"Masse","given":"Jacynthe"},{"family":"Mayrose","given":"Itay"},{"family":"McCarthy","given":"James"},{"family":"McCormack","given":"M. Luke"},{"family":"McCulloh","given":"Katherine"},{"family":"McFadden","given":"Ian R."},{"family":"McGill","given":"Brian J."},{"family":"McPartland","given":"Mara Y."},{"family":"Medeiros","given":"Juliana S."},{"family":"Medlyn","given":"Belinda"},{"family":"Meerts","given":"Pierre"},{"family":"Mehrabi","given":"Zia"},{"family":"Meir","given":"Patrick"},{"family":"Melo","given":"Felipe P. L."},{"family":"Mencuccini","given":"Maurizio"},{"family":"Meredieu","given":"Céline"},{"family":"Messier","given":"Julie"},{"family":"Mészáros","given":"Ilona"},{"family":"Metsaranta","given":"Juha"},{"family":"Michaletz","given":"Sean T."},{"family":"Michelaki","given":"Chrysanthi"},{"family":"Migalina","given":"Svetlana"},{"family":"Milla","given":"Ruben"},{"family":"Miller","given":"Jesse E. D."},{"family":"Minden","given":"Vanessa"},{"family":"Ming","given":"Ray"},{"family":"Mokany","given":"Karel"},{"family":"Moles","given":"Angela T."},{"family":"Molnár","given":"Attila"},{"family":"Molofsky","given":"Jane"},{"family":"Molz","given":"Martin"},{"family":"Montgomery","given":"Rebecca A."},{"family":"Monty","given":"Arnaud"},{"family":"Moravcová","given":"Lenka"},{"family":"Moreno‐Martínez","given":"Alvaro"},{"family":"Moretti","given":"Marco"},{"family":"Mori","given":"Akira S."},{"family":"Mori","given":"Shigeta"},{"family":"Morris","given":"Dave"},{"family":"Morrison","given":"Jane"},{"family":"Mucina","given":"Ladislav"},{"family":"Mueller","given":"Sandra"},{"family":"Muir","given":"Christopher D."},{"family":"Müller","given":"Sandra Cristina"},{"family":"Munoz","given":"François"},{"family":"Myers‐Smith","given":"Isla H."},{"family":"Myster","given":"Randall W."},{"family":"Nagano","given":"Masahiro"},{"family":"Naidu","given":"Shawna"},{"family":"Narayanan","given":"Ayyappan"},{"family":"Natesan","given":"Balachandran"},{"family":"Negoita","given":"Luka"},{"family":"Nelson","given":"Andrew S."},{"family":"Neuschulz","given":"Eike Lena"},{"family":"Ni","given":"Jian"},{"family":"Niedrist","given":"Georg"},{"family":"Nieto","given":"Jhon"},{"family":"Niinemets","given":"Ülo"},{"family":"Nolan","given":"Rachael"},{"family":"Nottebrock","given":"Henning"},{"family":"Nouvellon","given":"Yann"},{"family":"Novakovskiy","given":"Alexander"},{"literal":"The Nutrient Network"},{"family":"Nystuen","given":"Kristin Odden"},{"family":"O'Grady","given":"Anthony"},{"family":"O'Hara","given":"Kevin"},{"family":"O'Reilly‐Nugent","given":"Andrew"},{"family":"Oakley","given":"Simon"},{"family":"Oberhuber","given":"Walter"},{"family":"Ohtsuka","given":"Toshiyuki"},{"family":"Oliveira","given":"Ricardo"},{"family":"Öllerer","given":"Kinga"},{"family":"Olson","given":"Mark E."},{"family":"Onipchenko","given":"Vladimir"},{"family":"Onoda","given":"Yusuke"},{"family":"Onstein","given":"Renske E."},{"family":"Ordonez","given":"Jenny C."},{"family":"Osada","given":"Noriyuki"},{"family":"Ostonen","given":"Ivika"},{"family":"Ottaviani","given":"Gianluigi"},{"family":"Otto","given":"Sarah"},{"family":"Overbeck","given":"Gerhard E."},{"family":"Ozinga","given":"Wim A."},{"family":"Pahl","given":"Anna T."},{"family":"Paine","given":"C. E. Timothy"},{"family":"Pakeman","given":"Robin J."},{"family":"Papageorgiou","given":"Aristotelis C."},{"family":"Parfionova","given":"Evgeniya"},{"family":"Pärtel","given":"Meelis"},{"family":"Patacca","given":"Marco"},{"family":"Paula","given":"Susana"},{"family":"Paule","given":"Juraj"},{"family":"Pauli","given":"Harald"},{"family":"Pausas","given":"Juli G."},{"family":"Peco","given":"Begoña"},{"family":"Penuelas","given":"Josep"},{"family":"Perea","given":"Antonio"},{"family":"Peri","given":"Pablo Luis"},{"family":"Petisco‐Souza","given":"Ana Carolina"},{"family":"Petraglia","given":"Alessandro"},{"family":"Petritan","given":"Any Mary"},{"family":"Phillips","given":"Oliver L."},{"family":"Pierce","given":"Simon"},{"family":"Pillar","given":"Valério D."},{"family":"Pisek","given":"Jan"},{"family":"Pomogaybin","given":"Alexandr"},{"family":"Poorter","given":"Hendrik"},{"family":"Portsmuth","given":"Angelika"},{"family":"Poschlod","given":"Peter"},{"family":"Potvin","given":"Catherine"},{"family":"Pounds","given":"Devon"},{"family":"Powell","given":"A. Shafer"},{"family":"Power","given":"Sally A."},{"family":"Prinzing","given":"Andreas"},{"family":"Puglielli","given":"Giacomo"},{"family":"Pyšek","given":"Petr"},{"family":"Raevel","given":"Valerie"},{"family":"Rammig","given":"Anja"},{"family":"Ransijn","given":"Johannes"},{"family":"Ray","given":"Courtenay A."},{"family":"Reich","given":"Peter B."},{"family":"Reichstein","given":"Markus"},{"family":"Reid","given":"Douglas E. B."},{"family":"Réjou‐Méchain","given":"Maxime"},{"family":"De Dios","given":"Victor Resco"},{"family":"Ribeiro","given":"Sabina"},{"family":"Richardson","given":"Sarah"},{"family":"Riibak","given":"Kersti"},{"family":"Rillig","given":"Matthias C."},{"family":"Riviera","given":"Fiamma"},{"family":"Robert","given":"Elisabeth M. R."},{"family":"Roberts","given":"Scott"},{"family":"Robroek","given":"Bjorn"},{"family":"Roddy","given":"Adam"},{"family":"Rodrigues","given":"Arthur Vinicius"},{"family":"Rogers","given":"Alistair"},{"family":"Rollinson","given":"Emily"},{"family":"Rolo","given":"Victor"},{"family":"Römermann","given":"Christine"},{"family":"Ronzhina","given":"Dina"},{"family":"Roscher","given":"Christiane"},{"family":"Rosell","given":"Julieta A."},{"family":"Rosenfield","given":"Milena Fermina"},{"family":"Rossi","given":"Christian"},{"family":"Roy","given":"David B."},{"family":"Royer‐Tardif","given":"Samuel"},{"family":"Rüger","given":"Nadja"},{"family":"Ruiz‐Peinado","given":"Ricardo"},{"family":"Rumpf","given":"Sabine B."},{"family":"Rusch","given":"Graciela M."},{"family":"Ryo","given":"Masahiro"},{"family":"Sack","given":"Lawren"},{"family":"Saldaña","given":"Angela"},{"family":"Salgado‐Negret","given":"Beatriz"},{"family":"Salguero‐Gomez","given":"Roberto"},{"family":"Santa‐Regina","given":"Ignacio"},{"family":"Santacruz‐García","given":"Ana Carolina"},{"family":"Santos","given":"Joaquim"},{"family":"Sardans","given":"Jordi"},{"family":"Schamp","given":"Brandon"},{"family":"Scherer‐Lorenzen","given":"Michael"},{"family":"Schleuning","given":"Matthias"},{"family":"Schmid","given":"Bernhard"},{"family":"Schmidt","given":"Marco"},{"family":"Schmitt","given":"Sylvain"},{"family":"Schneider","given":"Julio V."},{"family":"Schowanek","given":"Simon D."},{"family":"Schrader","given":"Julian"},{"family":"Schrodt","given":"Franziska"},{"family":"Schuldt","given":"Bernhard"},{"family":"Schurr","given":"Frank"},{"family":"Selaya Garvizu","given":"Galia"},{"family":"Semchenko","given":"Marina"},{"family":"Seymour","given":"Colleen"},{"family":"Sfair","given":"Julia C."},{"family":"Sharpe","given":"Joanne M."},{"family":"Sheppard","given":"Christine S."},{"family":"Sheremetiev","given":"Serge"},{"family":"Shiodera","given":"Satomi"},{"family":"Shipley","given":"Bill"},{"family":"Shovon","given":"Tanvir Ahmed"},{"family":"Siebenkäs","given":"Alrun"},{"family":"Sierra","given":"Carlos"},{"family":"Silva","given":"Vasco"},{"family":"Silva","given":"Mateus"},{"family":"Sitzia","given":"Tommaso"},{"family":"Sjöman","given":"Henrik"},{"family":"Slot","given":"Martijn"},{"family":"Smith","given":"Nicholas G."},{"family":"Sodhi","given":"Darwin"},{"family":"Soltis","given":"Pamela"},{"family":"Soltis","given":"Douglas"},{"family":"Somers","given":"Ben"},{"family":"Sonnier","given":"Grégory"},{"family":"Sørensen","given":"Mia Vedel"},{"family":"Sosinski","given":"Enio Egon"},{"family":"Soudzilovskaia","given":"Nadejda A."},{"family":"Souza","given":"Alexandre F."},{"family":"Spasojevic","given":"Marko"},{"family":"Sperandii","given":"Marta Gaia"},{"family":"Stan","given":"Amanda B."},{"family":"Stegen","given":"James"},{"family":"Steinbauer","given":"Klaus"},{"family":"Stephan","given":"Jörg G."},{"family":"Sterck","given":"Frank"},{"family":"Stojanovic","given":"Dejan B."},{"family":"Strydom","given":"Tanya"},{"family":"Suarez","given":"Maria Laura"},{"family":"Svenning","given":"Jens‐Christian"},{"family":"Svitková","given":"Ivana"},{"family":"Svitok","given":"Marek"},{"family":"Svoboda","given":"Miroslav"},{"family":"Swaine","given":"Emily"},{"family":"Swenson","given":"Nathan"},{"family":"Tabarelli","given":"Marcelo"},{"family":"Takagi","given":"Kentaro"},{"family":"Tappeiner","given":"Ulrike"},{"family":"Tarifa","given":"Rubén"},{"family":"Tauugourdeau","given":"Simon"},{"family":"Tavsanoglu","given":"Cagatay"},{"family":"Te Beest","given":"Mariska"},{"family":"Tedersoo","given":"Leho"},{"family":"Thiffault","given":"Nelson"},{"family":"Thom","given":"Dominik"},{"family":"Thomas","given":"Evert"},{"family":"Thompson","given":"Ken"},{"family":"Thornton","given":"Peter E."},{"family":"Thuiller","given":"Wilfried"},{"family":"Tichý","given":"Lubomír"},{"family":"Tissue","given":"David"},{"family":"Tjoelker","given":"Mark G."},{"family":"Tng","given":"David Yue Phin"},{"family":"Tobias","given":"Joseph"},{"family":"Török","given":"Péter"},{"family":"Tarin","given":"Tonantzin"},{"family":"Torres‐Ruiz","given":"José M."},{"family":"Tóthmérész","given":"Béla"},{"family":"Treurnicht","given":"Martina"},{"family":"Trivellone","given":"Valeria"},{"family":"Trolliet","given":"Franck"},{"family":"Trotsiuk","given":"Volodymyr"},{"family":"Tsakalos","given":"James L."},{"family":"Tsiripidis","given":"Ioannis"},{"family":"Tysklind","given":"Niklas"},{"family":"Umehara","given":"Toru"},{"family":"Usoltsev","given":"Vladimir"},{"family":"Vadeboncoeur","given":"Matthew"},{"family":"Vaezi","given":"Jamil"},{"family":"Valladares","given":"Fernando"},{"family":"Vamosi","given":"Jana"},{"family":"Van Bodegom","given":"Peter M."},{"family":"Van Breugel","given":"Michiel"},{"family":"Van Cleemput","given":"Elisa"},{"family":"Van De Weg","given":"Martine"},{"family":"Van Der Merwe","given":"Stephni"},{"family":"Van Der Plas","given":"Fons"},{"family":"Van Der Sande","given":"Masha T."},{"family":"Van Kleunen","given":"Mark"},{"family":"Van Meerbeek","given":"Koenraad"},{"family":"Vanderwel","given":"Mark"},{"family":"Vanselow","given":"Kim André"},{"family":"Vårhammar","given":"Angelica"},{"family":"Varone","given":"Laura"},{"family":"Vasquez Valderrama","given":"Maribel Yesenia"},{"family":"Vassilev","given":"Kiril"},{"family":"Vellend","given":"Mark"},{"family":"Veneklaas","given":"Erik J."},{"family":"Verbeeck","given":"Hans"},{"family":"Verheyen","given":"Kris"},{"family":"Vibrans","given":"Alexander"},{"family":"Vieira","given":"Ima"},{"family":"Villacís","given":"Jaime"},{"family":"Violle","given":"Cyrille"},{"family":"Vivek","given":"Pandi"},{"family":"Wagner","given":"Katrin"},{"family":"Waldram","given":"Matthew"},{"family":"Waldron","given":"Anthony"},{"family":"Walker","given":"Anthony P."},{"family":"Waller","given":"Martyn"},{"family":"Walther","given":"Gabriel"},{"family":"Wang","given":"Han"},{"family":"Wang","given":"Feng"},{"family":"Wang","given":"Weiqi"},{"family":"Watkins","given":"Harry"},{"family":"Watkins","given":"James"},{"family":"Weber","given":"Ulrich"},{"family":"Weedon","given":"James T."},{"family":"Wei","given":"Liping"},{"family":"Weigelt","given":"Patrick"},{"family":"Weiher","given":"Evan"},{"family":"Wells","given":"Aidan W."},{"family":"Wellstein","given":"Camilla"},{"family":"Wenk","given":"Elizabeth"},{"family":"Westoby","given":"Mark"},{"family":"Westwood","given":"Alana"},{"family":"White","given":"Philip John"},{"family":"Whitten","given":"Mark"},{"family":"Williams","given":"Mathew"},{"family":"Winkler","given":"Daniel E."},{"family":"Winter","given":"Klaus"},{"family":"Womack","given":"Chevonne"},{"family":"Wright","given":"Ian J."},{"family":"Wright","given":"S. Joseph"},{"family":"Wright","given":"Justin"},{"family":"Pinho","given":"Bruno X."},{"family":"Ximenes","given":"Fabiano"},{"family":"Yamada","given":"Toshihiro"},{"family":"Yamaji","given":"Keiko"},{"family":"Yanai","given":"Ruth"},{"family":"Yankov","given":"Nikolay"},{"family":"Yguel","given":"Benjamin"},{"family":"Zanini","given":"Kátia Janaina"},{"family":"Zanne","given":"Amy E."},{"family":"Zelený","given":"David"},{"family":"Zhao","given":"Yun‐Peng"},{"family":"Zheng","given":"Jingming"},{"family":"Zheng","given":"Ji"},{"family":"Ziemińska","given":"Kasia"},{"family":"Zirbel","given":"Chad R."},{"family":"Zizka","given":"Georg"},{"family":"Zo‐Bi","given":"Irié Casimir"},{"family":"Zotz","given":"Gerhard"},{"family":"Wirth","given":"Christian"}],"issued":{"date-parts":[["2020",1]]}}}],"schema":"https://github.com/citation-style-language/schema/raw/master/csl-citation.json"} </w:instrText>
      </w:r>
      <w:r w:rsidR="0068520C">
        <w:rPr>
          <w:rFonts w:ascii="Times New Roman" w:eastAsia="Times New Roman" w:hAnsi="Times New Roman" w:cs="Times New Roman"/>
          <w:sz w:val="24"/>
          <w:szCs w:val="24"/>
        </w:rPr>
        <w:fldChar w:fldCharType="separate"/>
      </w:r>
      <w:r w:rsidR="0068520C" w:rsidRPr="0068520C">
        <w:rPr>
          <w:rFonts w:ascii="Times New Roman" w:hAnsi="Times New Roman" w:cs="Times New Roman"/>
          <w:sz w:val="24"/>
        </w:rPr>
        <w:t xml:space="preserve">Kattge </w:t>
      </w:r>
      <w:r w:rsidR="0068520C" w:rsidRPr="0068520C">
        <w:rPr>
          <w:rFonts w:ascii="Times New Roman" w:hAnsi="Times New Roman" w:cs="Times New Roman"/>
          <w:i/>
          <w:iCs/>
          <w:sz w:val="24"/>
        </w:rPr>
        <w:t>et al.</w:t>
      </w:r>
      <w:r w:rsidR="0068520C" w:rsidRPr="0068520C">
        <w:rPr>
          <w:rFonts w:ascii="Times New Roman" w:hAnsi="Times New Roman" w:cs="Times New Roman"/>
          <w:sz w:val="24"/>
        </w:rPr>
        <w:t xml:space="preserve"> 2020)</w:t>
      </w:r>
      <w:r w:rsidR="0068520C">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1D6B70">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when they were not found </w:t>
      </w:r>
      <w:r w:rsidR="001D6B70">
        <w:rPr>
          <w:rFonts w:ascii="Times New Roman" w:eastAsia="Times New Roman" w:hAnsi="Times New Roman" w:cs="Times New Roman"/>
          <w:sz w:val="24"/>
          <w:szCs w:val="24"/>
        </w:rPr>
        <w:t xml:space="preserve">we conducted </w:t>
      </w:r>
      <w:r>
        <w:rPr>
          <w:rFonts w:ascii="Times New Roman" w:eastAsia="Times New Roman" w:hAnsi="Times New Roman" w:cs="Times New Roman"/>
          <w:sz w:val="24"/>
          <w:szCs w:val="24"/>
        </w:rPr>
        <w:t>a literature search using the species name as one key word and “longevity” or “lifespan” as the other key word.</w:t>
      </w:r>
      <w:del w:id="1" w:author="Nathan Dorn" w:date="2025-09-17T14:54:00Z" w16du:dateUtc="2025-09-17T18:54:00Z">
        <w:r w:rsidDel="001D6B70">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 Longevity of a few taxa (e.g., species name, species name) have never been recorded, in these instances we used the life span of the nearest taxonomic relative as a proxy. A compiled list of the references used in obtaining longevity can be found in </w:t>
      </w:r>
      <w:commentRangeStart w:id="2"/>
      <w:r>
        <w:rPr>
          <w:rFonts w:ascii="Times New Roman" w:eastAsia="Times New Roman" w:hAnsi="Times New Roman" w:cs="Times New Roman"/>
          <w:sz w:val="24"/>
          <w:szCs w:val="24"/>
        </w:rPr>
        <w:t>appendix ##</w:t>
      </w:r>
      <w:commentRangeEnd w:id="2"/>
      <w:r w:rsidR="00C41F59">
        <w:rPr>
          <w:rStyle w:val="CommentReference"/>
        </w:rPr>
        <w:commentReference w:id="2"/>
      </w:r>
      <w:r>
        <w:rPr>
          <w:rFonts w:ascii="Times New Roman" w:eastAsia="Times New Roman" w:hAnsi="Times New Roman" w:cs="Times New Roman"/>
          <w:sz w:val="24"/>
          <w:szCs w:val="24"/>
        </w:rPr>
        <w:t xml:space="preserve">.  </w:t>
      </w:r>
    </w:p>
    <w:p w14:paraId="245CE0E2" w14:textId="77777777" w:rsidR="002634DD" w:rsidRDefault="009B349A"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time series were standardized </w:t>
      </w:r>
      <w:r w:rsidR="00C41F5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be yearly</w:t>
      </w:r>
      <w:r>
        <w:rPr>
          <w:rFonts w:ascii="Times New Roman" w:eastAsia="Times New Roman" w:hAnsi="Times New Roman" w:cs="Times New Roman"/>
          <w:sz w:val="24"/>
          <w:szCs w:val="24"/>
        </w:rPr>
        <w:t xml:space="preserve"> after which </w:t>
      </w:r>
      <w:r w:rsidR="00C41F59">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characteristics describing the time series were calculated. </w:t>
      </w:r>
      <w:r w:rsidR="006060C3">
        <w:rPr>
          <w:rFonts w:ascii="Times New Roman" w:eastAsia="Times New Roman" w:hAnsi="Times New Roman" w:cs="Times New Roman"/>
          <w:sz w:val="24"/>
          <w:szCs w:val="24"/>
        </w:rPr>
        <w:t xml:space="preserve">We used a single abundance record for each year to avoid phenological increases in abundance due to seasonality </w:t>
      </w:r>
      <w:r w:rsidR="00C41F59">
        <w:rPr>
          <w:rFonts w:ascii="Times New Roman" w:eastAsia="Times New Roman" w:hAnsi="Times New Roman" w:cs="Times New Roman"/>
          <w:sz w:val="24"/>
          <w:szCs w:val="24"/>
        </w:rPr>
        <w:t>being</w:t>
      </w:r>
      <w:r w:rsidR="006060C3">
        <w:rPr>
          <w:rFonts w:ascii="Times New Roman" w:eastAsia="Times New Roman" w:hAnsi="Times New Roman" w:cs="Times New Roman"/>
          <w:sz w:val="24"/>
          <w:szCs w:val="24"/>
        </w:rPr>
        <w:t xml:space="preserve"> classified as </w:t>
      </w:r>
      <w:r w:rsidR="00C41F59">
        <w:rPr>
          <w:rFonts w:ascii="Times New Roman" w:eastAsia="Times New Roman" w:hAnsi="Times New Roman" w:cs="Times New Roman"/>
          <w:sz w:val="24"/>
          <w:szCs w:val="24"/>
        </w:rPr>
        <w:t xml:space="preserve">a </w:t>
      </w:r>
      <w:r w:rsidR="006060C3">
        <w:rPr>
          <w:rFonts w:ascii="Times New Roman" w:eastAsia="Times New Roman" w:hAnsi="Times New Roman" w:cs="Times New Roman"/>
          <w:sz w:val="24"/>
          <w:szCs w:val="24"/>
        </w:rPr>
        <w:t>boom-bust.</w:t>
      </w:r>
      <w:r>
        <w:rPr>
          <w:rFonts w:ascii="Times New Roman" w:eastAsia="Times New Roman" w:hAnsi="Times New Roman" w:cs="Times New Roman"/>
          <w:sz w:val="24"/>
          <w:szCs w:val="24"/>
        </w:rPr>
        <w:t xml:space="preserve"> For time series that had more than one sample in a year, we used the maximum abundance record</w:t>
      </w:r>
      <w:r w:rsidR="00357AD2">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for that </w:t>
      </w:r>
      <w:r w:rsidR="00357AD2">
        <w:rPr>
          <w:rFonts w:ascii="Times New Roman" w:eastAsia="Times New Roman" w:hAnsi="Times New Roman" w:cs="Times New Roman"/>
          <w:sz w:val="24"/>
          <w:szCs w:val="24"/>
        </w:rPr>
        <w:t>year</w:t>
      </w:r>
      <w:r w:rsidR="006060C3">
        <w:rPr>
          <w:rFonts w:ascii="Times New Roman" w:eastAsia="Times New Roman" w:hAnsi="Times New Roman" w:cs="Times New Roman"/>
          <w:sz w:val="24"/>
          <w:szCs w:val="24"/>
        </w:rPr>
        <w:t xml:space="preserve">.  A few studies included time series from multiple </w:t>
      </w:r>
      <w:r w:rsidR="004B5A9E">
        <w:rPr>
          <w:rFonts w:ascii="Times New Roman" w:eastAsia="Times New Roman" w:hAnsi="Times New Roman" w:cs="Times New Roman"/>
          <w:sz w:val="24"/>
          <w:szCs w:val="24"/>
        </w:rPr>
        <w:t xml:space="preserve">locations </w:t>
      </w:r>
      <w:r w:rsidR="006060C3">
        <w:rPr>
          <w:rFonts w:ascii="Times New Roman" w:eastAsia="Times New Roman" w:hAnsi="Times New Roman" w:cs="Times New Roman"/>
          <w:sz w:val="24"/>
          <w:szCs w:val="24"/>
        </w:rPr>
        <w:t>within a</w:t>
      </w:r>
      <w:r w:rsidR="004B5A9E">
        <w:rPr>
          <w:rFonts w:ascii="Times New Roman" w:eastAsia="Times New Roman" w:hAnsi="Times New Roman" w:cs="Times New Roman"/>
          <w:sz w:val="24"/>
          <w:szCs w:val="24"/>
        </w:rPr>
        <w:t>n ecosystem</w:t>
      </w:r>
      <w:r w:rsidR="006060C3">
        <w:rPr>
          <w:rFonts w:ascii="Times New Roman" w:eastAsia="Times New Roman" w:hAnsi="Times New Roman" w:cs="Times New Roman"/>
          <w:sz w:val="24"/>
          <w:szCs w:val="24"/>
        </w:rPr>
        <w:t xml:space="preserve"> that likely belong to the same population </w:t>
      </w:r>
      <w:r w:rsidR="006060C3">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{"citationID":"onQLN81e","properties":{"formattedCitation":"(Pintar {\\i{}et al.} 2023)","plainCitation":"(Pintar et al. 2023)","dontUpdate":true,"noteIndex":0},"citationItems":[{"id":1825,"uris":["http://zotero.org/users/9972654/items/S4M92RUI"],"itemData":{"id":1825,"type":"article-journal","container-title":"Biological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6060C3">
        <w:rPr>
          <w:rFonts w:ascii="Times New Roman" w:eastAsia="Times New Roman" w:hAnsi="Times New Roman" w:cs="Times New Roman"/>
          <w:sz w:val="24"/>
          <w:szCs w:val="24"/>
        </w:rPr>
        <w:fldChar w:fldCharType="separate"/>
      </w:r>
      <w:r w:rsidR="006060C3" w:rsidRPr="006060C3">
        <w:rPr>
          <w:rFonts w:ascii="Times New Roman" w:hAnsi="Times New Roman" w:cs="Times New Roman"/>
          <w:sz w:val="24"/>
        </w:rPr>
        <w:t>(</w:t>
      </w:r>
      <w:r w:rsidR="006060C3">
        <w:rPr>
          <w:rFonts w:ascii="Times New Roman" w:hAnsi="Times New Roman" w:cs="Times New Roman"/>
          <w:sz w:val="24"/>
        </w:rPr>
        <w:t xml:space="preserve">e.g., </w:t>
      </w:r>
      <w:r w:rsidR="006060C3" w:rsidRPr="006060C3">
        <w:rPr>
          <w:rFonts w:ascii="Times New Roman" w:hAnsi="Times New Roman" w:cs="Times New Roman"/>
          <w:sz w:val="24"/>
        </w:rPr>
        <w:t xml:space="preserve">Pintar </w:t>
      </w:r>
      <w:r w:rsidR="006060C3" w:rsidRPr="006060C3">
        <w:rPr>
          <w:rFonts w:ascii="Times New Roman" w:hAnsi="Times New Roman" w:cs="Times New Roman"/>
          <w:i/>
          <w:iCs/>
          <w:sz w:val="24"/>
        </w:rPr>
        <w:t>et al.</w:t>
      </w:r>
      <w:r w:rsidR="006060C3" w:rsidRPr="006060C3">
        <w:rPr>
          <w:rFonts w:ascii="Times New Roman" w:hAnsi="Times New Roman" w:cs="Times New Roman"/>
          <w:sz w:val="24"/>
        </w:rPr>
        <w:t xml:space="preserve"> 2023)</w:t>
      </w:r>
      <w:r w:rsidR="006060C3">
        <w:rPr>
          <w:rFonts w:ascii="Times New Roman" w:eastAsia="Times New Roman" w:hAnsi="Times New Roman" w:cs="Times New Roman"/>
          <w:sz w:val="24"/>
          <w:szCs w:val="24"/>
        </w:rPr>
        <w:fldChar w:fldCharType="end"/>
      </w:r>
      <w:r w:rsidR="006060C3">
        <w:rPr>
          <w:rFonts w:ascii="Times New Roman" w:eastAsia="Times New Roman" w:hAnsi="Times New Roman" w:cs="Times New Roman"/>
          <w:sz w:val="24"/>
          <w:szCs w:val="24"/>
        </w:rPr>
        <w:t xml:space="preserve">, </w:t>
      </w:r>
      <w:r w:rsidR="004B5A9E">
        <w:rPr>
          <w:rFonts w:ascii="Times New Roman" w:eastAsia="Times New Roman" w:hAnsi="Times New Roman" w:cs="Times New Roman"/>
          <w:sz w:val="24"/>
          <w:szCs w:val="24"/>
        </w:rPr>
        <w:t xml:space="preserve">and for those </w:t>
      </w:r>
      <w:r w:rsidR="006060C3">
        <w:rPr>
          <w:rFonts w:ascii="Times New Roman" w:eastAsia="Times New Roman" w:hAnsi="Times New Roman" w:cs="Times New Roman"/>
          <w:sz w:val="24"/>
          <w:szCs w:val="24"/>
        </w:rPr>
        <w:t xml:space="preserve">we took the average population metric across the </w:t>
      </w:r>
      <w:r w:rsidR="004B5A9E">
        <w:rPr>
          <w:rFonts w:ascii="Times New Roman" w:eastAsia="Times New Roman" w:hAnsi="Times New Roman" w:cs="Times New Roman"/>
          <w:sz w:val="24"/>
          <w:szCs w:val="24"/>
        </w:rPr>
        <w:t>locations/sites</w:t>
      </w:r>
      <w:r w:rsidR="00FD0CFE">
        <w:rPr>
          <w:rFonts w:ascii="Times New Roman" w:eastAsia="Times New Roman" w:hAnsi="Times New Roman" w:cs="Times New Roman"/>
          <w:sz w:val="24"/>
          <w:szCs w:val="24"/>
        </w:rPr>
        <w:t>;</w:t>
      </w:r>
      <w:r w:rsidR="006060C3">
        <w:rPr>
          <w:rFonts w:ascii="Times New Roman" w:eastAsia="Times New Roman" w:hAnsi="Times New Roman" w:cs="Times New Roman"/>
          <w:sz w:val="24"/>
          <w:szCs w:val="24"/>
        </w:rPr>
        <w:t xml:space="preserve"> </w:t>
      </w:r>
      <w:r w:rsidR="00FD0CFE">
        <w:rPr>
          <w:rFonts w:ascii="Times New Roman" w:eastAsia="Times New Roman" w:hAnsi="Times New Roman" w:cs="Times New Roman"/>
          <w:sz w:val="24"/>
          <w:szCs w:val="24"/>
        </w:rPr>
        <w:t>each</w:t>
      </w:r>
      <w:r w:rsidR="003514F5">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time series </w:t>
      </w:r>
      <w:r w:rsidR="003514F5">
        <w:rPr>
          <w:rFonts w:ascii="Times New Roman" w:eastAsia="Times New Roman" w:hAnsi="Times New Roman" w:cs="Times New Roman"/>
          <w:sz w:val="24"/>
          <w:szCs w:val="24"/>
        </w:rPr>
        <w:t>had only</w:t>
      </w:r>
      <w:r w:rsidR="006060C3">
        <w:rPr>
          <w:rFonts w:ascii="Times New Roman" w:eastAsia="Times New Roman" w:hAnsi="Times New Roman" w:cs="Times New Roman"/>
          <w:sz w:val="24"/>
          <w:szCs w:val="24"/>
        </w:rPr>
        <w:t xml:space="preserve"> one record for each surveyed year. </w:t>
      </w:r>
      <w:r>
        <w:rPr>
          <w:rFonts w:ascii="Times New Roman" w:eastAsia="Times New Roman" w:hAnsi="Times New Roman" w:cs="Times New Roman"/>
          <w:sz w:val="24"/>
          <w:szCs w:val="24"/>
        </w:rPr>
        <w:t xml:space="preserve">The length of the time series was calculated as the difference </w:t>
      </w:r>
      <w:r>
        <w:rPr>
          <w:rFonts w:ascii="Times New Roman" w:eastAsia="Times New Roman" w:hAnsi="Times New Roman" w:cs="Times New Roman"/>
          <w:sz w:val="24"/>
          <w:szCs w:val="24"/>
        </w:rPr>
        <w:lastRenderedPageBreak/>
        <w:t xml:space="preserve">between the last and the first years sampled. The number of years </w:t>
      </w:r>
      <w:r w:rsidR="00C41F59">
        <w:rPr>
          <w:rFonts w:ascii="Times New Roman" w:eastAsia="Times New Roman" w:hAnsi="Times New Roman" w:cs="Times New Roman"/>
          <w:sz w:val="24"/>
          <w:szCs w:val="24"/>
        </w:rPr>
        <w:t xml:space="preserve">surveyed was calculated by finding the number of survey records throughout the period. </w:t>
      </w:r>
      <w:r>
        <w:rPr>
          <w:rFonts w:ascii="Times New Roman" w:eastAsia="Times New Roman" w:hAnsi="Times New Roman" w:cs="Times New Roman"/>
          <w:sz w:val="24"/>
          <w:szCs w:val="24"/>
        </w:rPr>
        <w:t xml:space="preserve"> </w:t>
      </w:r>
    </w:p>
    <w:p w14:paraId="33A9E88B" w14:textId="7A0E5A9B" w:rsidR="009B349A" w:rsidRDefault="002634DD"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Some of the </w:t>
      </w:r>
      <w:r w:rsidR="0035772A">
        <w:rPr>
          <w:rFonts w:ascii="Times New Roman" w:eastAsia="Times New Roman" w:hAnsi="Times New Roman" w:cs="Times New Roman"/>
          <w:sz w:val="24"/>
          <w:szCs w:val="24"/>
        </w:rPr>
        <w:t>time series</w:t>
      </w:r>
      <w:r>
        <w:rPr>
          <w:rFonts w:ascii="Times New Roman" w:eastAsia="Times New Roman" w:hAnsi="Times New Roman" w:cs="Times New Roman"/>
          <w:sz w:val="24"/>
          <w:szCs w:val="24"/>
        </w:rPr>
        <w:t xml:space="preserve"> we compiled were discontinuous (i.e., missing some records for some years). Thus,</w:t>
      </w:r>
      <w:r w:rsidR="00C41F59">
        <w:rPr>
          <w:rFonts w:ascii="Times New Roman" w:eastAsia="Times New Roman" w:hAnsi="Times New Roman" w:cs="Times New Roman"/>
          <w:sz w:val="24"/>
          <w:szCs w:val="24"/>
        </w:rPr>
        <w:t xml:space="preserve"> we calculated two metrics that described the completeness of the time series. First, we calculated the proportion of years that were sample </w:t>
      </w:r>
      <w:r w:rsidR="00FA39FB">
        <w:rPr>
          <w:rFonts w:ascii="Times New Roman" w:eastAsia="Times New Roman" w:hAnsi="Times New Roman" w:cs="Times New Roman"/>
          <w:sz w:val="24"/>
          <w:szCs w:val="24"/>
        </w:rPr>
        <w:t>throughout</w:t>
      </w:r>
      <w:r w:rsidR="00C41F59">
        <w:rPr>
          <w:rFonts w:ascii="Times New Roman" w:eastAsia="Times New Roman" w:hAnsi="Times New Roman" w:cs="Times New Roman"/>
          <w:sz w:val="24"/>
          <w:szCs w:val="24"/>
        </w:rPr>
        <w:t xml:space="preserve"> the entire </w:t>
      </w:r>
      <w:r w:rsidR="000C36FF">
        <w:rPr>
          <w:rFonts w:ascii="Times New Roman" w:eastAsia="Times New Roman" w:hAnsi="Times New Roman" w:cs="Times New Roman"/>
          <w:sz w:val="24"/>
          <w:szCs w:val="24"/>
        </w:rPr>
        <w:t>period</w:t>
      </w:r>
      <w:r w:rsidR="00C41F59">
        <w:rPr>
          <w:rFonts w:ascii="Times New Roman" w:eastAsia="Times New Roman" w:hAnsi="Times New Roman" w:cs="Times New Roman"/>
          <w:sz w:val="24"/>
          <w:szCs w:val="24"/>
        </w:rPr>
        <w:t>,</w:t>
      </w:r>
      <w:r w:rsidR="00862B9A">
        <w:rPr>
          <w:rFonts w:ascii="Times New Roman" w:eastAsia="Times New Roman" w:hAnsi="Times New Roman" w:cs="Times New Roman"/>
          <w:sz w:val="24"/>
          <w:szCs w:val="24"/>
        </w:rPr>
        <w:t xml:space="preserve"> (i.e., complete record = 1)</w:t>
      </w:r>
      <w:r w:rsidR="00C41F59">
        <w:rPr>
          <w:rFonts w:ascii="Times New Roman" w:eastAsia="Times New Roman" w:hAnsi="Times New Roman" w:cs="Times New Roman"/>
          <w:sz w:val="24"/>
          <w:szCs w:val="24"/>
        </w:rPr>
        <w:t xml:space="preserve">.  Second, we </w:t>
      </w:r>
      <w:r w:rsidR="000C36FF">
        <w:rPr>
          <w:rFonts w:ascii="Times New Roman" w:eastAsia="Times New Roman" w:hAnsi="Times New Roman" w:cs="Times New Roman"/>
          <w:sz w:val="24"/>
          <w:szCs w:val="24"/>
        </w:rPr>
        <w:t>calculated the proportion of years that were surveyed across a 10-year sliding window</w:t>
      </w:r>
      <w:r w:rsidR="004A3B05">
        <w:rPr>
          <w:rFonts w:ascii="Times New Roman" w:eastAsia="Times New Roman" w:hAnsi="Times New Roman" w:cs="Times New Roman"/>
          <w:sz w:val="24"/>
          <w:szCs w:val="24"/>
        </w:rPr>
        <w:t xml:space="preserve"> and identified</w:t>
      </w:r>
      <w:r w:rsidR="000C36FF">
        <w:rPr>
          <w:rFonts w:ascii="Times New Roman" w:eastAsia="Times New Roman" w:hAnsi="Times New Roman" w:cs="Times New Roman"/>
          <w:sz w:val="24"/>
          <w:szCs w:val="24"/>
        </w:rPr>
        <w:t xml:space="preserve"> the maximum proportion across </w:t>
      </w:r>
      <w:r w:rsidR="008E1318">
        <w:rPr>
          <w:rFonts w:ascii="Times New Roman" w:eastAsia="Times New Roman" w:hAnsi="Times New Roman" w:cs="Times New Roman"/>
          <w:sz w:val="24"/>
          <w:szCs w:val="24"/>
        </w:rPr>
        <w:t>the time series</w:t>
      </w:r>
      <w:r w:rsidR="000C36FF">
        <w:rPr>
          <w:rFonts w:ascii="Times New Roman" w:eastAsia="Times New Roman" w:hAnsi="Times New Roman" w:cs="Times New Roman"/>
          <w:sz w:val="24"/>
          <w:szCs w:val="24"/>
        </w:rPr>
        <w:t xml:space="preserve">.  </w:t>
      </w:r>
      <w:r w:rsidR="004F060A">
        <w:rPr>
          <w:rFonts w:ascii="Times New Roman" w:eastAsia="Times New Roman" w:hAnsi="Times New Roman" w:cs="Times New Roman"/>
          <w:sz w:val="24"/>
          <w:szCs w:val="24"/>
        </w:rPr>
        <w:t>A value of 1 would indicate</w:t>
      </w:r>
      <w:r w:rsidR="000C36FF">
        <w:rPr>
          <w:rFonts w:ascii="Times New Roman" w:eastAsia="Times New Roman" w:hAnsi="Times New Roman" w:cs="Times New Roman"/>
          <w:sz w:val="24"/>
          <w:szCs w:val="24"/>
        </w:rPr>
        <w:t xml:space="preserve"> that a time series ha</w:t>
      </w:r>
      <w:r w:rsidR="00371D82">
        <w:rPr>
          <w:rFonts w:ascii="Times New Roman" w:eastAsia="Times New Roman" w:hAnsi="Times New Roman" w:cs="Times New Roman"/>
          <w:sz w:val="24"/>
          <w:szCs w:val="24"/>
        </w:rPr>
        <w:t>d</w:t>
      </w:r>
      <w:r w:rsidR="000C36FF">
        <w:rPr>
          <w:rFonts w:ascii="Times New Roman" w:eastAsia="Times New Roman" w:hAnsi="Times New Roman" w:cs="Times New Roman"/>
          <w:sz w:val="24"/>
          <w:szCs w:val="24"/>
        </w:rPr>
        <w:t xml:space="preserve"> 10 continuous survey</w:t>
      </w:r>
      <w:r w:rsidR="004F060A">
        <w:rPr>
          <w:rFonts w:ascii="Times New Roman" w:eastAsia="Times New Roman" w:hAnsi="Times New Roman" w:cs="Times New Roman"/>
          <w:sz w:val="24"/>
          <w:szCs w:val="24"/>
        </w:rPr>
        <w:t>s</w:t>
      </w:r>
      <w:r w:rsidR="000C36FF">
        <w:rPr>
          <w:rFonts w:ascii="Times New Roman" w:eastAsia="Times New Roman" w:hAnsi="Times New Roman" w:cs="Times New Roman"/>
          <w:sz w:val="24"/>
          <w:szCs w:val="24"/>
        </w:rPr>
        <w:t xml:space="preserve"> during any portion of the time series. </w:t>
      </w:r>
    </w:p>
    <w:p w14:paraId="466F913A" w14:textId="14597C2E" w:rsidR="00CB46AF" w:rsidRPr="000C36FF" w:rsidRDefault="00EF368A" w:rsidP="000C36F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w:t>
      </w:r>
      <w:r w:rsidR="00654592" w:rsidRPr="000C36FF">
        <w:rPr>
          <w:rFonts w:ascii="Times New Roman" w:eastAsia="Times New Roman" w:hAnsi="Times New Roman" w:cs="Times New Roman"/>
          <w:sz w:val="24"/>
          <w:szCs w:val="24"/>
        </w:rPr>
        <w:t xml:space="preserve"> criteria </w:t>
      </w:r>
      <w:r>
        <w:rPr>
          <w:rFonts w:ascii="Times New Roman" w:eastAsia="Times New Roman" w:hAnsi="Times New Roman" w:cs="Times New Roman"/>
          <w:sz w:val="24"/>
          <w:szCs w:val="24"/>
        </w:rPr>
        <w:t xml:space="preserve">were used </w:t>
      </w:r>
      <w:r w:rsidR="006E7F7D">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include a time series in future classification</w:t>
      </w:r>
      <w:r w:rsidR="00AD2301">
        <w:rPr>
          <w:rFonts w:ascii="Times New Roman" w:eastAsia="Times New Roman" w:hAnsi="Times New Roman" w:cs="Times New Roman"/>
          <w:sz w:val="24"/>
          <w:szCs w:val="24"/>
        </w:rPr>
        <w:t>.</w:t>
      </w:r>
      <w:r w:rsidR="004F060A">
        <w:rPr>
          <w:rFonts w:ascii="Times New Roman" w:eastAsia="Times New Roman" w:hAnsi="Times New Roman" w:cs="Times New Roman"/>
          <w:sz w:val="24"/>
          <w:szCs w:val="24"/>
        </w:rPr>
        <w:t xml:space="preserve">  </w:t>
      </w:r>
      <w:r w:rsidR="005C15F3">
        <w:rPr>
          <w:rFonts w:ascii="Times New Roman" w:eastAsia="Times New Roman" w:hAnsi="Times New Roman" w:cs="Times New Roman"/>
          <w:sz w:val="24"/>
          <w:szCs w:val="24"/>
        </w:rPr>
        <w:t xml:space="preserve">First, we filtered the </w:t>
      </w:r>
      <w:r w:rsidR="002933C9">
        <w:rPr>
          <w:rFonts w:ascii="Times New Roman" w:eastAsia="Times New Roman" w:hAnsi="Times New Roman" w:cs="Times New Roman"/>
          <w:sz w:val="24"/>
          <w:szCs w:val="24"/>
        </w:rPr>
        <w:t>time series</w:t>
      </w:r>
      <w:r w:rsidR="005C15F3">
        <w:rPr>
          <w:rFonts w:ascii="Times New Roman" w:eastAsia="Times New Roman" w:hAnsi="Times New Roman" w:cs="Times New Roman"/>
          <w:sz w:val="24"/>
          <w:szCs w:val="24"/>
        </w:rPr>
        <w:t xml:space="preserve"> based </w:t>
      </w:r>
      <w:r w:rsidR="00E43CD2">
        <w:rPr>
          <w:rFonts w:ascii="Times New Roman" w:eastAsia="Times New Roman" w:hAnsi="Times New Roman" w:cs="Times New Roman"/>
          <w:sz w:val="24"/>
          <w:szCs w:val="24"/>
        </w:rPr>
        <w:t>off</w:t>
      </w:r>
      <w:r w:rsidR="005C15F3">
        <w:rPr>
          <w:rFonts w:ascii="Times New Roman" w:eastAsia="Times New Roman" w:hAnsi="Times New Roman" w:cs="Times New Roman"/>
          <w:sz w:val="24"/>
          <w:szCs w:val="24"/>
        </w:rPr>
        <w:t xml:space="preserve"> </w:t>
      </w:r>
      <w:r w:rsidR="00BD2639">
        <w:rPr>
          <w:rFonts w:ascii="Times New Roman" w:eastAsia="Times New Roman" w:hAnsi="Times New Roman" w:cs="Times New Roman"/>
          <w:sz w:val="24"/>
          <w:szCs w:val="24"/>
        </w:rPr>
        <w:t>length (i.e., difference between last and first surveyed year</w:t>
      </w:r>
      <w:r w:rsidR="00FA7265">
        <w:rPr>
          <w:rFonts w:ascii="Times New Roman" w:eastAsia="Times New Roman" w:hAnsi="Times New Roman" w:cs="Times New Roman"/>
          <w:sz w:val="24"/>
          <w:szCs w:val="24"/>
        </w:rPr>
        <w:t>) and the species longevity</w:t>
      </w:r>
      <w:r w:rsidR="00BD2639">
        <w:rPr>
          <w:rFonts w:ascii="Times New Roman" w:eastAsia="Times New Roman" w:hAnsi="Times New Roman" w:cs="Times New Roman"/>
          <w:sz w:val="24"/>
          <w:szCs w:val="24"/>
        </w:rPr>
        <w:t xml:space="preserve">. </w:t>
      </w:r>
      <w:r w:rsidR="0065025C">
        <w:rPr>
          <w:rFonts w:ascii="Times New Roman" w:eastAsia="Times New Roman" w:hAnsi="Times New Roman" w:cs="Times New Roman"/>
          <w:sz w:val="24"/>
          <w:szCs w:val="24"/>
        </w:rPr>
        <w:t>To include species with shorter longevities</w:t>
      </w:r>
      <w:r w:rsidR="00E7373B">
        <w:rPr>
          <w:rFonts w:ascii="Times New Roman" w:eastAsia="Times New Roman" w:hAnsi="Times New Roman" w:cs="Times New Roman"/>
          <w:sz w:val="24"/>
          <w:szCs w:val="24"/>
        </w:rPr>
        <w:t>, we</w:t>
      </w:r>
      <w:r w:rsidR="00E43CD2">
        <w:rPr>
          <w:rFonts w:ascii="Times New Roman" w:eastAsia="Times New Roman" w:hAnsi="Times New Roman" w:cs="Times New Roman"/>
          <w:sz w:val="24"/>
          <w:szCs w:val="24"/>
        </w:rPr>
        <w:t xml:space="preserve"> only</w:t>
      </w:r>
      <w:r w:rsidR="00E7373B">
        <w:rPr>
          <w:rFonts w:ascii="Times New Roman" w:eastAsia="Times New Roman" w:hAnsi="Times New Roman" w:cs="Times New Roman"/>
          <w:sz w:val="24"/>
          <w:szCs w:val="24"/>
        </w:rPr>
        <w:t xml:space="preserve"> included times series</w:t>
      </w:r>
      <w:r w:rsidR="00F2798A">
        <w:rPr>
          <w:rFonts w:ascii="Times New Roman" w:eastAsia="Times New Roman" w:hAnsi="Times New Roman" w:cs="Times New Roman"/>
          <w:sz w:val="24"/>
          <w:szCs w:val="24"/>
        </w:rPr>
        <w:t xml:space="preserve"> that were at least</w:t>
      </w:r>
      <w:r w:rsidR="00E7373B">
        <w:rPr>
          <w:rFonts w:ascii="Times New Roman" w:eastAsia="Times New Roman" w:hAnsi="Times New Roman" w:cs="Times New Roman"/>
          <w:sz w:val="24"/>
          <w:szCs w:val="24"/>
        </w:rPr>
        <w:t xml:space="preserve"> 8 years long for species with longevities </w:t>
      </w:r>
      <w:r w:rsidR="00BE015E">
        <w:rPr>
          <w:rFonts w:ascii="Times New Roman" w:eastAsia="Times New Roman" w:hAnsi="Times New Roman" w:cs="Times New Roman"/>
          <w:sz w:val="24"/>
          <w:szCs w:val="24"/>
        </w:rPr>
        <w:t>≤</w:t>
      </w:r>
      <w:r w:rsidR="00E7373B">
        <w:rPr>
          <w:rFonts w:ascii="Times New Roman" w:eastAsia="Times New Roman" w:hAnsi="Times New Roman" w:cs="Times New Roman"/>
          <w:sz w:val="24"/>
          <w:szCs w:val="24"/>
        </w:rPr>
        <w:t xml:space="preserve"> 1 year, bu</w:t>
      </w:r>
      <w:r w:rsidR="00BE015E">
        <w:rPr>
          <w:rFonts w:ascii="Times New Roman" w:eastAsia="Times New Roman" w:hAnsi="Times New Roman" w:cs="Times New Roman"/>
          <w:sz w:val="24"/>
          <w:szCs w:val="24"/>
        </w:rPr>
        <w:t xml:space="preserve">t </w:t>
      </w:r>
      <w:r w:rsidR="000F7406">
        <w:rPr>
          <w:rFonts w:ascii="Times New Roman" w:eastAsia="Times New Roman" w:hAnsi="Times New Roman" w:cs="Times New Roman"/>
          <w:sz w:val="24"/>
          <w:szCs w:val="24"/>
        </w:rPr>
        <w:t>for s</w:t>
      </w:r>
      <w:r w:rsidR="00317A0E">
        <w:rPr>
          <w:rFonts w:ascii="Times New Roman" w:eastAsia="Times New Roman" w:hAnsi="Times New Roman" w:cs="Times New Roman"/>
          <w:sz w:val="24"/>
          <w:szCs w:val="24"/>
        </w:rPr>
        <w:t xml:space="preserve">pecies with </w:t>
      </w:r>
      <w:r w:rsidR="00BE015E">
        <w:rPr>
          <w:rFonts w:ascii="Times New Roman" w:eastAsia="Times New Roman" w:hAnsi="Times New Roman" w:cs="Times New Roman"/>
          <w:sz w:val="24"/>
          <w:szCs w:val="24"/>
        </w:rPr>
        <w:t>longevities</w:t>
      </w:r>
      <w:r w:rsidR="00317A0E">
        <w:rPr>
          <w:rFonts w:ascii="Times New Roman" w:eastAsia="Times New Roman" w:hAnsi="Times New Roman" w:cs="Times New Roman"/>
          <w:sz w:val="24"/>
          <w:szCs w:val="24"/>
        </w:rPr>
        <w:t xml:space="preserve"> &gt; 1 year</w:t>
      </w:r>
      <w:r w:rsidR="00322016">
        <w:rPr>
          <w:rFonts w:ascii="Times New Roman" w:eastAsia="Times New Roman" w:hAnsi="Times New Roman" w:cs="Times New Roman"/>
          <w:sz w:val="24"/>
          <w:szCs w:val="24"/>
        </w:rPr>
        <w:t xml:space="preserve">, </w:t>
      </w:r>
      <w:r w:rsidR="00F2798A">
        <w:rPr>
          <w:rFonts w:ascii="Times New Roman" w:eastAsia="Times New Roman" w:hAnsi="Times New Roman" w:cs="Times New Roman"/>
          <w:sz w:val="24"/>
          <w:szCs w:val="24"/>
        </w:rPr>
        <w:t>we</w:t>
      </w:r>
      <w:r w:rsidR="00E43CD2">
        <w:rPr>
          <w:rFonts w:ascii="Times New Roman" w:eastAsia="Times New Roman" w:hAnsi="Times New Roman" w:cs="Times New Roman"/>
          <w:sz w:val="24"/>
          <w:szCs w:val="24"/>
        </w:rPr>
        <w:t xml:space="preserve"> only</w:t>
      </w:r>
      <w:r w:rsidR="00F2798A">
        <w:rPr>
          <w:rFonts w:ascii="Times New Roman" w:eastAsia="Times New Roman" w:hAnsi="Times New Roman" w:cs="Times New Roman"/>
          <w:sz w:val="24"/>
          <w:szCs w:val="24"/>
        </w:rPr>
        <w:t xml:space="preserve"> included time series that were at least 10 years.</w:t>
      </w:r>
      <w:r w:rsidR="00F9056A">
        <w:rPr>
          <w:rFonts w:ascii="Times New Roman" w:eastAsia="Times New Roman" w:hAnsi="Times New Roman" w:cs="Times New Roman"/>
          <w:sz w:val="24"/>
          <w:szCs w:val="24"/>
        </w:rPr>
        <w:t xml:space="preserve"> </w:t>
      </w:r>
      <w:r w:rsidR="001D4CDD">
        <w:rPr>
          <w:rFonts w:ascii="Times New Roman" w:eastAsia="Times New Roman" w:hAnsi="Times New Roman" w:cs="Times New Roman"/>
          <w:sz w:val="24"/>
          <w:szCs w:val="24"/>
        </w:rPr>
        <w:t xml:space="preserve">The remaining time series were then filtered by how complete </w:t>
      </w:r>
      <w:r w:rsidR="00E13FC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surveys</w:t>
      </w:r>
      <w:r w:rsidR="007E2FBA">
        <w:rPr>
          <w:rFonts w:ascii="Times New Roman" w:eastAsia="Times New Roman" w:hAnsi="Times New Roman" w:cs="Times New Roman"/>
          <w:sz w:val="24"/>
          <w:szCs w:val="24"/>
        </w:rPr>
        <w:t xml:space="preserve"> </w:t>
      </w:r>
      <w:r w:rsidR="00FE2831">
        <w:rPr>
          <w:rFonts w:ascii="Times New Roman" w:eastAsia="Times New Roman" w:hAnsi="Times New Roman" w:cs="Times New Roman"/>
          <w:sz w:val="24"/>
          <w:szCs w:val="24"/>
        </w:rPr>
        <w:t xml:space="preserve">occurred </w:t>
      </w:r>
      <w:r w:rsidR="007E2FBA">
        <w:rPr>
          <w:rFonts w:ascii="Times New Roman" w:eastAsia="Times New Roman" w:hAnsi="Times New Roman" w:cs="Times New Roman"/>
          <w:sz w:val="24"/>
          <w:szCs w:val="24"/>
        </w:rPr>
        <w:t>across the time series.</w:t>
      </w:r>
      <w:r w:rsidR="001D4CDD">
        <w:rPr>
          <w:rFonts w:ascii="Times New Roman" w:eastAsia="Times New Roman" w:hAnsi="Times New Roman" w:cs="Times New Roman"/>
          <w:sz w:val="24"/>
          <w:szCs w:val="24"/>
        </w:rPr>
        <w:t xml:space="preserve"> </w:t>
      </w:r>
      <w:r w:rsidR="00404B91">
        <w:rPr>
          <w:rFonts w:ascii="Times New Roman" w:eastAsia="Times New Roman" w:hAnsi="Times New Roman" w:cs="Times New Roman"/>
          <w:sz w:val="24"/>
          <w:szCs w:val="24"/>
        </w:rPr>
        <w:t xml:space="preserve">To include time series that had split sampling events with gaps of &lt; 20% of the full time series, </w:t>
      </w:r>
      <w:r w:rsidR="006D6E86">
        <w:rPr>
          <w:rFonts w:ascii="Times New Roman" w:eastAsia="Times New Roman" w:hAnsi="Times New Roman" w:cs="Times New Roman"/>
          <w:sz w:val="24"/>
          <w:szCs w:val="24"/>
        </w:rPr>
        <w:t>we</w:t>
      </w:r>
      <w:r w:rsidR="00F9056A">
        <w:rPr>
          <w:rFonts w:ascii="Times New Roman" w:eastAsia="Times New Roman" w:hAnsi="Times New Roman" w:cs="Times New Roman"/>
          <w:sz w:val="24"/>
          <w:szCs w:val="24"/>
        </w:rPr>
        <w:t xml:space="preserve"> </w:t>
      </w:r>
      <w:r w:rsidR="00B2564F">
        <w:rPr>
          <w:rFonts w:ascii="Times New Roman" w:eastAsia="Times New Roman" w:hAnsi="Times New Roman" w:cs="Times New Roman"/>
          <w:sz w:val="24"/>
          <w:szCs w:val="24"/>
        </w:rPr>
        <w:t xml:space="preserve">only included </w:t>
      </w:r>
      <w:r w:rsidR="00BA24D6">
        <w:rPr>
          <w:rFonts w:ascii="Times New Roman" w:eastAsia="Times New Roman" w:hAnsi="Times New Roman" w:cs="Times New Roman"/>
          <w:sz w:val="24"/>
          <w:szCs w:val="24"/>
        </w:rPr>
        <w:t>time series that had at least 8 consecutive years that were sample</w:t>
      </w:r>
      <w:r w:rsidR="006D0066">
        <w:rPr>
          <w:rFonts w:ascii="Times New Roman" w:eastAsia="Times New Roman" w:hAnsi="Times New Roman" w:cs="Times New Roman"/>
          <w:sz w:val="24"/>
          <w:szCs w:val="24"/>
        </w:rPr>
        <w:t xml:space="preserve"> (i.e., 80% of a sliding </w:t>
      </w:r>
      <w:r w:rsidR="007E5EC4">
        <w:rPr>
          <w:rFonts w:ascii="Times New Roman" w:eastAsia="Times New Roman" w:hAnsi="Times New Roman" w:cs="Times New Roman"/>
          <w:sz w:val="24"/>
          <w:szCs w:val="24"/>
        </w:rPr>
        <w:t>ten-year</w:t>
      </w:r>
      <w:r w:rsidR="006D0066">
        <w:rPr>
          <w:rFonts w:ascii="Times New Roman" w:eastAsia="Times New Roman" w:hAnsi="Times New Roman" w:cs="Times New Roman"/>
          <w:sz w:val="24"/>
          <w:szCs w:val="24"/>
        </w:rPr>
        <w:t xml:space="preserve"> window).</w:t>
      </w:r>
      <w:r w:rsidR="00F9056A" w:rsidRPr="00F9056A">
        <w:rPr>
          <w:rFonts w:ascii="Times New Roman" w:eastAsia="Times New Roman" w:hAnsi="Times New Roman" w:cs="Times New Roman"/>
          <w:sz w:val="24"/>
          <w:szCs w:val="24"/>
        </w:rPr>
        <w:t xml:space="preserve"> </w:t>
      </w:r>
    </w:p>
    <w:p w14:paraId="32651C41" w14:textId="5F8FC936" w:rsidR="000F57A9" w:rsidRDefault="000F57A9" w:rsidP="00605F5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Boom-Bust Classification</w:t>
      </w:r>
    </w:p>
    <w:p w14:paraId="7E9B3258" w14:textId="6AE8C9BE" w:rsidR="00FF426C" w:rsidRDefault="00330192" w:rsidP="00C7178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time series that met the</w:t>
      </w:r>
      <w:r w:rsidR="00E568DE">
        <w:rPr>
          <w:rFonts w:ascii="Times New Roman" w:eastAsia="Times New Roman" w:hAnsi="Times New Roman" w:cs="Times New Roman"/>
          <w:sz w:val="24"/>
          <w:szCs w:val="24"/>
        </w:rPr>
        <w:t xml:space="preserve"> </w:t>
      </w:r>
      <w:r w:rsidR="003E58FD">
        <w:rPr>
          <w:rFonts w:ascii="Times New Roman" w:eastAsia="Times New Roman" w:hAnsi="Times New Roman" w:cs="Times New Roman"/>
          <w:sz w:val="24"/>
          <w:szCs w:val="24"/>
        </w:rPr>
        <w:t>minimum</w:t>
      </w:r>
      <w:r w:rsidR="00DC0A17">
        <w:rPr>
          <w:rFonts w:ascii="Times New Roman" w:eastAsia="Times New Roman" w:hAnsi="Times New Roman" w:cs="Times New Roman"/>
          <w:sz w:val="24"/>
          <w:szCs w:val="24"/>
        </w:rPr>
        <w:t xml:space="preserve"> length and completeness </w:t>
      </w:r>
      <w:r w:rsidR="00441322">
        <w:rPr>
          <w:rFonts w:ascii="Times New Roman" w:eastAsia="Times New Roman" w:hAnsi="Times New Roman" w:cs="Times New Roman"/>
          <w:sz w:val="24"/>
          <w:szCs w:val="24"/>
        </w:rPr>
        <w:t>criteria</w:t>
      </w:r>
      <w:r>
        <w:rPr>
          <w:rFonts w:ascii="Times New Roman" w:eastAsia="Times New Roman" w:hAnsi="Times New Roman" w:cs="Times New Roman"/>
          <w:sz w:val="24"/>
          <w:szCs w:val="24"/>
        </w:rPr>
        <w:t xml:space="preserve">, </w:t>
      </w:r>
      <w:r w:rsidR="00F144C3">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classifi</w:t>
      </w:r>
      <w:r w:rsidR="00F144C3">
        <w:rPr>
          <w:rFonts w:ascii="Times New Roman" w:eastAsia="Times New Roman" w:hAnsi="Times New Roman" w:cs="Times New Roman"/>
          <w:sz w:val="24"/>
          <w:szCs w:val="24"/>
        </w:rPr>
        <w:t>ed the</w:t>
      </w:r>
      <w:r>
        <w:rPr>
          <w:rFonts w:ascii="Times New Roman" w:eastAsia="Times New Roman" w:hAnsi="Times New Roman" w:cs="Times New Roman"/>
          <w:sz w:val="24"/>
          <w:szCs w:val="24"/>
        </w:rPr>
        <w:t xml:space="preserve"> time series </w:t>
      </w:r>
      <w:r w:rsidR="00FD319F">
        <w:rPr>
          <w:rFonts w:ascii="Times New Roman" w:eastAsia="Times New Roman" w:hAnsi="Times New Roman" w:cs="Times New Roman"/>
          <w:sz w:val="24"/>
          <w:szCs w:val="24"/>
        </w:rPr>
        <w:t>based on different levels of evidence</w:t>
      </w:r>
      <w:r w:rsidR="00736C0D">
        <w:rPr>
          <w:rFonts w:ascii="Times New Roman" w:eastAsia="Times New Roman" w:hAnsi="Times New Roman" w:cs="Times New Roman"/>
          <w:sz w:val="24"/>
          <w:szCs w:val="24"/>
        </w:rPr>
        <w:t xml:space="preserve"> for boom-busts</w:t>
      </w:r>
      <w:r w:rsidR="00FD319F">
        <w:rPr>
          <w:rFonts w:ascii="Times New Roman" w:eastAsia="Times New Roman" w:hAnsi="Times New Roman" w:cs="Times New Roman"/>
          <w:sz w:val="24"/>
          <w:szCs w:val="24"/>
        </w:rPr>
        <w:t xml:space="preserve">. </w:t>
      </w:r>
      <w:r w:rsidR="0061276F">
        <w:rPr>
          <w:rFonts w:ascii="Times New Roman" w:eastAsia="Times New Roman" w:hAnsi="Times New Roman" w:cs="Times New Roman"/>
          <w:sz w:val="24"/>
          <w:szCs w:val="24"/>
        </w:rPr>
        <w:t>W</w:t>
      </w:r>
      <w:r w:rsidR="00BF26B7">
        <w:rPr>
          <w:rFonts w:ascii="Times New Roman" w:eastAsia="Times New Roman" w:hAnsi="Times New Roman" w:cs="Times New Roman"/>
          <w:sz w:val="24"/>
          <w:szCs w:val="24"/>
        </w:rPr>
        <w:t>e wanted to differentiate between established</w:t>
      </w:r>
      <w:r w:rsidR="00DF6CAB">
        <w:rPr>
          <w:rFonts w:ascii="Times New Roman" w:eastAsia="Times New Roman" w:hAnsi="Times New Roman" w:cs="Times New Roman"/>
          <w:sz w:val="24"/>
          <w:szCs w:val="24"/>
        </w:rPr>
        <w:t>, overshoot</w:t>
      </w:r>
      <w:r w:rsidR="00FE2B4F">
        <w:rPr>
          <w:rFonts w:ascii="Times New Roman" w:eastAsia="Times New Roman" w:hAnsi="Times New Roman" w:cs="Times New Roman"/>
          <w:sz w:val="24"/>
          <w:szCs w:val="24"/>
        </w:rPr>
        <w:t xml:space="preserve"> and</w:t>
      </w:r>
      <w:r w:rsidR="00DF6CAB">
        <w:rPr>
          <w:rFonts w:ascii="Times New Roman" w:eastAsia="Times New Roman" w:hAnsi="Times New Roman" w:cs="Times New Roman"/>
          <w:sz w:val="24"/>
          <w:szCs w:val="24"/>
        </w:rPr>
        <w:t xml:space="preserve"> boom-bust time-series</w:t>
      </w:r>
      <w:r w:rsidR="00BF26B7">
        <w:rPr>
          <w:rFonts w:ascii="Times New Roman" w:eastAsia="Times New Roman" w:hAnsi="Times New Roman" w:cs="Times New Roman"/>
          <w:sz w:val="24"/>
          <w:szCs w:val="24"/>
        </w:rPr>
        <w:t xml:space="preserve"> (Figure</w:t>
      </w:r>
      <w:r w:rsidR="00DF6CAB">
        <w:rPr>
          <w:rFonts w:ascii="Times New Roman" w:eastAsia="Times New Roman" w:hAnsi="Times New Roman" w:cs="Times New Roman"/>
          <w:sz w:val="24"/>
          <w:szCs w:val="24"/>
        </w:rPr>
        <w:t xml:space="preserve"> </w:t>
      </w:r>
      <w:r w:rsidR="00BF26B7">
        <w:rPr>
          <w:rFonts w:ascii="Times New Roman" w:eastAsia="Times New Roman" w:hAnsi="Times New Roman" w:cs="Times New Roman"/>
          <w:sz w:val="24"/>
          <w:szCs w:val="24"/>
        </w:rPr>
        <w:t>1</w:t>
      </w:r>
      <w:r w:rsidR="00DF6CAB">
        <w:rPr>
          <w:rFonts w:ascii="Times New Roman" w:eastAsia="Times New Roman" w:hAnsi="Times New Roman" w:cs="Times New Roman"/>
          <w:sz w:val="24"/>
          <w:szCs w:val="24"/>
        </w:rPr>
        <w:t>)</w:t>
      </w:r>
      <w:r w:rsidR="0061276F">
        <w:rPr>
          <w:rFonts w:ascii="Times New Roman" w:eastAsia="Times New Roman" w:hAnsi="Times New Roman" w:cs="Times New Roman"/>
          <w:sz w:val="24"/>
          <w:szCs w:val="24"/>
        </w:rPr>
        <w:t>.</w:t>
      </w:r>
      <w:r w:rsidR="00FE2B4F">
        <w:rPr>
          <w:rFonts w:ascii="Times New Roman" w:eastAsia="Times New Roman" w:hAnsi="Times New Roman" w:cs="Times New Roman"/>
          <w:sz w:val="24"/>
          <w:szCs w:val="24"/>
        </w:rPr>
        <w:t xml:space="preserve"> To accomplish this,</w:t>
      </w:r>
      <w:r w:rsidR="005B7719">
        <w:rPr>
          <w:rFonts w:ascii="Times New Roman" w:eastAsia="Times New Roman" w:hAnsi="Times New Roman" w:cs="Times New Roman"/>
          <w:sz w:val="24"/>
          <w:szCs w:val="24"/>
        </w:rPr>
        <w:t xml:space="preserve"> </w:t>
      </w:r>
      <w:r w:rsidR="00FE2B4F">
        <w:rPr>
          <w:rFonts w:ascii="Times New Roman" w:eastAsia="Times New Roman" w:hAnsi="Times New Roman" w:cs="Times New Roman"/>
          <w:sz w:val="24"/>
          <w:szCs w:val="24"/>
        </w:rPr>
        <w:t>w</w:t>
      </w:r>
      <w:r w:rsidR="004344AF">
        <w:rPr>
          <w:rFonts w:ascii="Times New Roman" w:eastAsia="Times New Roman" w:hAnsi="Times New Roman" w:cs="Times New Roman"/>
          <w:sz w:val="24"/>
          <w:szCs w:val="24"/>
        </w:rPr>
        <w:t xml:space="preserve">e </w:t>
      </w:r>
      <w:r w:rsidR="005B7719">
        <w:rPr>
          <w:rFonts w:ascii="Times New Roman" w:eastAsia="Times New Roman" w:hAnsi="Times New Roman" w:cs="Times New Roman"/>
          <w:sz w:val="24"/>
          <w:szCs w:val="24"/>
        </w:rPr>
        <w:t xml:space="preserve">first </w:t>
      </w:r>
      <w:r w:rsidR="00FE2B4F">
        <w:rPr>
          <w:rFonts w:ascii="Times New Roman" w:eastAsia="Times New Roman" w:hAnsi="Times New Roman" w:cs="Times New Roman"/>
          <w:sz w:val="24"/>
          <w:szCs w:val="24"/>
        </w:rPr>
        <w:t>used regime shift detection methods</w:t>
      </w:r>
      <w:r w:rsidR="009F22E1">
        <w:rPr>
          <w:rFonts w:ascii="Times New Roman" w:eastAsia="Times New Roman" w:hAnsi="Times New Roman" w:cs="Times New Roman"/>
          <w:sz w:val="24"/>
          <w:szCs w:val="24"/>
        </w:rPr>
        <w:t xml:space="preserve"> to </w:t>
      </w:r>
      <w:r w:rsidR="003E58FD">
        <w:rPr>
          <w:rFonts w:ascii="Times New Roman" w:eastAsia="Times New Roman" w:hAnsi="Times New Roman" w:cs="Times New Roman"/>
          <w:sz w:val="24"/>
          <w:szCs w:val="24"/>
        </w:rPr>
        <w:t>identify</w:t>
      </w:r>
      <w:r w:rsidR="009F22E1">
        <w:rPr>
          <w:rFonts w:ascii="Times New Roman" w:eastAsia="Times New Roman" w:hAnsi="Times New Roman" w:cs="Times New Roman"/>
          <w:sz w:val="24"/>
          <w:szCs w:val="24"/>
        </w:rPr>
        <w:t xml:space="preserve"> </w:t>
      </w:r>
      <w:r w:rsidR="003E58FD">
        <w:rPr>
          <w:rFonts w:ascii="Times New Roman" w:eastAsia="Times New Roman" w:hAnsi="Times New Roman" w:cs="Times New Roman"/>
          <w:sz w:val="24"/>
          <w:szCs w:val="24"/>
        </w:rPr>
        <w:t>transitions</w:t>
      </w:r>
      <w:r w:rsidR="009F22E1">
        <w:rPr>
          <w:rFonts w:ascii="Times New Roman" w:eastAsia="Times New Roman" w:hAnsi="Times New Roman" w:cs="Times New Roman"/>
          <w:sz w:val="24"/>
          <w:szCs w:val="24"/>
        </w:rPr>
        <w:t xml:space="preserve"> between the </w:t>
      </w:r>
      <w:r w:rsidR="009F22E1">
        <w:rPr>
          <w:rFonts w:ascii="Times New Roman" w:eastAsia="Times New Roman" w:hAnsi="Times New Roman" w:cs="Times New Roman"/>
          <w:sz w:val="24"/>
          <w:szCs w:val="24"/>
        </w:rPr>
        <w:lastRenderedPageBreak/>
        <w:t>different phases of the invasion process (i.e., low abundance, high abundance, and collapsed phase)</w:t>
      </w:r>
      <w:r w:rsidR="009E666B">
        <w:rPr>
          <w:rFonts w:ascii="Times New Roman" w:eastAsia="Times New Roman" w:hAnsi="Times New Roman" w:cs="Times New Roman"/>
          <w:sz w:val="24"/>
          <w:szCs w:val="24"/>
        </w:rPr>
        <w:t xml:space="preserve">. Regime shift detection methods </w:t>
      </w:r>
      <w:r w:rsidR="00FE2B4F">
        <w:rPr>
          <w:rFonts w:ascii="Times New Roman" w:eastAsia="Times New Roman" w:hAnsi="Times New Roman" w:cs="Times New Roman"/>
          <w:sz w:val="24"/>
          <w:szCs w:val="24"/>
        </w:rPr>
        <w:t>have</w:t>
      </w:r>
      <w:r w:rsidR="009E666B">
        <w:rPr>
          <w:rFonts w:ascii="Times New Roman" w:eastAsia="Times New Roman" w:hAnsi="Times New Roman" w:cs="Times New Roman"/>
          <w:sz w:val="24"/>
          <w:szCs w:val="24"/>
        </w:rPr>
        <w:t xml:space="preserve"> previously</w:t>
      </w:r>
      <w:r w:rsidR="00FE2B4F">
        <w:rPr>
          <w:rFonts w:ascii="Times New Roman" w:eastAsia="Times New Roman" w:hAnsi="Times New Roman" w:cs="Times New Roman"/>
          <w:sz w:val="24"/>
          <w:szCs w:val="24"/>
        </w:rPr>
        <w:t xml:space="preserve"> been used to identify the different phases of the invasion of signal crayfish (</w:t>
      </w:r>
      <w:r w:rsidR="00FE2B4F" w:rsidRPr="0006321C">
        <w:rPr>
          <w:rFonts w:ascii="Times New Roman" w:eastAsia="Times New Roman" w:hAnsi="Times New Roman" w:cs="Times New Roman"/>
          <w:i/>
          <w:iCs/>
          <w:sz w:val="24"/>
          <w:szCs w:val="24"/>
        </w:rPr>
        <w:t>Pacifastacus leniusculus</w:t>
      </w:r>
      <w:r w:rsidR="00FE2B4F">
        <w:rPr>
          <w:rFonts w:ascii="Times New Roman" w:eastAsia="Times New Roman" w:hAnsi="Times New Roman" w:cs="Times New Roman"/>
          <w:sz w:val="24"/>
          <w:szCs w:val="24"/>
        </w:rPr>
        <w:t xml:space="preserve">) in Swedish Lakes </w:t>
      </w:r>
      <w:r w:rsidR="00FE2B4F">
        <w:rPr>
          <w:rFonts w:ascii="Times New Roman" w:eastAsia="Times New Roman" w:hAnsi="Times New Roman" w:cs="Times New Roman"/>
          <w:sz w:val="24"/>
          <w:szCs w:val="24"/>
        </w:rPr>
        <w:fldChar w:fldCharType="begin"/>
      </w:r>
      <w:r w:rsidR="00FE2B4F">
        <w:rPr>
          <w:rFonts w:ascii="Times New Roman" w:eastAsia="Times New Roman" w:hAnsi="Times New Roman" w:cs="Times New Roman"/>
          <w:sz w:val="24"/>
          <w:szCs w:val="24"/>
        </w:rPr>
        <w:instrText xml:space="preserve"> ADDIN ZOTERO_ITEM CSL_CITATION {"citationID":"cjHrDUtU","properties":{"formattedCitation":"(Sandstr\\uc0\\u246{}m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FE2B4F">
        <w:rPr>
          <w:rFonts w:ascii="Times New Roman" w:eastAsia="Times New Roman" w:hAnsi="Times New Roman" w:cs="Times New Roman"/>
          <w:sz w:val="24"/>
          <w:szCs w:val="24"/>
        </w:rPr>
        <w:fldChar w:fldCharType="separate"/>
      </w:r>
      <w:r w:rsidR="00FE2B4F" w:rsidRPr="0006321C">
        <w:rPr>
          <w:rFonts w:ascii="Times New Roman" w:hAnsi="Times New Roman" w:cs="Times New Roman"/>
          <w:sz w:val="24"/>
        </w:rPr>
        <w:t xml:space="preserve">(Sandström </w:t>
      </w:r>
      <w:r w:rsidR="00FE2B4F" w:rsidRPr="0006321C">
        <w:rPr>
          <w:rFonts w:ascii="Times New Roman" w:hAnsi="Times New Roman" w:cs="Times New Roman"/>
          <w:i/>
          <w:iCs/>
          <w:sz w:val="24"/>
        </w:rPr>
        <w:t>et al.</w:t>
      </w:r>
      <w:r w:rsidR="00FE2B4F" w:rsidRPr="0006321C">
        <w:rPr>
          <w:rFonts w:ascii="Times New Roman" w:hAnsi="Times New Roman" w:cs="Times New Roman"/>
          <w:sz w:val="24"/>
        </w:rPr>
        <w:t xml:space="preserve"> 2014)</w:t>
      </w:r>
      <w:r w:rsidR="00FE2B4F">
        <w:rPr>
          <w:rFonts w:ascii="Times New Roman" w:eastAsia="Times New Roman" w:hAnsi="Times New Roman" w:cs="Times New Roman"/>
          <w:sz w:val="24"/>
          <w:szCs w:val="24"/>
        </w:rPr>
        <w:fldChar w:fldCharType="end"/>
      </w:r>
      <w:r w:rsidR="009E666B">
        <w:rPr>
          <w:rFonts w:ascii="Times New Roman" w:eastAsia="Times New Roman" w:hAnsi="Times New Roman" w:cs="Times New Roman"/>
          <w:sz w:val="24"/>
          <w:szCs w:val="24"/>
        </w:rPr>
        <w:t xml:space="preserve">.  </w:t>
      </w:r>
      <w:r w:rsidR="00ED31ED">
        <w:rPr>
          <w:rFonts w:ascii="Times New Roman" w:eastAsia="Times New Roman" w:hAnsi="Times New Roman" w:cs="Times New Roman"/>
          <w:sz w:val="24"/>
          <w:szCs w:val="24"/>
        </w:rPr>
        <w:t>However,</w:t>
      </w:r>
      <w:r w:rsidR="00F07E3A">
        <w:rPr>
          <w:rFonts w:ascii="Times New Roman" w:eastAsia="Times New Roman" w:hAnsi="Times New Roman" w:cs="Times New Roman"/>
          <w:sz w:val="24"/>
          <w:szCs w:val="24"/>
        </w:rPr>
        <w:t xml:space="preserve"> t</w:t>
      </w:r>
      <w:r w:rsidR="00ED31ED">
        <w:rPr>
          <w:rFonts w:ascii="Times New Roman" w:eastAsia="Times New Roman" w:hAnsi="Times New Roman" w:cs="Times New Roman"/>
          <w:sz w:val="24"/>
          <w:szCs w:val="24"/>
        </w:rPr>
        <w:t xml:space="preserve">he regime shift detection required no missing observations in the time series, thus all-time series were modeled using latent variables (i.e., population estimates) from a Bayesian state-space approach developed by </w:t>
      </w:r>
      <w:r w:rsidR="00ED31ED">
        <w:rPr>
          <w:rFonts w:ascii="Times New Roman" w:eastAsia="Times New Roman" w:hAnsi="Times New Roman" w:cs="Times New Roman"/>
          <w:sz w:val="24"/>
          <w:szCs w:val="24"/>
        </w:rPr>
        <w:fldChar w:fldCharType="begin"/>
      </w:r>
      <w:r w:rsidR="00ED31ED">
        <w:rPr>
          <w:rFonts w:ascii="Times New Roman" w:eastAsia="Times New Roman" w:hAnsi="Times New Roman" w:cs="Times New Roman"/>
          <w:sz w:val="24"/>
          <w:szCs w:val="24"/>
        </w:rPr>
        <w:instrText xml:space="preserve"> ADDIN ZOTERO_ITEM CSL_CITATION {"citationID":"GKgPkTFY","properties":{"formattedCitation":"(Aagaard {\\i{}et al.} 2016)","plainCitation":"(Aagaard et al. 2016)","dontUpdate":true,"noteIndex":0},"citationItems":[{"id":1932,"uris":["http://zotero.org/users/9972654/items/7PNQ63SZ"],"itemData":{"id":1932,"type":"article-journal","container-title":"Ecological Modelling","DOI":"10.1016/j.ecolmodel.2016.02.014","ISSN":"03043800","journalAbbreviation":"Ecological Modelling","language":"en","page":"78-84","source":"DOI.org (Crossref)","title":"A Bayesian approach for characterizing uncertainty in declaring a population collapse","volume":"328","author":[{"family":"Aagaard","given":"Kevin"},{"family":"Lockwood","given":"Julie L."},{"family":"Green","given":"Edwin J."}],"issued":{"date-parts":[["2016",5]]}}}],"schema":"https://github.com/citation-style-language/schema/raw/master/csl-citation.json"} </w:instrText>
      </w:r>
      <w:r w:rsidR="00ED31ED">
        <w:rPr>
          <w:rFonts w:ascii="Times New Roman" w:eastAsia="Times New Roman" w:hAnsi="Times New Roman" w:cs="Times New Roman"/>
          <w:sz w:val="24"/>
          <w:szCs w:val="24"/>
        </w:rPr>
        <w:fldChar w:fldCharType="separate"/>
      </w:r>
      <w:r w:rsidR="00ED31ED" w:rsidRPr="00C343AA">
        <w:rPr>
          <w:rFonts w:ascii="Times New Roman" w:hAnsi="Times New Roman" w:cs="Times New Roman"/>
          <w:sz w:val="24"/>
        </w:rPr>
        <w:t xml:space="preserve">Aagaard </w:t>
      </w:r>
      <w:r w:rsidR="00ED31ED" w:rsidRPr="00C343AA">
        <w:rPr>
          <w:rFonts w:ascii="Times New Roman" w:hAnsi="Times New Roman" w:cs="Times New Roman"/>
          <w:i/>
          <w:iCs/>
          <w:sz w:val="24"/>
        </w:rPr>
        <w:t>et al.</w:t>
      </w:r>
      <w:r w:rsidR="00ED31ED" w:rsidRPr="00C343AA">
        <w:rPr>
          <w:rFonts w:ascii="Times New Roman" w:hAnsi="Times New Roman" w:cs="Times New Roman"/>
          <w:sz w:val="24"/>
        </w:rPr>
        <w:t xml:space="preserve"> </w:t>
      </w:r>
      <w:r w:rsidR="00ED31ED">
        <w:rPr>
          <w:rFonts w:ascii="Times New Roman" w:hAnsi="Times New Roman" w:cs="Times New Roman"/>
          <w:sz w:val="24"/>
        </w:rPr>
        <w:t>(</w:t>
      </w:r>
      <w:r w:rsidR="00ED31ED" w:rsidRPr="00C343AA">
        <w:rPr>
          <w:rFonts w:ascii="Times New Roman" w:hAnsi="Times New Roman" w:cs="Times New Roman"/>
          <w:sz w:val="24"/>
        </w:rPr>
        <w:t>2016)</w:t>
      </w:r>
      <w:r w:rsidR="00ED31ED">
        <w:rPr>
          <w:rFonts w:ascii="Times New Roman" w:eastAsia="Times New Roman" w:hAnsi="Times New Roman" w:cs="Times New Roman"/>
          <w:sz w:val="24"/>
          <w:szCs w:val="24"/>
        </w:rPr>
        <w:fldChar w:fldCharType="end"/>
      </w:r>
      <w:r w:rsidR="00F07E3A">
        <w:rPr>
          <w:rFonts w:ascii="Times New Roman" w:eastAsia="Times New Roman" w:hAnsi="Times New Roman" w:cs="Times New Roman"/>
          <w:sz w:val="24"/>
          <w:szCs w:val="24"/>
        </w:rPr>
        <w:t>, and</w:t>
      </w:r>
      <w:r w:rsidR="00ED31ED">
        <w:rPr>
          <w:rFonts w:ascii="Times New Roman" w:eastAsia="Times New Roman" w:hAnsi="Times New Roman" w:cs="Times New Roman"/>
          <w:sz w:val="24"/>
          <w:szCs w:val="24"/>
        </w:rPr>
        <w:t xml:space="preserve"> estimated values for each data point from the state-space model were used as the input for the regime shift detection method.</w:t>
      </w:r>
      <w:r w:rsidR="0011475D">
        <w:rPr>
          <w:rFonts w:ascii="Times New Roman" w:eastAsia="Times New Roman" w:hAnsi="Times New Roman" w:cs="Times New Roman"/>
          <w:sz w:val="24"/>
          <w:szCs w:val="24"/>
        </w:rPr>
        <w:t xml:space="preserve"> For the regime shift detection method, we used</w:t>
      </w:r>
      <w:r w:rsidR="00ED31ED">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the “breakpoints” function within the</w:t>
      </w:r>
      <w:r w:rsidR="00793854">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“strucchange” package in R</w:t>
      </w:r>
      <w:r w:rsidR="004344AF">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 xml:space="preserve">to identify breakpoints in the time series </w:t>
      </w:r>
      <w:r w:rsidR="0061090C">
        <w:rPr>
          <w:rFonts w:ascii="Times New Roman" w:eastAsia="Times New Roman" w:hAnsi="Times New Roman" w:cs="Times New Roman"/>
          <w:sz w:val="24"/>
          <w:szCs w:val="24"/>
        </w:rPr>
        <w:t xml:space="preserve">from </w:t>
      </w:r>
      <w:r w:rsidR="00B16EBF">
        <w:rPr>
          <w:rFonts w:ascii="Times New Roman" w:eastAsia="Times New Roman" w:hAnsi="Times New Roman" w:cs="Times New Roman"/>
          <w:sz w:val="24"/>
          <w:szCs w:val="24"/>
        </w:rPr>
        <w:t>differences</w:t>
      </w:r>
      <w:r w:rsidR="00D963C4">
        <w:rPr>
          <w:rFonts w:ascii="Times New Roman" w:eastAsia="Times New Roman" w:hAnsi="Times New Roman" w:cs="Times New Roman"/>
          <w:sz w:val="24"/>
          <w:szCs w:val="24"/>
        </w:rPr>
        <w:t xml:space="preserve"> in the mean</w:t>
      </w:r>
      <w:r w:rsidR="00B16EBF">
        <w:rPr>
          <w:rFonts w:ascii="Times New Roman" w:eastAsia="Times New Roman" w:hAnsi="Times New Roman" w:cs="Times New Roman"/>
          <w:sz w:val="24"/>
          <w:szCs w:val="24"/>
        </w:rPr>
        <w:t xml:space="preserve"> between regimes</w:t>
      </w:r>
      <w:r w:rsidR="00D963C4">
        <w:rPr>
          <w:rFonts w:ascii="Times New Roman" w:eastAsia="Times New Roman" w:hAnsi="Times New Roman" w:cs="Times New Roman"/>
          <w:sz w:val="24"/>
          <w:szCs w:val="24"/>
        </w:rPr>
        <w:t>.</w:t>
      </w:r>
      <w:r w:rsidR="00B16EBF">
        <w:rPr>
          <w:rFonts w:ascii="Times New Roman" w:eastAsia="Times New Roman" w:hAnsi="Times New Roman" w:cs="Times New Roman"/>
          <w:sz w:val="24"/>
          <w:szCs w:val="24"/>
        </w:rPr>
        <w:t xml:space="preserve">  </w:t>
      </w:r>
      <w:r w:rsidR="000A52BB">
        <w:rPr>
          <w:rFonts w:ascii="Times New Roman" w:eastAsia="Times New Roman" w:hAnsi="Times New Roman" w:cs="Times New Roman"/>
          <w:sz w:val="24"/>
          <w:szCs w:val="24"/>
        </w:rPr>
        <w:t>To determine if the state-space altered results of the regime shift detection method, we s</w:t>
      </w:r>
      <w:r w:rsidR="00454251">
        <w:rPr>
          <w:rFonts w:ascii="Times New Roman" w:eastAsia="Times New Roman" w:hAnsi="Times New Roman" w:cs="Times New Roman"/>
          <w:sz w:val="24"/>
          <w:szCs w:val="24"/>
        </w:rPr>
        <w:t>eparately</w:t>
      </w:r>
      <w:r w:rsidR="00231706">
        <w:rPr>
          <w:rFonts w:ascii="Times New Roman" w:eastAsia="Times New Roman" w:hAnsi="Times New Roman" w:cs="Times New Roman"/>
          <w:sz w:val="24"/>
          <w:szCs w:val="24"/>
        </w:rPr>
        <w:t xml:space="preserve"> ran</w:t>
      </w:r>
      <w:r w:rsidR="00F9308F">
        <w:rPr>
          <w:rFonts w:ascii="Times New Roman" w:eastAsia="Times New Roman" w:hAnsi="Times New Roman" w:cs="Times New Roman"/>
          <w:sz w:val="24"/>
          <w:szCs w:val="24"/>
        </w:rPr>
        <w:t xml:space="preserve"> the regime shift detection method </w:t>
      </w:r>
      <w:r w:rsidR="00BF0CDD">
        <w:rPr>
          <w:rFonts w:ascii="Times New Roman" w:eastAsia="Times New Roman" w:hAnsi="Times New Roman" w:cs="Times New Roman"/>
          <w:sz w:val="24"/>
          <w:szCs w:val="24"/>
        </w:rPr>
        <w:t xml:space="preserve">using raw data from a </w:t>
      </w:r>
      <w:r w:rsidR="00F9308F">
        <w:rPr>
          <w:rFonts w:ascii="Times New Roman" w:eastAsia="Times New Roman" w:hAnsi="Times New Roman" w:cs="Times New Roman"/>
          <w:sz w:val="24"/>
          <w:szCs w:val="24"/>
        </w:rPr>
        <w:t>subset of the time series that had no missing data</w:t>
      </w:r>
      <w:r w:rsidR="00BF0CDD">
        <w:rPr>
          <w:rFonts w:ascii="Times New Roman" w:eastAsia="Times New Roman" w:hAnsi="Times New Roman" w:cs="Times New Roman"/>
          <w:sz w:val="24"/>
          <w:szCs w:val="24"/>
        </w:rPr>
        <w:t xml:space="preserve">. </w:t>
      </w:r>
      <w:r w:rsidR="00DC6235">
        <w:rPr>
          <w:rFonts w:ascii="Times New Roman" w:eastAsia="Times New Roman" w:hAnsi="Times New Roman" w:cs="Times New Roman"/>
          <w:sz w:val="24"/>
          <w:szCs w:val="24"/>
        </w:rPr>
        <w:t xml:space="preserve">Only </w:t>
      </w:r>
      <w:r w:rsidR="00BA331F">
        <w:rPr>
          <w:rFonts w:ascii="Times New Roman" w:eastAsia="Times New Roman" w:hAnsi="Times New Roman" w:cs="Times New Roman"/>
          <w:sz w:val="24"/>
          <w:szCs w:val="24"/>
        </w:rPr>
        <w:t>one break point was found when using Bayesian state</w:t>
      </w:r>
      <w:r w:rsidR="000105E2">
        <w:rPr>
          <w:rFonts w:ascii="Times New Roman" w:eastAsia="Times New Roman" w:hAnsi="Times New Roman" w:cs="Times New Roman"/>
          <w:sz w:val="24"/>
          <w:szCs w:val="24"/>
        </w:rPr>
        <w:t xml:space="preserve">-space model estimates </w:t>
      </w:r>
      <w:r w:rsidR="00960B43">
        <w:rPr>
          <w:rFonts w:ascii="Times New Roman" w:eastAsia="Times New Roman" w:hAnsi="Times New Roman" w:cs="Times New Roman"/>
          <w:sz w:val="24"/>
          <w:szCs w:val="24"/>
        </w:rPr>
        <w:t xml:space="preserve">that was not found when </w:t>
      </w:r>
      <w:r w:rsidR="000105E2">
        <w:rPr>
          <w:rFonts w:ascii="Times New Roman" w:eastAsia="Times New Roman" w:hAnsi="Times New Roman" w:cs="Times New Roman"/>
          <w:sz w:val="24"/>
          <w:szCs w:val="24"/>
        </w:rPr>
        <w:t>using</w:t>
      </w:r>
      <w:r w:rsidR="003B7854">
        <w:rPr>
          <w:rFonts w:ascii="Times New Roman" w:eastAsia="Times New Roman" w:hAnsi="Times New Roman" w:cs="Times New Roman"/>
          <w:sz w:val="24"/>
          <w:szCs w:val="24"/>
        </w:rPr>
        <w:t xml:space="preserve"> raw </w:t>
      </w:r>
      <w:r w:rsidR="00E91D6B">
        <w:rPr>
          <w:rFonts w:ascii="Times New Roman" w:eastAsia="Times New Roman" w:hAnsi="Times New Roman" w:cs="Times New Roman"/>
          <w:sz w:val="24"/>
          <w:szCs w:val="24"/>
        </w:rPr>
        <w:t>data</w:t>
      </w:r>
      <w:r w:rsidR="008E0DDD">
        <w:rPr>
          <w:rFonts w:ascii="Times New Roman" w:eastAsia="Times New Roman" w:hAnsi="Times New Roman" w:cs="Times New Roman"/>
          <w:sz w:val="24"/>
          <w:szCs w:val="24"/>
        </w:rPr>
        <w:t xml:space="preserve"> inputs</w:t>
      </w:r>
      <w:r w:rsidR="003B7854">
        <w:rPr>
          <w:rFonts w:ascii="Times New Roman" w:eastAsia="Times New Roman" w:hAnsi="Times New Roman" w:cs="Times New Roman"/>
          <w:sz w:val="24"/>
          <w:szCs w:val="24"/>
        </w:rPr>
        <w:t>.</w:t>
      </w:r>
      <w:r w:rsidR="00C7623D">
        <w:rPr>
          <w:rFonts w:ascii="Times New Roman" w:eastAsia="Times New Roman" w:hAnsi="Times New Roman" w:cs="Times New Roman"/>
          <w:sz w:val="24"/>
          <w:szCs w:val="24"/>
        </w:rPr>
        <w:t xml:space="preserve"> </w:t>
      </w:r>
      <w:r w:rsidR="000105E2">
        <w:rPr>
          <w:rFonts w:ascii="Times New Roman" w:eastAsia="Times New Roman" w:hAnsi="Times New Roman" w:cs="Times New Roman"/>
          <w:sz w:val="24"/>
          <w:szCs w:val="24"/>
        </w:rPr>
        <w:t>Ti</w:t>
      </w:r>
      <w:r w:rsidR="00565383">
        <w:rPr>
          <w:rFonts w:ascii="Times New Roman" w:eastAsia="Times New Roman" w:hAnsi="Times New Roman" w:cs="Times New Roman"/>
          <w:sz w:val="24"/>
          <w:szCs w:val="24"/>
        </w:rPr>
        <w:t>me series that had no discernable regime shifts</w:t>
      </w:r>
      <w:r w:rsidR="00C62411">
        <w:rPr>
          <w:rFonts w:ascii="Times New Roman" w:eastAsia="Times New Roman" w:hAnsi="Times New Roman" w:cs="Times New Roman"/>
          <w:sz w:val="24"/>
          <w:szCs w:val="24"/>
        </w:rPr>
        <w:t xml:space="preserve"> (</w:t>
      </w:r>
      <w:r w:rsidR="00C62411" w:rsidRPr="00C62411">
        <w:rPr>
          <w:rFonts w:ascii="Times New Roman" w:eastAsia="Times New Roman" w:hAnsi="Times New Roman" w:cs="Times New Roman"/>
          <w:i/>
          <w:iCs/>
          <w:sz w:val="24"/>
          <w:szCs w:val="24"/>
        </w:rPr>
        <w:t>P</w:t>
      </w:r>
      <w:r w:rsidR="00C62411">
        <w:rPr>
          <w:rFonts w:ascii="Times New Roman" w:eastAsia="Times New Roman" w:hAnsi="Times New Roman" w:cs="Times New Roman"/>
          <w:sz w:val="24"/>
          <w:szCs w:val="24"/>
        </w:rPr>
        <w:t xml:space="preserve"> &gt; 0.05)</w:t>
      </w:r>
      <w:r w:rsidR="00565383">
        <w:rPr>
          <w:rFonts w:ascii="Times New Roman" w:eastAsia="Times New Roman" w:hAnsi="Times New Roman" w:cs="Times New Roman"/>
          <w:sz w:val="24"/>
          <w:szCs w:val="24"/>
        </w:rPr>
        <w:t xml:space="preserve"> </w:t>
      </w:r>
      <w:r w:rsidR="00323657">
        <w:rPr>
          <w:rFonts w:ascii="Times New Roman" w:eastAsia="Times New Roman" w:hAnsi="Times New Roman" w:cs="Times New Roman"/>
          <w:sz w:val="24"/>
          <w:szCs w:val="24"/>
        </w:rPr>
        <w:t>were removed from classification.</w:t>
      </w:r>
    </w:p>
    <w:p w14:paraId="0DB1C3E9" w14:textId="0E973C66" w:rsidR="00CB5F15" w:rsidRDefault="00323657" w:rsidP="003B033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time series that had regime shifts, </w:t>
      </w:r>
      <w:r w:rsidR="00E15372">
        <w:rPr>
          <w:rFonts w:ascii="Times New Roman" w:eastAsia="Times New Roman" w:hAnsi="Times New Roman" w:cs="Times New Roman"/>
          <w:sz w:val="24"/>
          <w:szCs w:val="24"/>
        </w:rPr>
        <w:t>we calculated</w:t>
      </w:r>
      <w:r w:rsidR="00F63920">
        <w:rPr>
          <w:rFonts w:ascii="Times New Roman" w:eastAsia="Times New Roman" w:hAnsi="Times New Roman" w:cs="Times New Roman"/>
          <w:sz w:val="24"/>
          <w:szCs w:val="24"/>
        </w:rPr>
        <w:t xml:space="preserve"> multiple</w:t>
      </w:r>
      <w:r w:rsidR="00E15372">
        <w:rPr>
          <w:rFonts w:ascii="Times New Roman" w:eastAsia="Times New Roman" w:hAnsi="Times New Roman" w:cs="Times New Roman"/>
          <w:sz w:val="24"/>
          <w:szCs w:val="24"/>
        </w:rPr>
        <w:t xml:space="preserve"> metrics </w:t>
      </w:r>
      <w:r w:rsidR="00A132B0">
        <w:rPr>
          <w:rFonts w:ascii="Times New Roman" w:eastAsia="Times New Roman" w:hAnsi="Times New Roman" w:cs="Times New Roman"/>
          <w:sz w:val="24"/>
          <w:szCs w:val="24"/>
        </w:rPr>
        <w:t>that relate</w:t>
      </w:r>
      <w:r w:rsidR="00411B8C">
        <w:rPr>
          <w:rFonts w:ascii="Times New Roman" w:eastAsia="Times New Roman" w:hAnsi="Times New Roman" w:cs="Times New Roman"/>
          <w:sz w:val="24"/>
          <w:szCs w:val="24"/>
        </w:rPr>
        <w:t>d</w:t>
      </w:r>
      <w:r w:rsidR="00A132B0">
        <w:rPr>
          <w:rFonts w:ascii="Times New Roman" w:eastAsia="Times New Roman" w:hAnsi="Times New Roman" w:cs="Times New Roman"/>
          <w:sz w:val="24"/>
          <w:szCs w:val="24"/>
        </w:rPr>
        <w:t xml:space="preserve"> to</w:t>
      </w:r>
      <w:r w:rsidR="00411B8C">
        <w:rPr>
          <w:rFonts w:ascii="Times New Roman" w:eastAsia="Times New Roman" w:hAnsi="Times New Roman" w:cs="Times New Roman"/>
          <w:sz w:val="24"/>
          <w:szCs w:val="24"/>
        </w:rPr>
        <w:t xml:space="preserve"> our </w:t>
      </w:r>
      <w:r w:rsidR="00CF2B00">
        <w:rPr>
          <w:rFonts w:ascii="Times New Roman" w:eastAsia="Times New Roman" w:hAnsi="Times New Roman" w:cs="Times New Roman"/>
          <w:sz w:val="24"/>
          <w:szCs w:val="24"/>
        </w:rPr>
        <w:t xml:space="preserve">4 </w:t>
      </w:r>
      <w:r w:rsidR="009F7D5E">
        <w:rPr>
          <w:rFonts w:ascii="Times New Roman" w:eastAsia="Times New Roman" w:hAnsi="Times New Roman" w:cs="Times New Roman"/>
          <w:sz w:val="24"/>
          <w:szCs w:val="24"/>
        </w:rPr>
        <w:t xml:space="preserve">criteria for a </w:t>
      </w:r>
      <w:r w:rsidR="00A132B0">
        <w:rPr>
          <w:rFonts w:ascii="Times New Roman" w:eastAsia="Times New Roman" w:hAnsi="Times New Roman" w:cs="Times New Roman"/>
          <w:sz w:val="24"/>
          <w:szCs w:val="24"/>
        </w:rPr>
        <w:t xml:space="preserve">quantitative </w:t>
      </w:r>
      <w:r w:rsidR="00411B8C">
        <w:rPr>
          <w:rFonts w:ascii="Times New Roman" w:eastAsia="Times New Roman" w:hAnsi="Times New Roman" w:cs="Times New Roman"/>
          <w:sz w:val="24"/>
          <w:szCs w:val="24"/>
        </w:rPr>
        <w:t xml:space="preserve">boom-bust </w:t>
      </w:r>
      <w:r w:rsidR="00A132B0">
        <w:rPr>
          <w:rFonts w:ascii="Times New Roman" w:eastAsia="Times New Roman" w:hAnsi="Times New Roman" w:cs="Times New Roman"/>
          <w:sz w:val="24"/>
          <w:szCs w:val="24"/>
        </w:rPr>
        <w:t>definition</w:t>
      </w:r>
      <w:r w:rsidR="00796559">
        <w:rPr>
          <w:rFonts w:ascii="Times New Roman" w:eastAsia="Times New Roman" w:hAnsi="Times New Roman" w:cs="Times New Roman"/>
          <w:sz w:val="24"/>
          <w:szCs w:val="24"/>
        </w:rPr>
        <w:t xml:space="preserve">, then we classified the time-series </w:t>
      </w:r>
      <w:r w:rsidR="00D76ECB">
        <w:rPr>
          <w:rFonts w:ascii="Times New Roman" w:eastAsia="Times New Roman" w:hAnsi="Times New Roman" w:cs="Times New Roman"/>
          <w:sz w:val="24"/>
          <w:szCs w:val="24"/>
        </w:rPr>
        <w:t>as</w:t>
      </w:r>
      <w:r w:rsidR="00796559">
        <w:rPr>
          <w:rFonts w:ascii="Times New Roman" w:eastAsia="Times New Roman" w:hAnsi="Times New Roman" w:cs="Times New Roman"/>
          <w:sz w:val="24"/>
          <w:szCs w:val="24"/>
        </w:rPr>
        <w:t xml:space="preserve"> </w:t>
      </w:r>
      <w:r w:rsidR="00B4213B">
        <w:rPr>
          <w:rFonts w:ascii="Times New Roman" w:eastAsia="Times New Roman" w:hAnsi="Times New Roman" w:cs="Times New Roman"/>
          <w:sz w:val="24"/>
          <w:szCs w:val="24"/>
        </w:rPr>
        <w:t>established, overshoot, or boom-bust</w:t>
      </w:r>
      <w:r w:rsidR="00D76ECB">
        <w:rPr>
          <w:rFonts w:ascii="Times New Roman" w:eastAsia="Times New Roman" w:hAnsi="Times New Roman" w:cs="Times New Roman"/>
          <w:sz w:val="24"/>
          <w:szCs w:val="24"/>
        </w:rPr>
        <w:t xml:space="preserve"> (Box 1).</w:t>
      </w:r>
      <w:r w:rsidR="00D101DF">
        <w:rPr>
          <w:rFonts w:ascii="Times New Roman" w:eastAsia="Times New Roman" w:hAnsi="Times New Roman" w:cs="Times New Roman"/>
          <w:sz w:val="24"/>
          <w:szCs w:val="24"/>
        </w:rPr>
        <w:t xml:space="preserve">  </w:t>
      </w:r>
      <w:r w:rsidR="0093440A">
        <w:rPr>
          <w:rFonts w:ascii="Times New Roman" w:eastAsia="Times New Roman" w:hAnsi="Times New Roman" w:cs="Times New Roman"/>
          <w:sz w:val="24"/>
          <w:szCs w:val="24"/>
        </w:rPr>
        <w:t xml:space="preserve">From the proposed definition, a time series was classified as a “boom-bust” if </w:t>
      </w:r>
      <w:r w:rsidR="0026009E">
        <w:rPr>
          <w:rFonts w:ascii="Times New Roman" w:eastAsia="Times New Roman" w:hAnsi="Times New Roman" w:cs="Times New Roman"/>
          <w:sz w:val="24"/>
          <w:szCs w:val="24"/>
        </w:rPr>
        <w:t xml:space="preserve">a population doubled in size within </w:t>
      </w:r>
      <w:r w:rsidR="00CA351E">
        <w:rPr>
          <w:rFonts w:ascii="Times New Roman" w:eastAsia="Times New Roman" w:hAnsi="Times New Roman" w:cs="Times New Roman"/>
          <w:sz w:val="24"/>
          <w:szCs w:val="24"/>
        </w:rPr>
        <w:t xml:space="preserve">the typical longevity </w:t>
      </w:r>
      <w:r w:rsidR="0026009E">
        <w:rPr>
          <w:rFonts w:ascii="Times New Roman" w:eastAsia="Times New Roman" w:hAnsi="Times New Roman" w:cs="Times New Roman"/>
          <w:sz w:val="24"/>
          <w:szCs w:val="24"/>
        </w:rPr>
        <w:t>of the species</w:t>
      </w:r>
      <w:r w:rsidR="005B1B9B">
        <w:rPr>
          <w:rFonts w:ascii="Times New Roman" w:eastAsia="Times New Roman" w:hAnsi="Times New Roman" w:cs="Times New Roman"/>
          <w:sz w:val="24"/>
          <w:szCs w:val="24"/>
        </w:rPr>
        <w:t xml:space="preserve"> (Criterion 1)</w:t>
      </w:r>
      <w:r w:rsidR="0093440A">
        <w:rPr>
          <w:rFonts w:ascii="Times New Roman" w:eastAsia="Times New Roman" w:hAnsi="Times New Roman" w:cs="Times New Roman"/>
          <w:sz w:val="24"/>
          <w:szCs w:val="24"/>
        </w:rPr>
        <w:t xml:space="preserve">, </w:t>
      </w:r>
      <w:r w:rsidR="00B31474">
        <w:rPr>
          <w:rFonts w:ascii="Times New Roman" w:eastAsia="Times New Roman" w:hAnsi="Times New Roman" w:cs="Times New Roman"/>
          <w:sz w:val="24"/>
          <w:szCs w:val="24"/>
        </w:rPr>
        <w:t xml:space="preserve">if the population decline by at least half within </w:t>
      </w:r>
      <w:r w:rsidR="00CA351E">
        <w:rPr>
          <w:rFonts w:ascii="Times New Roman" w:eastAsia="Times New Roman" w:hAnsi="Times New Roman" w:cs="Times New Roman"/>
          <w:sz w:val="24"/>
          <w:szCs w:val="24"/>
        </w:rPr>
        <w:t>the typical longevity</w:t>
      </w:r>
      <w:r w:rsidR="00B31474">
        <w:rPr>
          <w:rFonts w:ascii="Times New Roman" w:eastAsia="Times New Roman" w:hAnsi="Times New Roman" w:cs="Times New Roman"/>
          <w:sz w:val="24"/>
          <w:szCs w:val="24"/>
        </w:rPr>
        <w:t xml:space="preserve"> of the species</w:t>
      </w:r>
      <w:r w:rsidR="005B1B9B">
        <w:rPr>
          <w:rFonts w:ascii="Times New Roman" w:eastAsia="Times New Roman" w:hAnsi="Times New Roman" w:cs="Times New Roman"/>
          <w:sz w:val="24"/>
          <w:szCs w:val="24"/>
        </w:rPr>
        <w:t xml:space="preserve"> (Criterion 2)</w:t>
      </w:r>
      <w:r w:rsidR="0093440A">
        <w:rPr>
          <w:rFonts w:ascii="Times New Roman" w:eastAsia="Times New Roman" w:hAnsi="Times New Roman" w:cs="Times New Roman"/>
          <w:sz w:val="24"/>
          <w:szCs w:val="24"/>
        </w:rPr>
        <w:t>,</w:t>
      </w:r>
      <w:r w:rsidR="00A67463">
        <w:rPr>
          <w:rFonts w:ascii="Times New Roman" w:eastAsia="Times New Roman" w:hAnsi="Times New Roman" w:cs="Times New Roman"/>
          <w:sz w:val="24"/>
          <w:szCs w:val="24"/>
        </w:rPr>
        <w:t xml:space="preserve"> if</w:t>
      </w:r>
      <w:r w:rsidR="0093440A">
        <w:rPr>
          <w:rFonts w:ascii="Times New Roman" w:eastAsia="Times New Roman" w:hAnsi="Times New Roman" w:cs="Times New Roman"/>
          <w:sz w:val="24"/>
          <w:szCs w:val="24"/>
        </w:rPr>
        <w:t xml:space="preserve"> </w:t>
      </w:r>
      <w:r w:rsidR="00853639">
        <w:rPr>
          <w:rFonts w:ascii="Times New Roman" w:eastAsia="Times New Roman" w:hAnsi="Times New Roman" w:cs="Times New Roman"/>
          <w:sz w:val="24"/>
          <w:szCs w:val="24"/>
        </w:rPr>
        <w:t>the total magnitude of decline needed to be</w:t>
      </w:r>
      <w:r w:rsidR="0093440A">
        <w:rPr>
          <w:rFonts w:ascii="Times New Roman" w:eastAsia="Times New Roman" w:hAnsi="Times New Roman" w:cs="Times New Roman"/>
          <w:sz w:val="24"/>
          <w:szCs w:val="24"/>
        </w:rPr>
        <w:t xml:space="preserve"> ≥ 90% from the maximum abundance record</w:t>
      </w:r>
      <w:r w:rsidR="005B1B9B">
        <w:rPr>
          <w:rFonts w:ascii="Times New Roman" w:eastAsia="Times New Roman" w:hAnsi="Times New Roman" w:cs="Times New Roman"/>
          <w:sz w:val="24"/>
          <w:szCs w:val="24"/>
        </w:rPr>
        <w:t xml:space="preserve"> (Criterion 3)</w:t>
      </w:r>
      <w:r w:rsidR="0093440A">
        <w:rPr>
          <w:rFonts w:ascii="Times New Roman" w:eastAsia="Times New Roman" w:hAnsi="Times New Roman" w:cs="Times New Roman"/>
          <w:sz w:val="24"/>
          <w:szCs w:val="24"/>
        </w:rPr>
        <w:t>, and if the decline was sustained for at least three years at or below 90% (</w:t>
      </w:r>
      <w:r w:rsidR="005B1B9B">
        <w:rPr>
          <w:rFonts w:ascii="Times New Roman" w:eastAsia="Times New Roman" w:hAnsi="Times New Roman" w:cs="Times New Roman"/>
          <w:sz w:val="24"/>
          <w:szCs w:val="24"/>
        </w:rPr>
        <w:t xml:space="preserve">Criterion 4, </w:t>
      </w:r>
      <w:r w:rsidR="0093440A">
        <w:rPr>
          <w:rFonts w:ascii="Times New Roman" w:eastAsia="Times New Roman" w:hAnsi="Times New Roman" w:cs="Times New Roman"/>
          <w:sz w:val="24"/>
          <w:szCs w:val="24"/>
        </w:rPr>
        <w:t xml:space="preserve">Text Box 1, Fig. 1).  </w:t>
      </w:r>
      <w:r w:rsidR="007F023A">
        <w:rPr>
          <w:rFonts w:ascii="Times New Roman" w:eastAsia="Times New Roman" w:hAnsi="Times New Roman" w:cs="Times New Roman"/>
          <w:sz w:val="24"/>
          <w:szCs w:val="24"/>
        </w:rPr>
        <w:t>First, we calculated the population growth rate (λ) for each consecutive year. Next,</w:t>
      </w:r>
      <w:r w:rsidR="0093440A">
        <w:rPr>
          <w:rFonts w:ascii="Times New Roman" w:eastAsia="Times New Roman" w:hAnsi="Times New Roman" w:cs="Times New Roman"/>
          <w:sz w:val="24"/>
          <w:szCs w:val="24"/>
        </w:rPr>
        <w:t xml:space="preserve"> </w:t>
      </w:r>
      <w:r w:rsidR="00411B8C">
        <w:rPr>
          <w:rFonts w:ascii="Times New Roman" w:eastAsia="Times New Roman" w:hAnsi="Times New Roman" w:cs="Times New Roman"/>
          <w:sz w:val="24"/>
          <w:szCs w:val="24"/>
        </w:rPr>
        <w:t xml:space="preserve">we </w:t>
      </w:r>
      <w:r w:rsidR="007F023A">
        <w:rPr>
          <w:rFonts w:ascii="Times New Roman" w:eastAsia="Times New Roman" w:hAnsi="Times New Roman" w:cs="Times New Roman"/>
          <w:sz w:val="24"/>
          <w:szCs w:val="24"/>
        </w:rPr>
        <w:t>found</w:t>
      </w:r>
      <w:r w:rsidR="00D101DF">
        <w:rPr>
          <w:rFonts w:ascii="Times New Roman" w:eastAsia="Times New Roman" w:hAnsi="Times New Roman" w:cs="Times New Roman"/>
          <w:sz w:val="24"/>
          <w:szCs w:val="24"/>
        </w:rPr>
        <w:t xml:space="preserve"> the</w:t>
      </w:r>
      <w:r w:rsidR="001A4DBD">
        <w:rPr>
          <w:rFonts w:ascii="Times New Roman" w:eastAsia="Times New Roman" w:hAnsi="Times New Roman" w:cs="Times New Roman"/>
          <w:sz w:val="24"/>
          <w:szCs w:val="24"/>
        </w:rPr>
        <w:t xml:space="preserve"> maximum</w:t>
      </w:r>
      <w:r w:rsidR="00D101DF">
        <w:rPr>
          <w:rFonts w:ascii="Times New Roman" w:eastAsia="Times New Roman" w:hAnsi="Times New Roman" w:cs="Times New Roman"/>
          <w:sz w:val="24"/>
          <w:szCs w:val="24"/>
        </w:rPr>
        <w:t xml:space="preserve"> population growth rate (λ)</w:t>
      </w:r>
      <w:r w:rsidR="00DC12CA">
        <w:rPr>
          <w:rFonts w:ascii="Times New Roman" w:eastAsia="Times New Roman" w:hAnsi="Times New Roman" w:cs="Times New Roman"/>
          <w:sz w:val="24"/>
          <w:szCs w:val="24"/>
        </w:rPr>
        <w:t xml:space="preserve"> </w:t>
      </w:r>
      <w:r w:rsidR="007F023A">
        <w:rPr>
          <w:rFonts w:ascii="Times New Roman" w:eastAsia="Times New Roman" w:hAnsi="Times New Roman" w:cs="Times New Roman"/>
          <w:sz w:val="24"/>
          <w:szCs w:val="24"/>
        </w:rPr>
        <w:t xml:space="preserve">for the years spanning </w:t>
      </w:r>
      <w:r w:rsidR="006823DE">
        <w:rPr>
          <w:rFonts w:ascii="Times New Roman" w:eastAsia="Times New Roman" w:hAnsi="Times New Roman" w:cs="Times New Roman"/>
          <w:sz w:val="24"/>
          <w:szCs w:val="24"/>
        </w:rPr>
        <w:t xml:space="preserve">the low </w:t>
      </w:r>
      <w:r w:rsidR="006823DE">
        <w:rPr>
          <w:rFonts w:ascii="Times New Roman" w:eastAsia="Times New Roman" w:hAnsi="Times New Roman" w:cs="Times New Roman"/>
          <w:sz w:val="24"/>
          <w:szCs w:val="24"/>
        </w:rPr>
        <w:lastRenderedPageBreak/>
        <w:t xml:space="preserve">abundance </w:t>
      </w:r>
      <w:r w:rsidR="000D7D8D">
        <w:rPr>
          <w:rFonts w:ascii="Times New Roman" w:eastAsia="Times New Roman" w:hAnsi="Times New Roman" w:cs="Times New Roman"/>
          <w:sz w:val="24"/>
          <w:szCs w:val="24"/>
        </w:rPr>
        <w:t>and</w:t>
      </w:r>
      <w:r w:rsidR="006823DE">
        <w:rPr>
          <w:rFonts w:ascii="Times New Roman" w:eastAsia="Times New Roman" w:hAnsi="Times New Roman" w:cs="Times New Roman"/>
          <w:sz w:val="24"/>
          <w:szCs w:val="24"/>
        </w:rPr>
        <w:t xml:space="preserve"> high abundance phase</w:t>
      </w:r>
      <w:r w:rsidR="001550AA">
        <w:rPr>
          <w:rFonts w:ascii="Times New Roman" w:eastAsia="Times New Roman" w:hAnsi="Times New Roman" w:cs="Times New Roman"/>
          <w:sz w:val="24"/>
          <w:szCs w:val="24"/>
        </w:rPr>
        <w:t xml:space="preserve"> (</w:t>
      </w:r>
      <w:r w:rsidR="009F7D5E">
        <w:rPr>
          <w:rFonts w:ascii="Times New Roman" w:eastAsia="Times New Roman" w:hAnsi="Times New Roman" w:cs="Times New Roman"/>
          <w:sz w:val="24"/>
          <w:szCs w:val="24"/>
        </w:rPr>
        <w:t xml:space="preserve">criterion 1: </w:t>
      </w:r>
      <w:r w:rsidR="004B7926">
        <w:rPr>
          <w:rFonts w:ascii="Times New Roman" w:eastAsia="Times New Roman" w:hAnsi="Times New Roman" w:cs="Times New Roman"/>
          <w:sz w:val="24"/>
          <w:szCs w:val="24"/>
        </w:rPr>
        <w:t>growth rate</w:t>
      </w:r>
      <w:r w:rsidR="009F7D5E">
        <w:rPr>
          <w:rFonts w:ascii="Times New Roman" w:eastAsia="Times New Roman" w:hAnsi="Times New Roman" w:cs="Times New Roman"/>
          <w:sz w:val="24"/>
          <w:szCs w:val="24"/>
        </w:rPr>
        <w:t>)</w:t>
      </w:r>
      <w:r w:rsidR="00D17883">
        <w:rPr>
          <w:rFonts w:ascii="Times New Roman" w:eastAsia="Times New Roman" w:hAnsi="Times New Roman" w:cs="Times New Roman"/>
          <w:sz w:val="24"/>
          <w:szCs w:val="24"/>
        </w:rPr>
        <w:t>, and we</w:t>
      </w:r>
      <w:r w:rsidR="000D7D8D">
        <w:rPr>
          <w:rFonts w:ascii="Times New Roman" w:eastAsia="Times New Roman" w:hAnsi="Times New Roman" w:cs="Times New Roman"/>
          <w:sz w:val="24"/>
          <w:szCs w:val="24"/>
        </w:rPr>
        <w:t xml:space="preserve"> found the</w:t>
      </w:r>
      <w:r w:rsidR="007D37FA">
        <w:rPr>
          <w:rFonts w:ascii="Times New Roman" w:eastAsia="Times New Roman" w:hAnsi="Times New Roman" w:cs="Times New Roman"/>
          <w:sz w:val="24"/>
          <w:szCs w:val="24"/>
        </w:rPr>
        <w:t xml:space="preserve"> maximum rate of decline (i.e., smallest lambda)</w:t>
      </w:r>
      <w:r w:rsidR="00D17883">
        <w:rPr>
          <w:rFonts w:ascii="Times New Roman" w:eastAsia="Times New Roman" w:hAnsi="Times New Roman" w:cs="Times New Roman"/>
          <w:sz w:val="24"/>
          <w:szCs w:val="24"/>
        </w:rPr>
        <w:t xml:space="preserve"> </w:t>
      </w:r>
      <w:r w:rsidR="00D842D3">
        <w:rPr>
          <w:rFonts w:ascii="Times New Roman" w:eastAsia="Times New Roman" w:hAnsi="Times New Roman" w:cs="Times New Roman"/>
          <w:sz w:val="24"/>
          <w:szCs w:val="24"/>
        </w:rPr>
        <w:t xml:space="preserve">between the high abundance phase and the </w:t>
      </w:r>
      <w:r w:rsidR="00633AB6">
        <w:rPr>
          <w:rFonts w:ascii="Times New Roman" w:eastAsia="Times New Roman" w:hAnsi="Times New Roman" w:cs="Times New Roman"/>
          <w:sz w:val="24"/>
          <w:szCs w:val="24"/>
        </w:rPr>
        <w:t>collapse</w:t>
      </w:r>
      <w:r w:rsidR="00D842D3">
        <w:rPr>
          <w:rFonts w:ascii="Times New Roman" w:eastAsia="Times New Roman" w:hAnsi="Times New Roman" w:cs="Times New Roman"/>
          <w:sz w:val="24"/>
          <w:szCs w:val="24"/>
        </w:rPr>
        <w:t xml:space="preserve"> phase</w:t>
      </w:r>
      <w:r w:rsidR="009F7D5E">
        <w:rPr>
          <w:rFonts w:ascii="Times New Roman" w:eastAsia="Times New Roman" w:hAnsi="Times New Roman" w:cs="Times New Roman"/>
          <w:sz w:val="24"/>
          <w:szCs w:val="24"/>
        </w:rPr>
        <w:t xml:space="preserve"> (criterion 2: </w:t>
      </w:r>
      <w:r w:rsidR="004B7926">
        <w:rPr>
          <w:rFonts w:ascii="Times New Roman" w:eastAsia="Times New Roman" w:hAnsi="Times New Roman" w:cs="Times New Roman"/>
          <w:sz w:val="24"/>
          <w:szCs w:val="24"/>
        </w:rPr>
        <w:t>decline</w:t>
      </w:r>
      <w:r w:rsidR="009F7D5E">
        <w:rPr>
          <w:rFonts w:ascii="Times New Roman" w:eastAsia="Times New Roman" w:hAnsi="Times New Roman" w:cs="Times New Roman"/>
          <w:sz w:val="24"/>
          <w:szCs w:val="24"/>
        </w:rPr>
        <w:t xml:space="preserve"> rate)</w:t>
      </w:r>
      <w:r w:rsidR="00D842D3">
        <w:rPr>
          <w:rFonts w:ascii="Times New Roman" w:eastAsia="Times New Roman" w:hAnsi="Times New Roman" w:cs="Times New Roman"/>
          <w:sz w:val="24"/>
          <w:szCs w:val="24"/>
        </w:rPr>
        <w:t>.</w:t>
      </w:r>
      <w:r w:rsidR="00F077F8">
        <w:rPr>
          <w:rFonts w:ascii="Times New Roman" w:eastAsia="Times New Roman" w:hAnsi="Times New Roman" w:cs="Times New Roman"/>
          <w:sz w:val="24"/>
          <w:szCs w:val="24"/>
        </w:rPr>
        <w:t xml:space="preserve">  We</w:t>
      </w:r>
      <w:r w:rsidR="008238BE">
        <w:rPr>
          <w:rFonts w:ascii="Times New Roman" w:eastAsia="Times New Roman" w:hAnsi="Times New Roman" w:cs="Times New Roman"/>
          <w:sz w:val="24"/>
          <w:szCs w:val="24"/>
        </w:rPr>
        <w:t xml:space="preserve"> then</w:t>
      </w:r>
      <w:r w:rsidR="00F077F8">
        <w:rPr>
          <w:rFonts w:ascii="Times New Roman" w:eastAsia="Times New Roman" w:hAnsi="Times New Roman" w:cs="Times New Roman"/>
          <w:sz w:val="24"/>
          <w:szCs w:val="24"/>
        </w:rPr>
        <w:t xml:space="preserve"> calculated the</w:t>
      </w:r>
      <w:r w:rsidR="008C6772">
        <w:rPr>
          <w:rFonts w:ascii="Times New Roman" w:eastAsia="Times New Roman" w:hAnsi="Times New Roman" w:cs="Times New Roman"/>
          <w:sz w:val="24"/>
          <w:szCs w:val="24"/>
        </w:rPr>
        <w:t xml:space="preserve"> </w:t>
      </w:r>
      <w:r w:rsidR="00F077F8">
        <w:rPr>
          <w:rFonts w:ascii="Times New Roman" w:eastAsia="Times New Roman" w:hAnsi="Times New Roman" w:cs="Times New Roman"/>
          <w:sz w:val="24"/>
          <w:szCs w:val="24"/>
        </w:rPr>
        <w:t xml:space="preserve">percent decline from the maximum </w:t>
      </w:r>
      <w:r w:rsidR="008C6772">
        <w:rPr>
          <w:rFonts w:ascii="Times New Roman" w:eastAsia="Times New Roman" w:hAnsi="Times New Roman" w:cs="Times New Roman"/>
          <w:sz w:val="24"/>
          <w:szCs w:val="24"/>
        </w:rPr>
        <w:t>abundance record</w:t>
      </w:r>
      <w:r w:rsidR="00F077F8">
        <w:rPr>
          <w:rFonts w:ascii="Times New Roman" w:eastAsia="Times New Roman" w:hAnsi="Times New Roman" w:cs="Times New Roman"/>
          <w:sz w:val="24"/>
          <w:szCs w:val="24"/>
        </w:rPr>
        <w:t xml:space="preserve"> with</w:t>
      </w:r>
      <w:r w:rsidR="008C6772">
        <w:rPr>
          <w:rFonts w:ascii="Times New Roman" w:eastAsia="Times New Roman" w:hAnsi="Times New Roman" w:cs="Times New Roman"/>
          <w:sz w:val="24"/>
          <w:szCs w:val="24"/>
        </w:rPr>
        <w:t>in</w:t>
      </w:r>
      <w:r w:rsidR="00F077F8">
        <w:rPr>
          <w:rFonts w:ascii="Times New Roman" w:eastAsia="Times New Roman" w:hAnsi="Times New Roman" w:cs="Times New Roman"/>
          <w:sz w:val="24"/>
          <w:szCs w:val="24"/>
        </w:rPr>
        <w:t xml:space="preserve"> the high abundance phase and </w:t>
      </w:r>
      <w:r w:rsidR="008C6772">
        <w:rPr>
          <w:rFonts w:ascii="Times New Roman" w:eastAsia="Times New Roman" w:hAnsi="Times New Roman" w:cs="Times New Roman"/>
          <w:sz w:val="24"/>
          <w:szCs w:val="24"/>
        </w:rPr>
        <w:t xml:space="preserve">smallest </w:t>
      </w:r>
      <w:r w:rsidR="00BB2067">
        <w:rPr>
          <w:rFonts w:ascii="Times New Roman" w:eastAsia="Times New Roman" w:hAnsi="Times New Roman" w:cs="Times New Roman"/>
          <w:sz w:val="24"/>
          <w:szCs w:val="24"/>
        </w:rPr>
        <w:t xml:space="preserve">abundance record in the </w:t>
      </w:r>
      <w:r w:rsidR="002067BB">
        <w:rPr>
          <w:rFonts w:ascii="Times New Roman" w:eastAsia="Times New Roman" w:hAnsi="Times New Roman" w:cs="Times New Roman"/>
          <w:sz w:val="24"/>
          <w:szCs w:val="24"/>
        </w:rPr>
        <w:t>collapse</w:t>
      </w:r>
      <w:r w:rsidR="00BB2067">
        <w:rPr>
          <w:rFonts w:ascii="Times New Roman" w:eastAsia="Times New Roman" w:hAnsi="Times New Roman" w:cs="Times New Roman"/>
          <w:sz w:val="24"/>
          <w:szCs w:val="24"/>
        </w:rPr>
        <w:t xml:space="preserve"> phase</w:t>
      </w:r>
      <w:r w:rsidR="004B7926">
        <w:rPr>
          <w:rFonts w:ascii="Times New Roman" w:eastAsia="Times New Roman" w:hAnsi="Times New Roman" w:cs="Times New Roman"/>
          <w:sz w:val="24"/>
          <w:szCs w:val="24"/>
        </w:rPr>
        <w:t xml:space="preserve"> (criterion 3: decline percent)</w:t>
      </w:r>
      <w:r w:rsidR="00295632">
        <w:rPr>
          <w:rFonts w:ascii="Times New Roman" w:eastAsia="Times New Roman" w:hAnsi="Times New Roman" w:cs="Times New Roman"/>
          <w:sz w:val="24"/>
          <w:szCs w:val="24"/>
        </w:rPr>
        <w:t xml:space="preserve">. </w:t>
      </w:r>
      <w:r w:rsidR="00761828">
        <w:rPr>
          <w:rFonts w:ascii="Times New Roman" w:eastAsia="Times New Roman" w:hAnsi="Times New Roman" w:cs="Times New Roman"/>
          <w:sz w:val="24"/>
          <w:szCs w:val="24"/>
        </w:rPr>
        <w:t xml:space="preserve"> Finally, we </w:t>
      </w:r>
      <w:r w:rsidR="00AA319A">
        <w:rPr>
          <w:rFonts w:ascii="Times New Roman" w:eastAsia="Times New Roman" w:hAnsi="Times New Roman" w:cs="Times New Roman"/>
          <w:sz w:val="24"/>
          <w:szCs w:val="24"/>
        </w:rPr>
        <w:t xml:space="preserve">found the number of consecutive records that </w:t>
      </w:r>
      <w:r w:rsidR="00681F15">
        <w:rPr>
          <w:rFonts w:ascii="Times New Roman" w:eastAsia="Times New Roman" w:hAnsi="Times New Roman" w:cs="Times New Roman"/>
          <w:sz w:val="24"/>
          <w:szCs w:val="24"/>
        </w:rPr>
        <w:t>had ≥</w:t>
      </w:r>
      <w:r w:rsidR="00AA319A">
        <w:rPr>
          <w:rFonts w:ascii="Times New Roman" w:eastAsia="Times New Roman" w:hAnsi="Times New Roman" w:cs="Times New Roman"/>
          <w:sz w:val="24"/>
          <w:szCs w:val="24"/>
        </w:rPr>
        <w:t xml:space="preserve"> 90% </w:t>
      </w:r>
      <w:r w:rsidR="000D1E99">
        <w:rPr>
          <w:rFonts w:ascii="Times New Roman" w:eastAsia="Times New Roman" w:hAnsi="Times New Roman" w:cs="Times New Roman"/>
          <w:sz w:val="24"/>
          <w:szCs w:val="24"/>
        </w:rPr>
        <w:t xml:space="preserve">decline between the maximum value with the high abundance phase and the </w:t>
      </w:r>
      <w:r w:rsidR="00DA1811">
        <w:rPr>
          <w:rFonts w:ascii="Times New Roman" w:eastAsia="Times New Roman" w:hAnsi="Times New Roman" w:cs="Times New Roman"/>
          <w:sz w:val="24"/>
          <w:szCs w:val="24"/>
        </w:rPr>
        <w:t>decline phase</w:t>
      </w:r>
      <w:r w:rsidR="004B7926">
        <w:rPr>
          <w:rFonts w:ascii="Times New Roman" w:eastAsia="Times New Roman" w:hAnsi="Times New Roman" w:cs="Times New Roman"/>
          <w:sz w:val="24"/>
          <w:szCs w:val="24"/>
        </w:rPr>
        <w:t xml:space="preserve"> (criterion 4: </w:t>
      </w:r>
      <w:r w:rsidR="00CF2B00">
        <w:rPr>
          <w:rFonts w:ascii="Times New Roman" w:eastAsia="Times New Roman" w:hAnsi="Times New Roman" w:cs="Times New Roman"/>
          <w:sz w:val="24"/>
          <w:szCs w:val="24"/>
        </w:rPr>
        <w:t>stable bust)</w:t>
      </w:r>
      <w:r w:rsidR="00DA1811">
        <w:rPr>
          <w:rFonts w:ascii="Times New Roman" w:eastAsia="Times New Roman" w:hAnsi="Times New Roman" w:cs="Times New Roman"/>
          <w:sz w:val="24"/>
          <w:szCs w:val="24"/>
        </w:rPr>
        <w:t>.</w:t>
      </w:r>
      <w:r w:rsidR="00E46926">
        <w:rPr>
          <w:rFonts w:ascii="Times New Roman" w:eastAsia="Times New Roman" w:hAnsi="Times New Roman" w:cs="Times New Roman"/>
          <w:sz w:val="24"/>
          <w:szCs w:val="24"/>
        </w:rPr>
        <w:t xml:space="preserve">  </w:t>
      </w:r>
      <w:r w:rsidR="001F1F7F">
        <w:rPr>
          <w:rFonts w:ascii="Times New Roman" w:eastAsia="Times New Roman" w:hAnsi="Times New Roman" w:cs="Times New Roman"/>
          <w:sz w:val="24"/>
          <w:szCs w:val="24"/>
        </w:rPr>
        <w:t xml:space="preserve"> </w:t>
      </w:r>
      <w:r w:rsidR="00AC1C98">
        <w:rPr>
          <w:rFonts w:ascii="Times New Roman" w:eastAsia="Times New Roman" w:hAnsi="Times New Roman" w:cs="Times New Roman"/>
          <w:sz w:val="24"/>
          <w:szCs w:val="24"/>
        </w:rPr>
        <w:t>Time series that met all four criteria were classified as</w:t>
      </w:r>
      <w:r w:rsidR="00DA0631">
        <w:rPr>
          <w:rFonts w:ascii="Times New Roman" w:eastAsia="Times New Roman" w:hAnsi="Times New Roman" w:cs="Times New Roman"/>
          <w:sz w:val="24"/>
          <w:szCs w:val="24"/>
        </w:rPr>
        <w:t xml:space="preserve"> “boom-bust”</w:t>
      </w:r>
      <w:r w:rsidR="00CB5F15">
        <w:rPr>
          <w:rFonts w:ascii="Times New Roman" w:eastAsia="Times New Roman" w:hAnsi="Times New Roman" w:cs="Times New Roman"/>
          <w:sz w:val="24"/>
          <w:szCs w:val="24"/>
        </w:rPr>
        <w:t xml:space="preserve"> and</w:t>
      </w:r>
      <w:r w:rsidR="00DA0631">
        <w:rPr>
          <w:rFonts w:ascii="Times New Roman" w:eastAsia="Times New Roman" w:hAnsi="Times New Roman" w:cs="Times New Roman"/>
          <w:sz w:val="24"/>
          <w:szCs w:val="24"/>
        </w:rPr>
        <w:t xml:space="preserve"> represent</w:t>
      </w:r>
      <w:r w:rsidR="00CD6F70">
        <w:rPr>
          <w:rFonts w:ascii="Times New Roman" w:eastAsia="Times New Roman" w:hAnsi="Times New Roman" w:cs="Times New Roman"/>
          <w:sz w:val="24"/>
          <w:szCs w:val="24"/>
        </w:rPr>
        <w:t>s</w:t>
      </w:r>
      <w:r w:rsidR="006448C9">
        <w:rPr>
          <w:rFonts w:ascii="Times New Roman" w:eastAsia="Times New Roman" w:hAnsi="Times New Roman" w:cs="Times New Roman"/>
          <w:sz w:val="24"/>
          <w:szCs w:val="24"/>
        </w:rPr>
        <w:t xml:space="preserve"> good examples of the phenomenon</w:t>
      </w:r>
      <w:r w:rsidR="0076734E">
        <w:rPr>
          <w:rFonts w:ascii="Times New Roman" w:eastAsia="Times New Roman" w:hAnsi="Times New Roman" w:cs="Times New Roman"/>
          <w:sz w:val="24"/>
          <w:szCs w:val="24"/>
        </w:rPr>
        <w:t xml:space="preserve">.  </w:t>
      </w:r>
    </w:p>
    <w:p w14:paraId="38345AD6" w14:textId="2E4334EE" w:rsidR="003B0332" w:rsidRDefault="00CB5F15" w:rsidP="0031179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compiling and classifying the time series, we noticed that some time-series </w:t>
      </w:r>
      <w:r w:rsidR="004C5CCB">
        <w:rPr>
          <w:rFonts w:ascii="Times New Roman" w:eastAsia="Times New Roman" w:hAnsi="Times New Roman" w:cs="Times New Roman"/>
          <w:sz w:val="24"/>
          <w:szCs w:val="24"/>
        </w:rPr>
        <w:t>began when abundances were already high</w:t>
      </w:r>
      <w:r w:rsidR="00A15E94">
        <w:rPr>
          <w:rFonts w:ascii="Times New Roman" w:eastAsia="Times New Roman" w:hAnsi="Times New Roman" w:cs="Times New Roman"/>
          <w:sz w:val="24"/>
          <w:szCs w:val="24"/>
        </w:rPr>
        <w:t xml:space="preserve">, some time series </w:t>
      </w:r>
      <w:r w:rsidR="004C5CCB">
        <w:rPr>
          <w:rFonts w:ascii="Times New Roman" w:eastAsia="Times New Roman" w:hAnsi="Times New Roman" w:cs="Times New Roman"/>
          <w:sz w:val="24"/>
          <w:szCs w:val="24"/>
        </w:rPr>
        <w:t>did not continue records after the</w:t>
      </w:r>
      <w:r w:rsidR="00FA23C1">
        <w:rPr>
          <w:rFonts w:ascii="Times New Roman" w:eastAsia="Times New Roman" w:hAnsi="Times New Roman" w:cs="Times New Roman"/>
          <w:sz w:val="24"/>
          <w:szCs w:val="24"/>
        </w:rPr>
        <w:t xml:space="preserve"> populations </w:t>
      </w:r>
      <w:r w:rsidR="002D6721">
        <w:rPr>
          <w:rFonts w:ascii="Times New Roman" w:eastAsia="Times New Roman" w:hAnsi="Times New Roman" w:cs="Times New Roman"/>
          <w:sz w:val="24"/>
          <w:szCs w:val="24"/>
        </w:rPr>
        <w:t>first</w:t>
      </w:r>
      <w:r w:rsidR="00FA23C1">
        <w:rPr>
          <w:rFonts w:ascii="Times New Roman" w:eastAsia="Times New Roman" w:hAnsi="Times New Roman" w:cs="Times New Roman"/>
          <w:sz w:val="24"/>
          <w:szCs w:val="24"/>
        </w:rPr>
        <w:t xml:space="preserve"> declined</w:t>
      </w:r>
      <w:r w:rsidR="00A15E94">
        <w:rPr>
          <w:rFonts w:ascii="Times New Roman" w:eastAsia="Times New Roman" w:hAnsi="Times New Roman" w:cs="Times New Roman"/>
          <w:sz w:val="24"/>
          <w:szCs w:val="24"/>
        </w:rPr>
        <w:t>, and some time series had slow rates of decline</w:t>
      </w:r>
      <w:r w:rsidR="00FA23C1">
        <w:rPr>
          <w:rFonts w:ascii="Times New Roman" w:eastAsia="Times New Roman" w:hAnsi="Times New Roman" w:cs="Times New Roman"/>
          <w:sz w:val="24"/>
          <w:szCs w:val="24"/>
        </w:rPr>
        <w:t xml:space="preserve">. </w:t>
      </w:r>
      <w:r w:rsidR="001E33FE">
        <w:rPr>
          <w:rFonts w:ascii="Times New Roman" w:eastAsia="Times New Roman" w:hAnsi="Times New Roman" w:cs="Times New Roman"/>
          <w:sz w:val="24"/>
          <w:szCs w:val="24"/>
        </w:rPr>
        <w:t>W</w:t>
      </w:r>
      <w:r w:rsidR="00FA23C1">
        <w:rPr>
          <w:rFonts w:ascii="Times New Roman" w:eastAsia="Times New Roman" w:hAnsi="Times New Roman" w:cs="Times New Roman"/>
          <w:sz w:val="24"/>
          <w:szCs w:val="24"/>
        </w:rPr>
        <w:t xml:space="preserve">hile these time-series </w:t>
      </w:r>
      <w:r w:rsidR="001E33FE">
        <w:rPr>
          <w:rFonts w:ascii="Times New Roman" w:eastAsia="Times New Roman" w:hAnsi="Times New Roman" w:cs="Times New Roman"/>
          <w:sz w:val="24"/>
          <w:szCs w:val="24"/>
        </w:rPr>
        <w:t>did not have enough observation</w:t>
      </w:r>
      <w:r w:rsidR="00C5017F">
        <w:rPr>
          <w:rFonts w:ascii="Times New Roman" w:eastAsia="Times New Roman" w:hAnsi="Times New Roman" w:cs="Times New Roman"/>
          <w:sz w:val="24"/>
          <w:szCs w:val="24"/>
        </w:rPr>
        <w:t>s</w:t>
      </w:r>
      <w:r w:rsidR="001E33FE">
        <w:rPr>
          <w:rFonts w:ascii="Times New Roman" w:eastAsia="Times New Roman" w:hAnsi="Times New Roman" w:cs="Times New Roman"/>
          <w:sz w:val="24"/>
          <w:szCs w:val="24"/>
        </w:rPr>
        <w:t xml:space="preserve"> to be certain they met our definition of a boom-bust, they did provide some support that a boom-bust may have occurred. Thus, we</w:t>
      </w:r>
      <w:r w:rsidR="00C5017F">
        <w:rPr>
          <w:rFonts w:ascii="Times New Roman" w:eastAsia="Times New Roman" w:hAnsi="Times New Roman" w:cs="Times New Roman"/>
          <w:sz w:val="24"/>
          <w:szCs w:val="24"/>
        </w:rPr>
        <w:t xml:space="preserve"> classified these data based off the degree of support they presented for a boom-bust.</w:t>
      </w:r>
      <w:r w:rsidR="001E33FE">
        <w:rPr>
          <w:rFonts w:ascii="Times New Roman" w:eastAsia="Times New Roman" w:hAnsi="Times New Roman" w:cs="Times New Roman"/>
          <w:sz w:val="24"/>
          <w:szCs w:val="24"/>
        </w:rPr>
        <w:t xml:space="preserve">  </w:t>
      </w:r>
      <w:r w:rsidR="00742613">
        <w:rPr>
          <w:rFonts w:ascii="Times New Roman" w:eastAsia="Times New Roman" w:hAnsi="Times New Roman" w:cs="Times New Roman"/>
          <w:sz w:val="24"/>
          <w:szCs w:val="24"/>
        </w:rPr>
        <w:t>Some</w:t>
      </w:r>
      <w:r w:rsidR="0076734E">
        <w:rPr>
          <w:rFonts w:ascii="Times New Roman" w:eastAsia="Times New Roman" w:hAnsi="Times New Roman" w:cs="Times New Roman"/>
          <w:sz w:val="24"/>
          <w:szCs w:val="24"/>
        </w:rPr>
        <w:t xml:space="preserve"> time </w:t>
      </w:r>
      <w:r w:rsidR="0017727A">
        <w:rPr>
          <w:rFonts w:ascii="Times New Roman" w:eastAsia="Times New Roman" w:hAnsi="Times New Roman" w:cs="Times New Roman"/>
          <w:sz w:val="24"/>
          <w:szCs w:val="24"/>
        </w:rPr>
        <w:t>series</w:t>
      </w:r>
      <w:r w:rsidR="0076734E">
        <w:rPr>
          <w:rFonts w:ascii="Times New Roman" w:eastAsia="Times New Roman" w:hAnsi="Times New Roman" w:cs="Times New Roman"/>
          <w:sz w:val="24"/>
          <w:szCs w:val="24"/>
        </w:rPr>
        <w:t xml:space="preserve"> </w:t>
      </w:r>
      <w:r w:rsidR="0017727A">
        <w:rPr>
          <w:rFonts w:ascii="Times New Roman" w:eastAsia="Times New Roman" w:hAnsi="Times New Roman" w:cs="Times New Roman"/>
          <w:sz w:val="24"/>
          <w:szCs w:val="24"/>
        </w:rPr>
        <w:t>met criteria</w:t>
      </w:r>
      <w:r w:rsidR="000B41A4">
        <w:rPr>
          <w:rFonts w:ascii="Times New Roman" w:eastAsia="Times New Roman" w:hAnsi="Times New Roman" w:cs="Times New Roman"/>
          <w:sz w:val="24"/>
          <w:szCs w:val="24"/>
        </w:rPr>
        <w:t xml:space="preserve"> 1-3</w:t>
      </w:r>
      <w:r w:rsidR="00C5017F">
        <w:rPr>
          <w:rFonts w:ascii="Times New Roman" w:eastAsia="Times New Roman" w:hAnsi="Times New Roman" w:cs="Times New Roman"/>
          <w:sz w:val="24"/>
          <w:szCs w:val="24"/>
        </w:rPr>
        <w:t>,</w:t>
      </w:r>
      <w:r w:rsidR="001D0D22">
        <w:rPr>
          <w:rFonts w:ascii="Times New Roman" w:eastAsia="Times New Roman" w:hAnsi="Times New Roman" w:cs="Times New Roman"/>
          <w:sz w:val="24"/>
          <w:szCs w:val="24"/>
        </w:rPr>
        <w:t xml:space="preserve"> </w:t>
      </w:r>
      <w:r w:rsidR="000B41A4">
        <w:rPr>
          <w:rFonts w:ascii="Times New Roman" w:eastAsia="Times New Roman" w:hAnsi="Times New Roman" w:cs="Times New Roman"/>
          <w:sz w:val="24"/>
          <w:szCs w:val="24"/>
        </w:rPr>
        <w:t xml:space="preserve">but the fit to criterion 4 was unknown because records ceased after the first observation of </w:t>
      </w:r>
      <w:r w:rsidR="00742613">
        <w:rPr>
          <w:rFonts w:ascii="Times New Roman" w:eastAsia="Times New Roman" w:hAnsi="Times New Roman" w:cs="Times New Roman"/>
          <w:sz w:val="24"/>
          <w:szCs w:val="24"/>
        </w:rPr>
        <w:t>≥ 90% decline from the maximum. We</w:t>
      </w:r>
      <w:r w:rsidR="001D0D22">
        <w:rPr>
          <w:rFonts w:ascii="Times New Roman" w:eastAsia="Times New Roman" w:hAnsi="Times New Roman" w:cs="Times New Roman"/>
          <w:sz w:val="24"/>
          <w:szCs w:val="24"/>
        </w:rPr>
        <w:t xml:space="preserve"> classified the</w:t>
      </w:r>
      <w:r w:rsidR="00742613">
        <w:rPr>
          <w:rFonts w:ascii="Times New Roman" w:eastAsia="Times New Roman" w:hAnsi="Times New Roman" w:cs="Times New Roman"/>
          <w:sz w:val="24"/>
          <w:szCs w:val="24"/>
        </w:rPr>
        <w:t>se</w:t>
      </w:r>
      <w:r w:rsidR="001D0D22">
        <w:rPr>
          <w:rFonts w:ascii="Times New Roman" w:eastAsia="Times New Roman" w:hAnsi="Times New Roman" w:cs="Times New Roman"/>
          <w:sz w:val="24"/>
          <w:szCs w:val="24"/>
        </w:rPr>
        <w:t xml:space="preserve"> time series as a “boom-bust sustained unknown”</w:t>
      </w:r>
      <w:r w:rsidR="00F73244">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meaning</w:t>
      </w:r>
      <w:r w:rsidR="00F73244">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we</w:t>
      </w:r>
      <w:r w:rsidR="00F73244">
        <w:rPr>
          <w:rFonts w:ascii="Times New Roman" w:eastAsia="Times New Roman" w:hAnsi="Times New Roman" w:cs="Times New Roman"/>
          <w:sz w:val="24"/>
          <w:szCs w:val="24"/>
        </w:rPr>
        <w:t xml:space="preserve"> ha</w:t>
      </w:r>
      <w:r w:rsidR="006448C9">
        <w:rPr>
          <w:rFonts w:ascii="Times New Roman" w:eastAsia="Times New Roman" w:hAnsi="Times New Roman" w:cs="Times New Roman"/>
          <w:sz w:val="24"/>
          <w:szCs w:val="24"/>
        </w:rPr>
        <w:t>d</w:t>
      </w:r>
      <w:r w:rsidR="00F73244">
        <w:rPr>
          <w:rFonts w:ascii="Times New Roman" w:eastAsia="Times New Roman" w:hAnsi="Times New Roman" w:cs="Times New Roman"/>
          <w:sz w:val="24"/>
          <w:szCs w:val="24"/>
        </w:rPr>
        <w:t xml:space="preserve"> some confidence that a boom-bust </w:t>
      </w:r>
      <w:r w:rsidR="00AC3AEE">
        <w:rPr>
          <w:rFonts w:ascii="Times New Roman" w:eastAsia="Times New Roman" w:hAnsi="Times New Roman" w:cs="Times New Roman"/>
          <w:sz w:val="24"/>
          <w:szCs w:val="24"/>
        </w:rPr>
        <w:t>occurred,</w:t>
      </w:r>
      <w:r w:rsidR="00F73244">
        <w:rPr>
          <w:rFonts w:ascii="Times New Roman" w:eastAsia="Times New Roman" w:hAnsi="Times New Roman" w:cs="Times New Roman"/>
          <w:sz w:val="24"/>
          <w:szCs w:val="24"/>
        </w:rPr>
        <w:t xml:space="preserve"> but </w:t>
      </w:r>
      <w:r w:rsidR="00B118B5">
        <w:rPr>
          <w:rFonts w:ascii="Times New Roman" w:eastAsia="Times New Roman" w:hAnsi="Times New Roman" w:cs="Times New Roman"/>
          <w:sz w:val="24"/>
          <w:szCs w:val="24"/>
        </w:rPr>
        <w:t xml:space="preserve">we </w:t>
      </w:r>
      <w:r w:rsidR="006448C9">
        <w:rPr>
          <w:rFonts w:ascii="Times New Roman" w:eastAsia="Times New Roman" w:hAnsi="Times New Roman" w:cs="Times New Roman"/>
          <w:sz w:val="24"/>
          <w:szCs w:val="24"/>
        </w:rPr>
        <w:t xml:space="preserve">were </w:t>
      </w:r>
      <w:r w:rsidR="00F73244">
        <w:rPr>
          <w:rFonts w:ascii="Times New Roman" w:eastAsia="Times New Roman" w:hAnsi="Times New Roman" w:cs="Times New Roman"/>
          <w:sz w:val="24"/>
          <w:szCs w:val="24"/>
        </w:rPr>
        <w:t xml:space="preserve">uncertain </w:t>
      </w:r>
      <w:r w:rsidR="006448C9">
        <w:rPr>
          <w:rFonts w:ascii="Times New Roman" w:eastAsia="Times New Roman" w:hAnsi="Times New Roman" w:cs="Times New Roman"/>
          <w:sz w:val="24"/>
          <w:szCs w:val="24"/>
        </w:rPr>
        <w:t xml:space="preserve">whether </w:t>
      </w:r>
      <w:r w:rsidR="00F73244">
        <w:rPr>
          <w:rFonts w:ascii="Times New Roman" w:eastAsia="Times New Roman" w:hAnsi="Times New Roman" w:cs="Times New Roman"/>
          <w:sz w:val="24"/>
          <w:szCs w:val="24"/>
        </w:rPr>
        <w:t xml:space="preserve">the bust was sustained.  </w:t>
      </w:r>
      <w:r w:rsidR="009270AD">
        <w:rPr>
          <w:rFonts w:ascii="Times New Roman" w:eastAsia="Times New Roman" w:hAnsi="Times New Roman" w:cs="Times New Roman"/>
          <w:sz w:val="24"/>
          <w:szCs w:val="24"/>
        </w:rPr>
        <w:t xml:space="preserve">Some time series </w:t>
      </w:r>
      <w:r w:rsidR="00084DFE">
        <w:rPr>
          <w:rFonts w:ascii="Times New Roman" w:eastAsia="Times New Roman" w:hAnsi="Times New Roman" w:cs="Times New Roman"/>
          <w:sz w:val="24"/>
          <w:szCs w:val="24"/>
        </w:rPr>
        <w:t xml:space="preserve">met the criteria for a bust (i.e., </w:t>
      </w:r>
      <w:r w:rsidR="00655015">
        <w:rPr>
          <w:rFonts w:ascii="Times New Roman" w:eastAsia="Times New Roman" w:hAnsi="Times New Roman" w:cs="Times New Roman"/>
          <w:sz w:val="24"/>
          <w:szCs w:val="24"/>
        </w:rPr>
        <w:t>criteria 2-4)</w:t>
      </w:r>
      <w:r w:rsidR="00084DFE">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but the fit to criterion 1 was</w:t>
      </w:r>
      <w:r w:rsidR="00084DFE">
        <w:rPr>
          <w:rFonts w:ascii="Times New Roman" w:eastAsia="Times New Roman" w:hAnsi="Times New Roman" w:cs="Times New Roman"/>
          <w:sz w:val="24"/>
          <w:szCs w:val="24"/>
        </w:rPr>
        <w:t xml:space="preserve"> unknown</w:t>
      </w:r>
      <w:r w:rsidR="00D84645">
        <w:rPr>
          <w:rFonts w:ascii="Times New Roman" w:eastAsia="Times New Roman" w:hAnsi="Times New Roman" w:cs="Times New Roman"/>
          <w:sz w:val="24"/>
          <w:szCs w:val="24"/>
        </w:rPr>
        <w:t xml:space="preserve"> because records began during the high abundance phase</w:t>
      </w:r>
      <w:r w:rsidR="00612AFA">
        <w:rPr>
          <w:rFonts w:ascii="Times New Roman" w:eastAsia="Times New Roman" w:hAnsi="Times New Roman" w:cs="Times New Roman"/>
          <w:sz w:val="24"/>
          <w:szCs w:val="24"/>
        </w:rPr>
        <w:t xml:space="preserve">. For </w:t>
      </w:r>
      <w:r w:rsidR="006A2A1B">
        <w:rPr>
          <w:rFonts w:ascii="Times New Roman" w:eastAsia="Times New Roman" w:hAnsi="Times New Roman" w:cs="Times New Roman"/>
          <w:sz w:val="24"/>
          <w:szCs w:val="24"/>
        </w:rPr>
        <w:t>these cases</w:t>
      </w:r>
      <w:r w:rsidR="00612AFA">
        <w:rPr>
          <w:rFonts w:ascii="Times New Roman" w:eastAsia="Times New Roman" w:hAnsi="Times New Roman" w:cs="Times New Roman"/>
          <w:sz w:val="24"/>
          <w:szCs w:val="24"/>
        </w:rPr>
        <w:t>, we had strong confidence that a bust</w:t>
      </w:r>
      <w:r w:rsidR="006A2A1B">
        <w:rPr>
          <w:rFonts w:ascii="Times New Roman" w:eastAsia="Times New Roman" w:hAnsi="Times New Roman" w:cs="Times New Roman"/>
          <w:sz w:val="24"/>
          <w:szCs w:val="24"/>
        </w:rPr>
        <w:t xml:space="preserve"> had</w:t>
      </w:r>
      <w:r w:rsidR="00646ED8">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occurred</w:t>
      </w:r>
      <w:r w:rsidR="00D75A24">
        <w:rPr>
          <w:rFonts w:ascii="Times New Roman" w:eastAsia="Times New Roman" w:hAnsi="Times New Roman" w:cs="Times New Roman"/>
          <w:sz w:val="24"/>
          <w:szCs w:val="24"/>
        </w:rPr>
        <w:t>,</w:t>
      </w:r>
      <w:r w:rsidR="00612AFA">
        <w:rPr>
          <w:rFonts w:ascii="Times New Roman" w:eastAsia="Times New Roman" w:hAnsi="Times New Roman" w:cs="Times New Roman"/>
          <w:sz w:val="24"/>
          <w:szCs w:val="24"/>
        </w:rPr>
        <w:t xml:space="preserve"> but we were uncertain if the rate was fast enough to be considered a </w:t>
      </w:r>
      <w:r w:rsidR="006A2A1B">
        <w:rPr>
          <w:rFonts w:ascii="Times New Roman" w:eastAsia="Times New Roman" w:hAnsi="Times New Roman" w:cs="Times New Roman"/>
          <w:sz w:val="24"/>
          <w:szCs w:val="24"/>
        </w:rPr>
        <w:t>boom</w:t>
      </w:r>
      <w:r w:rsidR="00612AFA">
        <w:rPr>
          <w:rFonts w:ascii="Times New Roman" w:eastAsia="Times New Roman" w:hAnsi="Times New Roman" w:cs="Times New Roman"/>
          <w:sz w:val="24"/>
          <w:szCs w:val="24"/>
        </w:rPr>
        <w:t>, so we classified these time series as “</w:t>
      </w:r>
      <w:r w:rsidR="004364B8">
        <w:rPr>
          <w:rFonts w:ascii="Times New Roman" w:eastAsia="Times New Roman" w:hAnsi="Times New Roman" w:cs="Times New Roman"/>
          <w:sz w:val="24"/>
          <w:szCs w:val="24"/>
        </w:rPr>
        <w:t>bust with unclear boom</w:t>
      </w:r>
      <w:r w:rsidR="005538C5">
        <w:rPr>
          <w:rFonts w:ascii="Times New Roman" w:eastAsia="Times New Roman" w:hAnsi="Times New Roman" w:cs="Times New Roman"/>
          <w:sz w:val="24"/>
          <w:szCs w:val="24"/>
        </w:rPr>
        <w:t>”.</w:t>
      </w:r>
      <w:r w:rsidR="00A272EF">
        <w:rPr>
          <w:rFonts w:ascii="Times New Roman" w:eastAsia="Times New Roman" w:hAnsi="Times New Roman" w:cs="Times New Roman"/>
          <w:sz w:val="24"/>
          <w:szCs w:val="24"/>
        </w:rPr>
        <w:t xml:space="preserve"> </w:t>
      </w:r>
    </w:p>
    <w:p w14:paraId="508DCED1" w14:textId="157DDDA8" w:rsidR="001805BA" w:rsidRDefault="001805B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279E9A5" w14:textId="6EAAA589" w:rsidR="00FE56CF" w:rsidRPr="00605F58" w:rsidRDefault="00760511" w:rsidP="00605F5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Time Series Classification</w:t>
      </w:r>
    </w:p>
    <w:p w14:paraId="7279E9A8" w14:textId="73213746" w:rsidR="00FE56CF" w:rsidRDefault="00C4475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figures and appendices of </w:t>
      </w:r>
      <w:r w:rsidR="00030804">
        <w:rPr>
          <w:rFonts w:ascii="Times New Roman" w:eastAsia="Times New Roman" w:hAnsi="Times New Roman" w:cs="Times New Roman"/>
          <w:sz w:val="24"/>
          <w:szCs w:val="24"/>
        </w:rPr>
        <w:t xml:space="preserve">72 relevant studies </w:t>
      </w:r>
      <w:r w:rsidR="004A0A57">
        <w:rPr>
          <w:rFonts w:ascii="Times New Roman" w:eastAsia="Times New Roman" w:hAnsi="Times New Roman" w:cs="Times New Roman"/>
          <w:sz w:val="24"/>
          <w:szCs w:val="24"/>
        </w:rPr>
        <w:t>we compiled a set of</w:t>
      </w:r>
      <w:r w:rsidR="00030804">
        <w:rPr>
          <w:rFonts w:ascii="Times New Roman" w:eastAsia="Times New Roman" w:hAnsi="Times New Roman" w:cs="Times New Roman"/>
          <w:sz w:val="24"/>
          <w:szCs w:val="24"/>
        </w:rPr>
        <w:t xml:space="preserve"> </w:t>
      </w:r>
      <w:r w:rsidR="003F4466">
        <w:rPr>
          <w:rFonts w:ascii="Times New Roman" w:eastAsia="Times New Roman" w:hAnsi="Times New Roman" w:cs="Times New Roman"/>
          <w:sz w:val="24"/>
          <w:szCs w:val="24"/>
        </w:rPr>
        <w:t xml:space="preserve">452 </w:t>
      </w:r>
      <w:r w:rsidR="004A0A57">
        <w:rPr>
          <w:rFonts w:ascii="Times New Roman" w:eastAsia="Times New Roman" w:hAnsi="Times New Roman" w:cs="Times New Roman"/>
          <w:sz w:val="24"/>
          <w:szCs w:val="24"/>
        </w:rPr>
        <w:t xml:space="preserve">time series </w:t>
      </w:r>
      <w:r w:rsidR="00760511">
        <w:rPr>
          <w:rFonts w:ascii="Times New Roman" w:eastAsia="Times New Roman" w:hAnsi="Times New Roman" w:cs="Times New Roman"/>
          <w:sz w:val="24"/>
          <w:szCs w:val="24"/>
        </w:rPr>
        <w:t>(Fig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8F64FB">
        <w:rPr>
          <w:rFonts w:ascii="Times New Roman" w:eastAsia="Times New Roman" w:hAnsi="Times New Roman" w:cs="Times New Roman"/>
          <w:sz w:val="24"/>
          <w:szCs w:val="24"/>
        </w:rPr>
        <w:t>. A</w:t>
      </w:r>
      <w:r w:rsidR="00030804">
        <w:rPr>
          <w:rFonts w:ascii="Times New Roman" w:eastAsia="Times New Roman" w:hAnsi="Times New Roman" w:cs="Times New Roman"/>
          <w:sz w:val="24"/>
          <w:szCs w:val="24"/>
        </w:rPr>
        <w:t xml:space="preserve"> full list of these studies and </w:t>
      </w:r>
      <w:r w:rsidR="004A24DE">
        <w:rPr>
          <w:rFonts w:ascii="Times New Roman" w:eastAsia="Times New Roman" w:hAnsi="Times New Roman" w:cs="Times New Roman"/>
          <w:sz w:val="24"/>
          <w:szCs w:val="24"/>
        </w:rPr>
        <w:t>plots for the</w:t>
      </w:r>
      <w:r w:rsidR="00030804">
        <w:rPr>
          <w:rFonts w:ascii="Times New Roman" w:eastAsia="Times New Roman" w:hAnsi="Times New Roman" w:cs="Times New Roman"/>
          <w:sz w:val="24"/>
          <w:szCs w:val="24"/>
        </w:rPr>
        <w:t xml:space="preserve"> time series </w:t>
      </w:r>
      <w:r w:rsidR="00B97A24">
        <w:rPr>
          <w:rFonts w:ascii="Times New Roman" w:eastAsia="Times New Roman" w:hAnsi="Times New Roman" w:cs="Times New Roman"/>
          <w:sz w:val="24"/>
          <w:szCs w:val="24"/>
        </w:rPr>
        <w:t xml:space="preserve">were </w:t>
      </w:r>
      <w:r w:rsidR="00030804">
        <w:rPr>
          <w:rFonts w:ascii="Times New Roman" w:eastAsia="Times New Roman" w:hAnsi="Times New Roman" w:cs="Times New Roman"/>
          <w:sz w:val="24"/>
          <w:szCs w:val="24"/>
        </w:rPr>
        <w:t xml:space="preserve">included in the </w:t>
      </w:r>
      <w:commentRangeStart w:id="3"/>
      <w:r w:rsidR="00030804">
        <w:rPr>
          <w:rFonts w:ascii="Times New Roman" w:eastAsia="Times New Roman" w:hAnsi="Times New Roman" w:cs="Times New Roman"/>
          <w:sz w:val="24"/>
          <w:szCs w:val="24"/>
        </w:rPr>
        <w:t>Appendix XXX</w:t>
      </w:r>
      <w:commentRangeEnd w:id="3"/>
      <w:r w:rsidR="00030804">
        <w:rPr>
          <w:rStyle w:val="CommentReference"/>
        </w:rPr>
        <w:commentReference w:id="3"/>
      </w:r>
      <w:r w:rsidR="00030804">
        <w:rPr>
          <w:rFonts w:ascii="Times New Roman" w:eastAsia="Times New Roman" w:hAnsi="Times New Roman" w:cs="Times New Roman"/>
          <w:sz w:val="24"/>
          <w:szCs w:val="24"/>
        </w:rPr>
        <w:t xml:space="preserve">.  </w:t>
      </w:r>
      <w:r w:rsidR="005B054C">
        <w:rPr>
          <w:rFonts w:ascii="Times New Roman" w:eastAsia="Times New Roman" w:hAnsi="Times New Roman" w:cs="Times New Roman"/>
          <w:sz w:val="24"/>
          <w:szCs w:val="24"/>
        </w:rPr>
        <w:t>25</w:t>
      </w:r>
      <w:r w:rsidR="001D5BD3">
        <w:rPr>
          <w:rFonts w:ascii="Times New Roman" w:eastAsia="Times New Roman" w:hAnsi="Times New Roman" w:cs="Times New Roman"/>
          <w:sz w:val="24"/>
          <w:szCs w:val="24"/>
        </w:rPr>
        <w:t>7</w:t>
      </w:r>
      <w:r w:rsidR="005B054C">
        <w:rPr>
          <w:rFonts w:ascii="Times New Roman" w:eastAsia="Times New Roman" w:hAnsi="Times New Roman" w:cs="Times New Roman"/>
          <w:sz w:val="24"/>
          <w:szCs w:val="24"/>
        </w:rPr>
        <w:t xml:space="preserve"> of these 4</w:t>
      </w:r>
      <w:r w:rsidR="008E4363">
        <w:rPr>
          <w:rFonts w:ascii="Times New Roman" w:eastAsia="Times New Roman" w:hAnsi="Times New Roman" w:cs="Times New Roman"/>
          <w:sz w:val="24"/>
          <w:szCs w:val="24"/>
        </w:rPr>
        <w:t>52</w:t>
      </w:r>
      <w:r w:rsidR="005B054C">
        <w:rPr>
          <w:rFonts w:ascii="Times New Roman" w:eastAsia="Times New Roman" w:hAnsi="Times New Roman" w:cs="Times New Roman"/>
          <w:sz w:val="24"/>
          <w:szCs w:val="24"/>
        </w:rPr>
        <w:t xml:space="preserve"> timeseries were excluded because they were too short, </w:t>
      </w:r>
      <w:r w:rsidR="00B97A24">
        <w:rPr>
          <w:rFonts w:ascii="Times New Roman" w:eastAsia="Times New Roman" w:hAnsi="Times New Roman" w:cs="Times New Roman"/>
          <w:sz w:val="24"/>
          <w:szCs w:val="24"/>
        </w:rPr>
        <w:t>too</w:t>
      </w:r>
      <w:r w:rsidR="005B054C">
        <w:rPr>
          <w:rFonts w:ascii="Times New Roman" w:eastAsia="Times New Roman" w:hAnsi="Times New Roman" w:cs="Times New Roman"/>
          <w:sz w:val="24"/>
          <w:szCs w:val="24"/>
        </w:rPr>
        <w:t xml:space="preserve"> incomplete, or data</w:t>
      </w:r>
      <w:r w:rsidR="00C45B94">
        <w:rPr>
          <w:rFonts w:ascii="Times New Roman" w:eastAsia="Times New Roman" w:hAnsi="Times New Roman" w:cs="Times New Roman"/>
          <w:sz w:val="24"/>
          <w:szCs w:val="24"/>
        </w:rPr>
        <w:t xml:space="preserve"> were</w:t>
      </w:r>
      <w:r w:rsidR="005B054C">
        <w:rPr>
          <w:rFonts w:ascii="Times New Roman" w:eastAsia="Times New Roman" w:hAnsi="Times New Roman" w:cs="Times New Roman"/>
          <w:sz w:val="24"/>
          <w:szCs w:val="24"/>
        </w:rPr>
        <w:t xml:space="preserve"> obtained through harvest</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Of</w:t>
      </w:r>
      <w:r w:rsidR="005B054C">
        <w:rPr>
          <w:rFonts w:ascii="Times New Roman" w:eastAsia="Times New Roman" w:hAnsi="Times New Roman" w:cs="Times New Roman"/>
          <w:sz w:val="24"/>
          <w:szCs w:val="24"/>
        </w:rPr>
        <w:t xml:space="preserve"> the</w:t>
      </w:r>
      <w:r w:rsidR="009D0358">
        <w:rPr>
          <w:rFonts w:ascii="Times New Roman" w:eastAsia="Times New Roman" w:hAnsi="Times New Roman" w:cs="Times New Roman"/>
          <w:sz w:val="24"/>
          <w:szCs w:val="24"/>
        </w:rPr>
        <w:t xml:space="preserve"> remaining</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19</w:t>
      </w:r>
      <w:r w:rsidR="001D5BD3">
        <w:rPr>
          <w:rFonts w:ascii="Times New Roman" w:eastAsia="Times New Roman" w:hAnsi="Times New Roman" w:cs="Times New Roman"/>
          <w:sz w:val="24"/>
          <w:szCs w:val="24"/>
        </w:rPr>
        <w:t>5</w:t>
      </w:r>
      <w:r w:rsidR="00760511">
        <w:rPr>
          <w:rFonts w:ascii="Times New Roman" w:eastAsia="Times New Roman" w:hAnsi="Times New Roman" w:cs="Times New Roman"/>
          <w:sz w:val="24"/>
          <w:szCs w:val="24"/>
        </w:rPr>
        <w:t>-time</w:t>
      </w:r>
      <w:r w:rsidR="005B054C">
        <w:rPr>
          <w:rFonts w:ascii="Times New Roman" w:eastAsia="Times New Roman" w:hAnsi="Times New Roman" w:cs="Times New Roman"/>
          <w:sz w:val="24"/>
          <w:szCs w:val="24"/>
        </w:rPr>
        <w:t xml:space="preserve"> series</w:t>
      </w:r>
      <w:r w:rsidR="00760511">
        <w:rPr>
          <w:rFonts w:ascii="Times New Roman" w:eastAsia="Times New Roman" w:hAnsi="Times New Roman" w:cs="Times New Roman"/>
          <w:sz w:val="24"/>
          <w:szCs w:val="24"/>
        </w:rPr>
        <w:t xml:space="preserve"> regime shifts were</w:t>
      </w:r>
      <w:r w:rsidR="009D0358">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 xml:space="preserve">detected in </w:t>
      </w:r>
      <w:r w:rsidR="009D0358">
        <w:rPr>
          <w:rFonts w:ascii="Times New Roman" w:eastAsia="Times New Roman" w:hAnsi="Times New Roman" w:cs="Times New Roman"/>
          <w:sz w:val="24"/>
          <w:szCs w:val="24"/>
        </w:rPr>
        <w:t>165</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 </w:t>
      </w:r>
      <w:r w:rsidR="009D0358">
        <w:rPr>
          <w:rFonts w:ascii="Times New Roman" w:eastAsia="Times New Roman" w:hAnsi="Times New Roman" w:cs="Times New Roman"/>
          <w:sz w:val="24"/>
          <w:szCs w:val="24"/>
        </w:rPr>
        <w:t>Eighty-seven (</w:t>
      </w:r>
      <w:r w:rsidR="00082D43">
        <w:rPr>
          <w:rFonts w:ascii="Times New Roman" w:eastAsia="Times New Roman" w:hAnsi="Times New Roman" w:cs="Times New Roman"/>
          <w:sz w:val="24"/>
          <w:szCs w:val="24"/>
        </w:rPr>
        <w:t>87</w:t>
      </w:r>
      <w:r w:rsidR="009D0358">
        <w:rPr>
          <w:rFonts w:ascii="Times New Roman" w:eastAsia="Times New Roman" w:hAnsi="Times New Roman" w:cs="Times New Roman"/>
          <w:sz w:val="24"/>
          <w:szCs w:val="24"/>
        </w:rPr>
        <w:t>)</w:t>
      </w:r>
      <w:r w:rsidR="00FF497F">
        <w:rPr>
          <w:rFonts w:ascii="Times New Roman" w:eastAsia="Times New Roman" w:hAnsi="Times New Roman" w:cs="Times New Roman"/>
          <w:sz w:val="24"/>
          <w:szCs w:val="24"/>
        </w:rPr>
        <w:t xml:space="preserve"> ha</w:t>
      </w:r>
      <w:r w:rsidR="00F703CB">
        <w:rPr>
          <w:rFonts w:ascii="Times New Roman" w:eastAsia="Times New Roman" w:hAnsi="Times New Roman" w:cs="Times New Roman"/>
          <w:sz w:val="24"/>
          <w:szCs w:val="24"/>
        </w:rPr>
        <w:t>d</w:t>
      </w:r>
      <w:r w:rsidR="00A70856">
        <w:rPr>
          <w:rFonts w:ascii="Times New Roman" w:eastAsia="Times New Roman" w:hAnsi="Times New Roman" w:cs="Times New Roman"/>
          <w:sz w:val="24"/>
          <w:szCs w:val="24"/>
        </w:rPr>
        <w:t xml:space="preserve"> declines ≥ 90% from the max</w:t>
      </w:r>
      <w:r w:rsidR="000B2204">
        <w:rPr>
          <w:rFonts w:ascii="Times New Roman" w:eastAsia="Times New Roman" w:hAnsi="Times New Roman" w:cs="Times New Roman"/>
          <w:sz w:val="24"/>
          <w:szCs w:val="24"/>
        </w:rPr>
        <w:t xml:space="preserve"> abundance (criteri</w:t>
      </w:r>
      <w:r w:rsidR="00BE249F">
        <w:rPr>
          <w:rFonts w:ascii="Times New Roman" w:eastAsia="Times New Roman" w:hAnsi="Times New Roman" w:cs="Times New Roman"/>
          <w:sz w:val="24"/>
          <w:szCs w:val="24"/>
        </w:rPr>
        <w:t>on</w:t>
      </w:r>
      <w:r w:rsidR="000B2204">
        <w:rPr>
          <w:rFonts w:ascii="Times New Roman" w:eastAsia="Times New Roman" w:hAnsi="Times New Roman" w:cs="Times New Roman"/>
          <w:sz w:val="24"/>
          <w:szCs w:val="24"/>
        </w:rPr>
        <w:t xml:space="preserve"> 3)</w:t>
      </w:r>
      <w:r w:rsidR="00FF497F">
        <w:rPr>
          <w:rFonts w:ascii="Times New Roman" w:eastAsia="Times New Roman" w:hAnsi="Times New Roman" w:cs="Times New Roman"/>
          <w:sz w:val="24"/>
          <w:szCs w:val="24"/>
        </w:rPr>
        <w:t xml:space="preserve">, </w:t>
      </w:r>
      <w:r w:rsidR="00082D43">
        <w:rPr>
          <w:rFonts w:ascii="Times New Roman" w:eastAsia="Times New Roman" w:hAnsi="Times New Roman" w:cs="Times New Roman"/>
          <w:sz w:val="24"/>
          <w:szCs w:val="24"/>
        </w:rPr>
        <w:t>52</w:t>
      </w:r>
      <w:r w:rsidR="00FF497F">
        <w:rPr>
          <w:rFonts w:ascii="Times New Roman" w:eastAsia="Times New Roman" w:hAnsi="Times New Roman" w:cs="Times New Roman"/>
          <w:sz w:val="24"/>
          <w:szCs w:val="24"/>
        </w:rPr>
        <w:t xml:space="preserve"> were classified as overshoot dynamics</w:t>
      </w:r>
      <w:r w:rsidR="00F16604">
        <w:rPr>
          <w:rFonts w:ascii="Times New Roman" w:eastAsia="Times New Roman" w:hAnsi="Times New Roman" w:cs="Times New Roman"/>
          <w:sz w:val="24"/>
          <w:szCs w:val="24"/>
        </w:rPr>
        <w:t xml:space="preserve"> (did not meet criteri</w:t>
      </w:r>
      <w:r w:rsidR="00BE249F">
        <w:rPr>
          <w:rFonts w:ascii="Times New Roman" w:eastAsia="Times New Roman" w:hAnsi="Times New Roman" w:cs="Times New Roman"/>
          <w:sz w:val="24"/>
          <w:szCs w:val="24"/>
        </w:rPr>
        <w:t>on</w:t>
      </w:r>
      <w:r w:rsidR="00F16604">
        <w:rPr>
          <w:rFonts w:ascii="Times New Roman" w:eastAsia="Times New Roman" w:hAnsi="Times New Roman" w:cs="Times New Roman"/>
          <w:sz w:val="24"/>
          <w:szCs w:val="24"/>
        </w:rPr>
        <w:t xml:space="preserve"> 3)</w:t>
      </w:r>
      <w:r w:rsidR="00FF497F">
        <w:rPr>
          <w:rFonts w:ascii="Times New Roman" w:eastAsia="Times New Roman" w:hAnsi="Times New Roman" w:cs="Times New Roman"/>
          <w:sz w:val="24"/>
          <w:szCs w:val="24"/>
        </w:rPr>
        <w:t xml:space="preserve">, and </w:t>
      </w:r>
      <w:r w:rsidR="00082D43">
        <w:rPr>
          <w:rFonts w:ascii="Times New Roman" w:eastAsia="Times New Roman" w:hAnsi="Times New Roman" w:cs="Times New Roman"/>
          <w:sz w:val="24"/>
          <w:szCs w:val="24"/>
        </w:rPr>
        <w:t>26</w:t>
      </w:r>
      <w:r w:rsidR="00FF497F">
        <w:rPr>
          <w:rFonts w:ascii="Times New Roman" w:eastAsia="Times New Roman" w:hAnsi="Times New Roman" w:cs="Times New Roman"/>
          <w:sz w:val="24"/>
          <w:szCs w:val="24"/>
        </w:rPr>
        <w:t xml:space="preserve"> of the time series were </w:t>
      </w:r>
      <w:r w:rsidR="00D4040D">
        <w:rPr>
          <w:rFonts w:ascii="Times New Roman" w:eastAsia="Times New Roman" w:hAnsi="Times New Roman" w:cs="Times New Roman"/>
          <w:sz w:val="24"/>
          <w:szCs w:val="24"/>
        </w:rPr>
        <w:t xml:space="preserve">considered </w:t>
      </w:r>
      <w:r w:rsidR="00503FE6">
        <w:rPr>
          <w:rFonts w:ascii="Times New Roman" w:eastAsia="Times New Roman" w:hAnsi="Times New Roman" w:cs="Times New Roman"/>
          <w:sz w:val="24"/>
          <w:szCs w:val="24"/>
        </w:rPr>
        <w:t>established</w:t>
      </w:r>
      <w:r w:rsidR="00F16604">
        <w:rPr>
          <w:rFonts w:ascii="Times New Roman" w:eastAsia="Times New Roman" w:hAnsi="Times New Roman" w:cs="Times New Roman"/>
          <w:sz w:val="24"/>
          <w:szCs w:val="24"/>
        </w:rPr>
        <w:t xml:space="preserve"> </w:t>
      </w:r>
      <w:r w:rsidR="00D4040D">
        <w:rPr>
          <w:rFonts w:ascii="Times New Roman" w:eastAsia="Times New Roman" w:hAnsi="Times New Roman" w:cs="Times New Roman"/>
          <w:sz w:val="24"/>
          <w:szCs w:val="24"/>
        </w:rPr>
        <w:t>populations</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 xml:space="preserve"> </w:t>
      </w:r>
      <w:r w:rsidR="002829BC">
        <w:rPr>
          <w:rFonts w:ascii="Times New Roman" w:eastAsia="Times New Roman" w:hAnsi="Times New Roman" w:cs="Times New Roman"/>
          <w:sz w:val="24"/>
          <w:szCs w:val="24"/>
        </w:rPr>
        <w:t>2)</w:t>
      </w:r>
      <w:r w:rsidR="00FF497F">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Of the </w:t>
      </w:r>
      <w:r w:rsidR="00082D43">
        <w:rPr>
          <w:rFonts w:ascii="Times New Roman" w:eastAsia="Times New Roman" w:hAnsi="Times New Roman" w:cs="Times New Roman"/>
          <w:sz w:val="24"/>
          <w:szCs w:val="24"/>
        </w:rPr>
        <w:t>87</w:t>
      </w:r>
      <w:r w:rsidR="00BE37A1">
        <w:rPr>
          <w:rFonts w:ascii="Times New Roman" w:eastAsia="Times New Roman" w:hAnsi="Times New Roman" w:cs="Times New Roman"/>
          <w:sz w:val="24"/>
          <w:szCs w:val="24"/>
        </w:rPr>
        <w:t>-time series</w:t>
      </w:r>
      <w:r w:rsidR="00F16604">
        <w:rPr>
          <w:rFonts w:ascii="Times New Roman" w:eastAsia="Times New Roman" w:hAnsi="Times New Roman" w:cs="Times New Roman"/>
          <w:sz w:val="24"/>
          <w:szCs w:val="24"/>
        </w:rPr>
        <w:t xml:space="preserve"> that met criteri</w:t>
      </w:r>
      <w:r w:rsidR="00BE249F">
        <w:rPr>
          <w:rFonts w:ascii="Times New Roman" w:eastAsia="Times New Roman" w:hAnsi="Times New Roman" w:cs="Times New Roman"/>
          <w:sz w:val="24"/>
          <w:szCs w:val="24"/>
        </w:rPr>
        <w:t>on</w:t>
      </w:r>
      <w:r w:rsidR="009517F8">
        <w:rPr>
          <w:rFonts w:ascii="Times New Roman" w:eastAsia="Times New Roman" w:hAnsi="Times New Roman" w:cs="Times New Roman"/>
          <w:sz w:val="24"/>
          <w:szCs w:val="24"/>
        </w:rPr>
        <w:t xml:space="preserve"> 3,</w:t>
      </w:r>
      <w:r w:rsidR="00F16604">
        <w:rPr>
          <w:rFonts w:ascii="Times New Roman" w:eastAsia="Times New Roman" w:hAnsi="Times New Roman" w:cs="Times New Roman"/>
          <w:sz w:val="24"/>
          <w:szCs w:val="24"/>
        </w:rPr>
        <w:t xml:space="preserve"> </w:t>
      </w:r>
      <w:r w:rsidR="000C468B">
        <w:rPr>
          <w:rFonts w:ascii="Times New Roman" w:eastAsia="Times New Roman" w:hAnsi="Times New Roman" w:cs="Times New Roman"/>
          <w:sz w:val="24"/>
          <w:szCs w:val="24"/>
        </w:rPr>
        <w:t>3</w:t>
      </w:r>
      <w:r w:rsidR="005E0F1B">
        <w:rPr>
          <w:rFonts w:ascii="Times New Roman" w:eastAsia="Times New Roman" w:hAnsi="Times New Roman" w:cs="Times New Roman"/>
          <w:sz w:val="24"/>
          <w:szCs w:val="24"/>
        </w:rPr>
        <w:t>7</w:t>
      </w:r>
      <w:r w:rsidR="000C468B">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met </w:t>
      </w:r>
      <w:r w:rsidR="003F434A">
        <w:rPr>
          <w:rFonts w:ascii="Times New Roman" w:eastAsia="Times New Roman" w:hAnsi="Times New Roman" w:cs="Times New Roman"/>
          <w:sz w:val="24"/>
          <w:szCs w:val="24"/>
        </w:rPr>
        <w:t>the remaining</w:t>
      </w:r>
      <w:r w:rsidR="00DA3BC7">
        <w:rPr>
          <w:rFonts w:ascii="Times New Roman" w:eastAsia="Times New Roman" w:hAnsi="Times New Roman" w:cs="Times New Roman"/>
          <w:sz w:val="24"/>
          <w:szCs w:val="24"/>
        </w:rPr>
        <w:t xml:space="preserve"> criteri</w:t>
      </w:r>
      <w:r w:rsidR="00BE249F">
        <w:rPr>
          <w:rFonts w:ascii="Times New Roman" w:eastAsia="Times New Roman" w:hAnsi="Times New Roman" w:cs="Times New Roman"/>
          <w:sz w:val="24"/>
          <w:szCs w:val="24"/>
        </w:rPr>
        <w:t xml:space="preserve">a </w:t>
      </w:r>
      <w:r w:rsidR="00A66494">
        <w:rPr>
          <w:rFonts w:ascii="Times New Roman" w:eastAsia="Times New Roman" w:hAnsi="Times New Roman" w:cs="Times New Roman"/>
          <w:sz w:val="24"/>
          <w:szCs w:val="24"/>
        </w:rPr>
        <w:t xml:space="preserve">providing </w:t>
      </w:r>
      <w:r w:rsidR="00423983">
        <w:rPr>
          <w:rFonts w:ascii="Times New Roman" w:eastAsia="Times New Roman" w:hAnsi="Times New Roman" w:cs="Times New Roman"/>
          <w:sz w:val="24"/>
          <w:szCs w:val="24"/>
        </w:rPr>
        <w:t>the best</w:t>
      </w:r>
      <w:r w:rsidR="00A66494">
        <w:rPr>
          <w:rFonts w:ascii="Times New Roman" w:eastAsia="Times New Roman" w:hAnsi="Times New Roman" w:cs="Times New Roman"/>
          <w:sz w:val="24"/>
          <w:szCs w:val="24"/>
        </w:rPr>
        <w:t xml:space="preserve"> evidence for</w:t>
      </w:r>
      <w:r w:rsidR="00BE37A1">
        <w:rPr>
          <w:rFonts w:ascii="Times New Roman" w:eastAsia="Times New Roman" w:hAnsi="Times New Roman" w:cs="Times New Roman"/>
          <w:sz w:val="24"/>
          <w:szCs w:val="24"/>
        </w:rPr>
        <w:t xml:space="preserve"> a boom-bust</w:t>
      </w:r>
      <w:r w:rsidR="00423983">
        <w:rPr>
          <w:rFonts w:ascii="Times New Roman" w:eastAsia="Times New Roman" w:hAnsi="Times New Roman" w:cs="Times New Roman"/>
          <w:sz w:val="24"/>
          <w:szCs w:val="24"/>
        </w:rPr>
        <w:t>,</w:t>
      </w:r>
      <w:r w:rsidR="00A454F8">
        <w:rPr>
          <w:rFonts w:ascii="Times New Roman" w:eastAsia="Times New Roman" w:hAnsi="Times New Roman" w:cs="Times New Roman"/>
          <w:sz w:val="24"/>
          <w:szCs w:val="24"/>
        </w:rPr>
        <w:t xml:space="preserve"> </w:t>
      </w:r>
      <w:r w:rsidR="00A044C9">
        <w:rPr>
          <w:rFonts w:ascii="Times New Roman" w:eastAsia="Times New Roman" w:hAnsi="Times New Roman" w:cs="Times New Roman"/>
          <w:sz w:val="24"/>
          <w:szCs w:val="24"/>
        </w:rPr>
        <w:t>1</w:t>
      </w:r>
      <w:r w:rsidR="00522FE1">
        <w:rPr>
          <w:rFonts w:ascii="Times New Roman" w:eastAsia="Times New Roman" w:hAnsi="Times New Roman" w:cs="Times New Roman"/>
          <w:sz w:val="24"/>
          <w:szCs w:val="24"/>
        </w:rPr>
        <w:t>6</w:t>
      </w:r>
      <w:r w:rsidR="00A454F8">
        <w:rPr>
          <w:rFonts w:ascii="Times New Roman" w:eastAsia="Times New Roman" w:hAnsi="Times New Roman" w:cs="Times New Roman"/>
          <w:sz w:val="24"/>
          <w:szCs w:val="24"/>
        </w:rPr>
        <w:t xml:space="preserve"> </w:t>
      </w:r>
      <w:r w:rsidR="00BE67FF">
        <w:rPr>
          <w:rFonts w:ascii="Times New Roman" w:eastAsia="Times New Roman" w:hAnsi="Times New Roman" w:cs="Times New Roman"/>
          <w:sz w:val="24"/>
          <w:szCs w:val="24"/>
        </w:rPr>
        <w:t>met criteria 1-3</w:t>
      </w:r>
      <w:r w:rsidR="008614BC">
        <w:rPr>
          <w:rFonts w:ascii="Times New Roman" w:eastAsia="Times New Roman" w:hAnsi="Times New Roman" w:cs="Times New Roman"/>
          <w:sz w:val="24"/>
          <w:szCs w:val="24"/>
        </w:rPr>
        <w:t xml:space="preserve"> but did</w:t>
      </w:r>
      <w:r w:rsidR="009618CF">
        <w:rPr>
          <w:rFonts w:ascii="Times New Roman" w:eastAsia="Times New Roman" w:hAnsi="Times New Roman" w:cs="Times New Roman"/>
          <w:sz w:val="24"/>
          <w:szCs w:val="24"/>
        </w:rPr>
        <w:t xml:space="preserve"> not</w:t>
      </w:r>
      <w:r w:rsidR="008614BC">
        <w:rPr>
          <w:rFonts w:ascii="Times New Roman" w:eastAsia="Times New Roman" w:hAnsi="Times New Roman" w:cs="Times New Roman"/>
          <w:sz w:val="24"/>
          <w:szCs w:val="24"/>
        </w:rPr>
        <w:t xml:space="preserve"> include enough survey</w:t>
      </w:r>
      <w:r w:rsidR="002907D2">
        <w:rPr>
          <w:rFonts w:ascii="Times New Roman" w:eastAsia="Times New Roman" w:hAnsi="Times New Roman" w:cs="Times New Roman"/>
          <w:sz w:val="24"/>
          <w:szCs w:val="24"/>
        </w:rPr>
        <w:t>s</w:t>
      </w:r>
      <w:r w:rsidR="008614BC">
        <w:rPr>
          <w:rFonts w:ascii="Times New Roman" w:eastAsia="Times New Roman" w:hAnsi="Times New Roman" w:cs="Times New Roman"/>
          <w:sz w:val="24"/>
          <w:szCs w:val="24"/>
        </w:rPr>
        <w:t xml:space="preserve"> to determine if</w:t>
      </w:r>
      <w:r w:rsidR="000E3AB6">
        <w:rPr>
          <w:rFonts w:ascii="Times New Roman" w:eastAsia="Times New Roman" w:hAnsi="Times New Roman" w:cs="Times New Roman"/>
          <w:sz w:val="24"/>
          <w:szCs w:val="24"/>
        </w:rPr>
        <w:t xml:space="preserve"> criterion 4 was met</w:t>
      </w:r>
      <w:r w:rsidR="00423983">
        <w:rPr>
          <w:rFonts w:ascii="Times New Roman" w:eastAsia="Times New Roman" w:hAnsi="Times New Roman" w:cs="Times New Roman"/>
          <w:sz w:val="24"/>
          <w:szCs w:val="24"/>
        </w:rPr>
        <w:t xml:space="preserve"> (</w:t>
      </w:r>
      <w:r w:rsidR="0072689E">
        <w:rPr>
          <w:rFonts w:ascii="Times New Roman" w:eastAsia="Times New Roman" w:hAnsi="Times New Roman" w:cs="Times New Roman"/>
          <w:sz w:val="24"/>
          <w:szCs w:val="24"/>
        </w:rPr>
        <w:t xml:space="preserve">i.e., </w:t>
      </w:r>
      <w:r w:rsidR="00423983">
        <w:rPr>
          <w:rFonts w:ascii="Times New Roman" w:eastAsia="Times New Roman" w:hAnsi="Times New Roman" w:cs="Times New Roman"/>
          <w:sz w:val="24"/>
          <w:szCs w:val="24"/>
        </w:rPr>
        <w:t>sustained declines)</w:t>
      </w:r>
      <w:r w:rsidR="008614BC">
        <w:rPr>
          <w:rFonts w:ascii="Times New Roman" w:eastAsia="Times New Roman" w:hAnsi="Times New Roman" w:cs="Times New Roman"/>
          <w:sz w:val="24"/>
          <w:szCs w:val="24"/>
        </w:rPr>
        <w:t>,</w:t>
      </w:r>
      <w:r w:rsidR="00A37147">
        <w:rPr>
          <w:rFonts w:ascii="Times New Roman" w:eastAsia="Times New Roman" w:hAnsi="Times New Roman" w:cs="Times New Roman"/>
          <w:sz w:val="24"/>
          <w:szCs w:val="24"/>
        </w:rPr>
        <w:t xml:space="preserve"> and</w:t>
      </w:r>
      <w:r w:rsidR="008614BC">
        <w:rPr>
          <w:rFonts w:ascii="Times New Roman" w:eastAsia="Times New Roman" w:hAnsi="Times New Roman" w:cs="Times New Roman"/>
          <w:sz w:val="24"/>
          <w:szCs w:val="24"/>
        </w:rPr>
        <w:t xml:space="preserve"> </w:t>
      </w:r>
      <w:r w:rsidR="00A044C9">
        <w:rPr>
          <w:rFonts w:ascii="Times New Roman" w:eastAsia="Times New Roman" w:hAnsi="Times New Roman" w:cs="Times New Roman"/>
          <w:sz w:val="24"/>
          <w:szCs w:val="24"/>
        </w:rPr>
        <w:t>3</w:t>
      </w:r>
      <w:r w:rsidR="00522FE1">
        <w:rPr>
          <w:rFonts w:ascii="Times New Roman" w:eastAsia="Times New Roman" w:hAnsi="Times New Roman" w:cs="Times New Roman"/>
          <w:sz w:val="24"/>
          <w:szCs w:val="24"/>
        </w:rPr>
        <w:t>4</w:t>
      </w:r>
      <w:r w:rsidR="008614BC">
        <w:rPr>
          <w:rFonts w:ascii="Times New Roman" w:eastAsia="Times New Roman" w:hAnsi="Times New Roman" w:cs="Times New Roman"/>
          <w:sz w:val="24"/>
          <w:szCs w:val="24"/>
        </w:rPr>
        <w:t xml:space="preserve"> met the definition of</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 xml:space="preserve">bust </w:t>
      </w:r>
      <w:r w:rsidR="00A66494">
        <w:rPr>
          <w:rFonts w:ascii="Times New Roman" w:eastAsia="Times New Roman" w:hAnsi="Times New Roman" w:cs="Times New Roman"/>
          <w:sz w:val="24"/>
          <w:szCs w:val="24"/>
        </w:rPr>
        <w:t>(criteria 2</w:t>
      </w:r>
      <w:r w:rsidR="00CB195E">
        <w:rPr>
          <w:rFonts w:ascii="Times New Roman" w:eastAsia="Times New Roman" w:hAnsi="Times New Roman" w:cs="Times New Roman"/>
          <w:sz w:val="24"/>
          <w:szCs w:val="24"/>
        </w:rPr>
        <w:t>-</w:t>
      </w:r>
      <w:r w:rsidR="00A66494">
        <w:rPr>
          <w:rFonts w:ascii="Times New Roman" w:eastAsia="Times New Roman" w:hAnsi="Times New Roman" w:cs="Times New Roman"/>
          <w:sz w:val="24"/>
          <w:szCs w:val="24"/>
        </w:rPr>
        <w:t xml:space="preserve">4) </w:t>
      </w:r>
      <w:r w:rsidR="008614BC">
        <w:rPr>
          <w:rFonts w:ascii="Times New Roman" w:eastAsia="Times New Roman" w:hAnsi="Times New Roman" w:cs="Times New Roman"/>
          <w:sz w:val="24"/>
          <w:szCs w:val="24"/>
        </w:rPr>
        <w:t xml:space="preserve">but did not present data </w:t>
      </w:r>
      <w:r w:rsidR="00A66494">
        <w:rPr>
          <w:rFonts w:ascii="Times New Roman" w:eastAsia="Times New Roman" w:hAnsi="Times New Roman" w:cs="Times New Roman"/>
          <w:sz w:val="24"/>
          <w:szCs w:val="24"/>
        </w:rPr>
        <w:t>to address criterion 1 (</w:t>
      </w:r>
      <w:r w:rsidR="00423983">
        <w:rPr>
          <w:rFonts w:ascii="Times New Roman" w:eastAsia="Times New Roman" w:hAnsi="Times New Roman" w:cs="Times New Roman"/>
          <w:sz w:val="24"/>
          <w:szCs w:val="24"/>
        </w:rPr>
        <w:t>rapid population growth</w:t>
      </w:r>
      <w:r w:rsidR="00CB195E">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Fig</w:t>
      </w:r>
      <w:r w:rsidR="00147DB7">
        <w:rPr>
          <w:rFonts w:ascii="Times New Roman" w:eastAsia="Times New Roman" w:hAnsi="Times New Roman" w:cs="Times New Roman"/>
          <w:sz w:val="24"/>
          <w:szCs w:val="24"/>
        </w:rPr>
        <w:t>.</w:t>
      </w:r>
      <w:r w:rsidR="008614BC">
        <w:rPr>
          <w:rFonts w:ascii="Times New Roman" w:eastAsia="Times New Roman" w:hAnsi="Times New Roman" w:cs="Times New Roman"/>
          <w:sz w:val="24"/>
          <w:szCs w:val="24"/>
        </w:rPr>
        <w:t xml:space="preserve"> 2).</w:t>
      </w:r>
    </w:p>
    <w:p w14:paraId="3B9A043C" w14:textId="11A9698F" w:rsidR="00EA7F5D" w:rsidRPr="00311695" w:rsidRDefault="00311695" w:rsidP="00311695">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Geographic and Taxonomic</w:t>
      </w:r>
      <w:r w:rsidR="00A56DD6">
        <w:rPr>
          <w:rFonts w:ascii="Times New Roman" w:eastAsia="Times New Roman" w:hAnsi="Times New Roman" w:cs="Times New Roman"/>
          <w:i/>
          <w:iCs/>
          <w:sz w:val="24"/>
          <w:szCs w:val="24"/>
        </w:rPr>
        <w:t xml:space="preserve"> Characteristics</w:t>
      </w:r>
      <w:r w:rsidR="00420424">
        <w:rPr>
          <w:rFonts w:ascii="Times New Roman" w:eastAsia="Times New Roman" w:hAnsi="Times New Roman" w:cs="Times New Roman"/>
          <w:i/>
          <w:iCs/>
          <w:sz w:val="24"/>
          <w:szCs w:val="24"/>
        </w:rPr>
        <w:t xml:space="preserve"> </w:t>
      </w:r>
    </w:p>
    <w:p w14:paraId="774A1D51" w14:textId="0CB45520" w:rsidR="001F1F86" w:rsidRDefault="0021062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87</w:t>
      </w:r>
      <w:r w:rsidR="008D37AF">
        <w:rPr>
          <w:rFonts w:ascii="Times New Roman" w:eastAsia="Times New Roman" w:hAnsi="Times New Roman" w:cs="Times New Roman"/>
          <w:sz w:val="24"/>
          <w:szCs w:val="24"/>
        </w:rPr>
        <w:t xml:space="preserve"> times series </w:t>
      </w:r>
      <w:r w:rsidR="00702B87">
        <w:rPr>
          <w:rFonts w:ascii="Times New Roman" w:eastAsia="Times New Roman" w:hAnsi="Times New Roman" w:cs="Times New Roman"/>
          <w:sz w:val="24"/>
          <w:szCs w:val="24"/>
        </w:rPr>
        <w:t>that met criteria 3 (</w:t>
      </w:r>
      <w:r w:rsidR="00EB48DF">
        <w:rPr>
          <w:rFonts w:ascii="Times New Roman" w:eastAsia="Times New Roman" w:hAnsi="Times New Roman" w:cs="Times New Roman"/>
          <w:sz w:val="24"/>
          <w:szCs w:val="24"/>
        </w:rPr>
        <w:t>i.e., ≥  90% decline)</w:t>
      </w:r>
      <w:r w:rsidR="00B87F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were unevenly distributed</w:t>
      </w:r>
      <w:r w:rsidR="00B87F74">
        <w:rPr>
          <w:rFonts w:ascii="Times New Roman" w:eastAsia="Times New Roman" w:hAnsi="Times New Roman" w:cs="Times New Roman"/>
          <w:sz w:val="24"/>
          <w:szCs w:val="24"/>
        </w:rPr>
        <w:t xml:space="preserve"> across continents</w:t>
      </w:r>
      <w:r>
        <w:rPr>
          <w:rFonts w:ascii="Times New Roman" w:eastAsia="Times New Roman" w:hAnsi="Times New Roman" w:cs="Times New Roman"/>
          <w:sz w:val="24"/>
          <w:szCs w:val="24"/>
        </w:rPr>
        <w:t xml:space="preserve"> (Fig</w:t>
      </w:r>
      <w:r w:rsidR="00777978">
        <w:rPr>
          <w:rFonts w:ascii="Times New Roman" w:eastAsia="Times New Roman" w:hAnsi="Times New Roman" w:cs="Times New Roman"/>
          <w:sz w:val="24"/>
          <w:szCs w:val="24"/>
        </w:rPr>
        <w:t>.3)</w:t>
      </w:r>
      <w:r w:rsidR="00B87F74">
        <w:rPr>
          <w:rFonts w:ascii="Times New Roman" w:eastAsia="Times New Roman" w:hAnsi="Times New Roman" w:cs="Times New Roman"/>
          <w:sz w:val="24"/>
          <w:szCs w:val="24"/>
        </w:rPr>
        <w:t>.</w:t>
      </w:r>
      <w:r w:rsidR="00A06CE7">
        <w:rPr>
          <w:rFonts w:ascii="Times New Roman" w:eastAsia="Times New Roman" w:hAnsi="Times New Roman" w:cs="Times New Roman"/>
          <w:sz w:val="24"/>
          <w:szCs w:val="24"/>
        </w:rPr>
        <w:t xml:space="preserve"> </w:t>
      </w:r>
      <w:r w:rsidR="00CB23F0">
        <w:rPr>
          <w:rFonts w:ascii="Times New Roman" w:eastAsia="Times New Roman" w:hAnsi="Times New Roman" w:cs="Times New Roman"/>
          <w:sz w:val="24"/>
          <w:szCs w:val="24"/>
        </w:rPr>
        <w:t xml:space="preserve">76% of the time </w:t>
      </w:r>
      <w:r w:rsidR="00492E2B">
        <w:rPr>
          <w:rFonts w:ascii="Times New Roman" w:eastAsia="Times New Roman" w:hAnsi="Times New Roman" w:cs="Times New Roman"/>
          <w:sz w:val="24"/>
          <w:szCs w:val="24"/>
        </w:rPr>
        <w:t>series</w:t>
      </w:r>
      <w:r w:rsidR="00CB23F0">
        <w:rPr>
          <w:rFonts w:ascii="Times New Roman" w:eastAsia="Times New Roman" w:hAnsi="Times New Roman" w:cs="Times New Roman"/>
          <w:sz w:val="24"/>
          <w:szCs w:val="24"/>
        </w:rPr>
        <w:t xml:space="preserve"> (</w:t>
      </w:r>
      <w:r w:rsidR="00492E2B">
        <w:rPr>
          <w:rFonts w:ascii="Times New Roman" w:eastAsia="Times New Roman" w:hAnsi="Times New Roman" w:cs="Times New Roman"/>
          <w:sz w:val="24"/>
          <w:szCs w:val="24"/>
        </w:rPr>
        <w:t xml:space="preserve">66 out of 87) that documented ≥ 90% declines were from </w:t>
      </w:r>
      <w:r w:rsidR="00DE5F04">
        <w:rPr>
          <w:rFonts w:ascii="Times New Roman" w:eastAsia="Times New Roman" w:hAnsi="Times New Roman" w:cs="Times New Roman"/>
          <w:sz w:val="24"/>
          <w:szCs w:val="24"/>
        </w:rPr>
        <w:t>Europe and North America</w:t>
      </w:r>
      <w:r w:rsidR="00492E2B">
        <w:rPr>
          <w:rFonts w:ascii="Times New Roman" w:eastAsia="Times New Roman" w:hAnsi="Times New Roman" w:cs="Times New Roman"/>
          <w:sz w:val="24"/>
          <w:szCs w:val="24"/>
        </w:rPr>
        <w:t xml:space="preserve"> (34 and 32, respectively</w:t>
      </w:r>
      <w:r w:rsidR="00914DEA">
        <w:rPr>
          <w:rFonts w:ascii="Times New Roman" w:eastAsia="Times New Roman" w:hAnsi="Times New Roman" w:cs="Times New Roman"/>
          <w:sz w:val="24"/>
          <w:szCs w:val="24"/>
        </w:rPr>
        <w:t>; Fig. 3A</w:t>
      </w:r>
      <w:r w:rsidR="00492E2B">
        <w:rPr>
          <w:rFonts w:ascii="Times New Roman" w:eastAsia="Times New Roman" w:hAnsi="Times New Roman" w:cs="Times New Roman"/>
          <w:sz w:val="24"/>
          <w:szCs w:val="24"/>
        </w:rPr>
        <w:t>).</w:t>
      </w:r>
      <w:r w:rsidR="00DE5F04">
        <w:rPr>
          <w:rFonts w:ascii="Times New Roman" w:eastAsia="Times New Roman" w:hAnsi="Times New Roman" w:cs="Times New Roman"/>
          <w:sz w:val="24"/>
          <w:szCs w:val="24"/>
        </w:rPr>
        <w:t xml:space="preserve"> </w:t>
      </w:r>
      <w:r w:rsidR="00914DEA">
        <w:rPr>
          <w:rFonts w:ascii="Times New Roman" w:eastAsia="Times New Roman" w:hAnsi="Times New Roman" w:cs="Times New Roman"/>
          <w:sz w:val="24"/>
          <w:szCs w:val="24"/>
        </w:rPr>
        <w:t>22% of the time series (</w:t>
      </w:r>
      <w:r w:rsidR="0010570C">
        <w:rPr>
          <w:rFonts w:ascii="Times New Roman" w:eastAsia="Times New Roman" w:hAnsi="Times New Roman" w:cs="Times New Roman"/>
          <w:sz w:val="24"/>
          <w:szCs w:val="24"/>
        </w:rPr>
        <w:t>19 out of 87</w:t>
      </w:r>
      <w:r w:rsidR="00914DEA">
        <w:rPr>
          <w:rFonts w:ascii="Times New Roman" w:eastAsia="Times New Roman" w:hAnsi="Times New Roman" w:cs="Times New Roman"/>
          <w:sz w:val="24"/>
          <w:szCs w:val="24"/>
        </w:rPr>
        <w:t xml:space="preserve">) were from </w:t>
      </w:r>
      <w:r w:rsidR="00083377">
        <w:rPr>
          <w:rFonts w:ascii="Times New Roman" w:eastAsia="Times New Roman" w:hAnsi="Times New Roman" w:cs="Times New Roman"/>
          <w:sz w:val="24"/>
          <w:szCs w:val="24"/>
        </w:rPr>
        <w:t>i</w:t>
      </w:r>
      <w:r w:rsidR="00B87F74">
        <w:rPr>
          <w:rFonts w:ascii="Times New Roman" w:eastAsia="Times New Roman" w:hAnsi="Times New Roman" w:cs="Times New Roman"/>
          <w:sz w:val="24"/>
          <w:szCs w:val="24"/>
        </w:rPr>
        <w:t>slands (i.e., Oceania</w:t>
      </w:r>
      <w:r w:rsidR="001F1F86">
        <w:rPr>
          <w:rFonts w:ascii="Times New Roman" w:eastAsia="Times New Roman" w:hAnsi="Times New Roman" w:cs="Times New Roman"/>
          <w:sz w:val="24"/>
          <w:szCs w:val="24"/>
        </w:rPr>
        <w:t>; Fig. 3A</w:t>
      </w:r>
      <w:r w:rsidR="00B87F74">
        <w:rPr>
          <w:rFonts w:ascii="Times New Roman" w:eastAsia="Times New Roman" w:hAnsi="Times New Roman" w:cs="Times New Roman"/>
          <w:sz w:val="24"/>
          <w:szCs w:val="24"/>
        </w:rPr>
        <w:t>)</w:t>
      </w:r>
      <w:r w:rsidR="00914DEA">
        <w:rPr>
          <w:rFonts w:ascii="Times New Roman" w:eastAsia="Times New Roman" w:hAnsi="Times New Roman" w:cs="Times New Roman"/>
          <w:sz w:val="24"/>
          <w:szCs w:val="24"/>
        </w:rPr>
        <w:t>. Asian and Australia only had 1 time series each that documented ≥ 90% declines (Fig</w:t>
      </w:r>
      <w:r w:rsidR="001F1F86">
        <w:rPr>
          <w:rFonts w:ascii="Times New Roman" w:eastAsia="Times New Roman" w:hAnsi="Times New Roman" w:cs="Times New Roman"/>
          <w:sz w:val="24"/>
          <w:szCs w:val="24"/>
        </w:rPr>
        <w:t>. 3A)</w:t>
      </w:r>
      <w:r w:rsidR="00914DEA">
        <w:rPr>
          <w:rFonts w:ascii="Times New Roman" w:eastAsia="Times New Roman" w:hAnsi="Times New Roman" w:cs="Times New Roman"/>
          <w:sz w:val="24"/>
          <w:szCs w:val="24"/>
        </w:rPr>
        <w:t xml:space="preserve">. </w:t>
      </w:r>
      <w:r w:rsidR="00083377">
        <w:rPr>
          <w:rFonts w:ascii="Times New Roman" w:eastAsia="Times New Roman" w:hAnsi="Times New Roman" w:cs="Times New Roman"/>
          <w:sz w:val="24"/>
          <w:szCs w:val="24"/>
        </w:rPr>
        <w:t xml:space="preserve"> </w:t>
      </w:r>
      <w:r w:rsidR="0034020B">
        <w:rPr>
          <w:rFonts w:ascii="Times New Roman" w:eastAsia="Times New Roman" w:hAnsi="Times New Roman" w:cs="Times New Roman"/>
          <w:sz w:val="24"/>
          <w:szCs w:val="24"/>
        </w:rPr>
        <w:t>South America, Africa, and Antarctica had no time series</w:t>
      </w:r>
      <w:r w:rsidR="00D57452">
        <w:rPr>
          <w:rFonts w:ascii="Times New Roman" w:eastAsia="Times New Roman" w:hAnsi="Times New Roman" w:cs="Times New Roman"/>
          <w:sz w:val="24"/>
          <w:szCs w:val="24"/>
        </w:rPr>
        <w:t xml:space="preserve"> that</w:t>
      </w:r>
      <w:r w:rsidR="0034020B">
        <w:rPr>
          <w:rFonts w:ascii="Times New Roman" w:eastAsia="Times New Roman" w:hAnsi="Times New Roman" w:cs="Times New Roman"/>
          <w:sz w:val="24"/>
          <w:szCs w:val="24"/>
        </w:rPr>
        <w:t xml:space="preserve"> documented </w:t>
      </w:r>
      <w:r w:rsidR="001F1F86">
        <w:rPr>
          <w:rFonts w:ascii="Times New Roman" w:eastAsia="Times New Roman" w:hAnsi="Times New Roman" w:cs="Times New Roman"/>
          <w:sz w:val="24"/>
          <w:szCs w:val="24"/>
        </w:rPr>
        <w:t xml:space="preserve">≥ 90% declines </w:t>
      </w:r>
      <w:r w:rsidR="004F2FBF">
        <w:rPr>
          <w:rFonts w:ascii="Times New Roman" w:eastAsia="Times New Roman" w:hAnsi="Times New Roman" w:cs="Times New Roman"/>
          <w:sz w:val="24"/>
          <w:szCs w:val="24"/>
        </w:rPr>
        <w:t>(Figure 3A)</w:t>
      </w:r>
      <w:r w:rsidR="0034020B">
        <w:rPr>
          <w:rFonts w:ascii="Times New Roman" w:eastAsia="Times New Roman" w:hAnsi="Times New Roman" w:cs="Times New Roman"/>
          <w:sz w:val="24"/>
          <w:szCs w:val="24"/>
        </w:rPr>
        <w:t>.</w:t>
      </w:r>
      <w:r w:rsidR="004F2FBF">
        <w:rPr>
          <w:rFonts w:ascii="Times New Roman" w:eastAsia="Times New Roman" w:hAnsi="Times New Roman" w:cs="Times New Roman"/>
          <w:sz w:val="24"/>
          <w:szCs w:val="24"/>
        </w:rPr>
        <w:t xml:space="preserve"> </w:t>
      </w:r>
    </w:p>
    <w:p w14:paraId="69E72045" w14:textId="391362F2" w:rsidR="00027047" w:rsidRDefault="00791326" w:rsidP="004F0F71">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Taxonomic groups</w:t>
      </w:r>
      <w:r w:rsidR="002B031A">
        <w:rPr>
          <w:rFonts w:ascii="Times New Roman" w:eastAsia="Times New Roman" w:hAnsi="Times New Roman" w:cs="Times New Roman"/>
          <w:sz w:val="24"/>
          <w:szCs w:val="24"/>
        </w:rPr>
        <w:t xml:space="preserve"> were also unevenly represented in the </w:t>
      </w:r>
      <w:r w:rsidR="00ED4337">
        <w:rPr>
          <w:rFonts w:ascii="Times New Roman" w:eastAsia="Times New Roman" w:hAnsi="Times New Roman" w:cs="Times New Roman"/>
          <w:sz w:val="24"/>
          <w:szCs w:val="24"/>
        </w:rPr>
        <w:t>87-time</w:t>
      </w:r>
      <w:r w:rsidR="002B031A">
        <w:rPr>
          <w:rFonts w:ascii="Times New Roman" w:eastAsia="Times New Roman" w:hAnsi="Times New Roman" w:cs="Times New Roman"/>
          <w:sz w:val="24"/>
          <w:szCs w:val="24"/>
        </w:rPr>
        <w:t xml:space="preserve"> series that met criteria 3</w:t>
      </w:r>
      <w:r w:rsidR="00F60F10">
        <w:rPr>
          <w:rFonts w:ascii="Times New Roman" w:eastAsia="Times New Roman" w:hAnsi="Times New Roman" w:cs="Times New Roman"/>
          <w:sz w:val="24"/>
          <w:szCs w:val="24"/>
        </w:rPr>
        <w:t xml:space="preserve">. </w:t>
      </w:r>
      <w:r w:rsidR="00471B45">
        <w:rPr>
          <w:rFonts w:ascii="Times New Roman" w:eastAsia="Times New Roman" w:hAnsi="Times New Roman" w:cs="Times New Roman"/>
          <w:sz w:val="24"/>
          <w:szCs w:val="24"/>
        </w:rPr>
        <w:t>Almost a third of all the time series (</w:t>
      </w:r>
      <w:r w:rsidR="005C5711">
        <w:rPr>
          <w:rFonts w:ascii="Times New Roman" w:eastAsia="Times New Roman" w:hAnsi="Times New Roman" w:cs="Times New Roman"/>
          <w:sz w:val="24"/>
          <w:szCs w:val="24"/>
        </w:rPr>
        <w:t>27 out of 87</w:t>
      </w:r>
      <w:r w:rsidR="00627B05">
        <w:rPr>
          <w:rFonts w:ascii="Times New Roman" w:eastAsia="Times New Roman" w:hAnsi="Times New Roman" w:cs="Times New Roman"/>
          <w:sz w:val="24"/>
          <w:szCs w:val="24"/>
        </w:rPr>
        <w:t xml:space="preserve"> = 31%</w:t>
      </w:r>
      <w:r w:rsidR="00471B45">
        <w:rPr>
          <w:rFonts w:ascii="Times New Roman" w:eastAsia="Times New Roman" w:hAnsi="Times New Roman" w:cs="Times New Roman"/>
          <w:sz w:val="24"/>
          <w:szCs w:val="24"/>
        </w:rPr>
        <w:t xml:space="preserve">) that documented </w:t>
      </w:r>
      <w:r w:rsidR="00B360B8">
        <w:rPr>
          <w:rFonts w:ascii="Times New Roman" w:eastAsia="Times New Roman" w:hAnsi="Times New Roman" w:cs="Times New Roman"/>
          <w:sz w:val="24"/>
          <w:szCs w:val="24"/>
        </w:rPr>
        <w:t>≥ 90 % declines were from different populations of the</w:t>
      </w:r>
      <w:r w:rsidR="005645B8">
        <w:rPr>
          <w:rFonts w:ascii="Times New Roman" w:eastAsia="Times New Roman" w:hAnsi="Times New Roman" w:cs="Times New Roman"/>
          <w:sz w:val="24"/>
          <w:szCs w:val="24"/>
        </w:rPr>
        <w:t xml:space="preserve"> New Zealand </w:t>
      </w:r>
      <w:r w:rsidR="001049BD">
        <w:rPr>
          <w:rFonts w:ascii="Times New Roman" w:eastAsia="Times New Roman" w:hAnsi="Times New Roman" w:cs="Times New Roman"/>
          <w:sz w:val="24"/>
          <w:szCs w:val="24"/>
        </w:rPr>
        <w:t>mud snail</w:t>
      </w:r>
      <w:r w:rsidR="00B360B8">
        <w:rPr>
          <w:rFonts w:ascii="Times New Roman" w:eastAsia="Times New Roman" w:hAnsi="Times New Roman" w:cs="Times New Roman"/>
          <w:sz w:val="24"/>
          <w:szCs w:val="24"/>
        </w:rPr>
        <w:t xml:space="preserve"> (</w:t>
      </w:r>
      <w:r w:rsidR="001049BD" w:rsidRPr="001049BD">
        <w:rPr>
          <w:rFonts w:ascii="Times New Roman" w:eastAsia="Times New Roman" w:hAnsi="Times New Roman" w:cs="Times New Roman"/>
          <w:i/>
          <w:iCs/>
          <w:sz w:val="24"/>
          <w:szCs w:val="24"/>
        </w:rPr>
        <w:t>Potamopyrgus antipodarum</w:t>
      </w:r>
      <w:r w:rsidR="003341E4" w:rsidRPr="003341E4">
        <w:rPr>
          <w:rFonts w:ascii="Times New Roman" w:eastAsia="Times New Roman" w:hAnsi="Times New Roman" w:cs="Times New Roman"/>
          <w:sz w:val="24"/>
          <w:szCs w:val="24"/>
        </w:rPr>
        <w:t>)</w:t>
      </w:r>
      <w:r w:rsidR="005C5711">
        <w:rPr>
          <w:rFonts w:ascii="Times New Roman" w:eastAsia="Times New Roman" w:hAnsi="Times New Roman" w:cs="Times New Roman"/>
          <w:sz w:val="24"/>
          <w:szCs w:val="24"/>
        </w:rPr>
        <w:t>. Fig. 3B</w:t>
      </w:r>
      <w:r w:rsidR="001049BD">
        <w:rPr>
          <w:rFonts w:ascii="Times New Roman" w:eastAsia="Times New Roman" w:hAnsi="Times New Roman" w:cs="Times New Roman"/>
          <w:sz w:val="24"/>
          <w:szCs w:val="24"/>
        </w:rPr>
        <w:t>)</w:t>
      </w:r>
      <w:r w:rsidR="005C5711">
        <w:rPr>
          <w:rFonts w:ascii="Times New Roman" w:eastAsia="Times New Roman" w:hAnsi="Times New Roman" w:cs="Times New Roman"/>
          <w:sz w:val="24"/>
          <w:szCs w:val="24"/>
        </w:rPr>
        <w:t>. The remaining species all had</w:t>
      </w:r>
      <w:r w:rsidR="00882DA5">
        <w:rPr>
          <w:rFonts w:ascii="Times New Roman" w:eastAsia="Times New Roman" w:hAnsi="Times New Roman" w:cs="Times New Roman"/>
          <w:sz w:val="24"/>
          <w:szCs w:val="24"/>
        </w:rPr>
        <w:t xml:space="preserve"> ≤ 4 time series documenting ≥ 90% declines</w:t>
      </w:r>
      <w:r w:rsidR="007E4A44">
        <w:rPr>
          <w:rFonts w:ascii="Times New Roman" w:eastAsia="Times New Roman" w:hAnsi="Times New Roman" w:cs="Times New Roman"/>
          <w:sz w:val="24"/>
          <w:szCs w:val="24"/>
        </w:rPr>
        <w:t xml:space="preserve"> (Fig. 3B).</w:t>
      </w:r>
      <w:r w:rsidR="00BA1273" w:rsidRPr="00BA1273">
        <w:rPr>
          <w:rFonts w:ascii="Times New Roman" w:eastAsia="Times New Roman" w:hAnsi="Times New Roman" w:cs="Times New Roman"/>
          <w:sz w:val="24"/>
          <w:szCs w:val="24"/>
        </w:rPr>
        <w:t xml:space="preserve"> </w:t>
      </w:r>
      <w:r w:rsidR="00BA1273">
        <w:rPr>
          <w:rFonts w:ascii="Times New Roman" w:eastAsia="Times New Roman" w:hAnsi="Times New Roman" w:cs="Times New Roman"/>
          <w:sz w:val="24"/>
          <w:szCs w:val="24"/>
        </w:rPr>
        <w:lastRenderedPageBreak/>
        <w:t xml:space="preserve">98% of the time series (85 out of 87) that documented ≥ 90% declines were from animals which illuminated a noticeable lack of time-series (2 out of 87) for non-native plants (Fig. 3C).  The prevalence of New </w:t>
      </w:r>
      <w:r w:rsidR="00F3216D">
        <w:rPr>
          <w:rFonts w:ascii="Times New Roman" w:eastAsia="Times New Roman" w:hAnsi="Times New Roman" w:cs="Times New Roman"/>
          <w:sz w:val="24"/>
          <w:szCs w:val="24"/>
        </w:rPr>
        <w:t>Zealand</w:t>
      </w:r>
      <w:r w:rsidR="00BA1273">
        <w:rPr>
          <w:rFonts w:ascii="Times New Roman" w:eastAsia="Times New Roman" w:hAnsi="Times New Roman" w:cs="Times New Roman"/>
          <w:sz w:val="24"/>
          <w:szCs w:val="24"/>
        </w:rPr>
        <w:t xml:space="preserve"> mud s</w:t>
      </w:r>
      <w:r w:rsidR="001F0A04">
        <w:rPr>
          <w:rFonts w:ascii="Times New Roman" w:eastAsia="Times New Roman" w:hAnsi="Times New Roman" w:cs="Times New Roman"/>
          <w:sz w:val="24"/>
          <w:szCs w:val="24"/>
        </w:rPr>
        <w:t>nails</w:t>
      </w:r>
      <w:r w:rsidR="00F3216D">
        <w:rPr>
          <w:rFonts w:ascii="Times New Roman" w:eastAsia="Times New Roman" w:hAnsi="Times New Roman" w:cs="Times New Roman"/>
          <w:sz w:val="24"/>
          <w:szCs w:val="24"/>
        </w:rPr>
        <w:t xml:space="preserve"> was also reflected in the </w:t>
      </w:r>
      <w:r w:rsidR="00572084">
        <w:rPr>
          <w:rFonts w:ascii="Times New Roman" w:eastAsia="Times New Roman" w:hAnsi="Times New Roman" w:cs="Times New Roman"/>
          <w:sz w:val="24"/>
          <w:szCs w:val="24"/>
        </w:rPr>
        <w:t>amount</w:t>
      </w:r>
      <w:r w:rsidR="00F3216D">
        <w:rPr>
          <w:rFonts w:ascii="Times New Roman" w:eastAsia="Times New Roman" w:hAnsi="Times New Roman" w:cs="Times New Roman"/>
          <w:sz w:val="24"/>
          <w:szCs w:val="24"/>
        </w:rPr>
        <w:t xml:space="preserve"> of </w:t>
      </w:r>
      <w:r w:rsidR="001F0A04">
        <w:rPr>
          <w:rFonts w:ascii="Times New Roman" w:eastAsia="Times New Roman" w:hAnsi="Times New Roman" w:cs="Times New Roman"/>
          <w:sz w:val="24"/>
          <w:szCs w:val="24"/>
        </w:rPr>
        <w:t>Gas</w:t>
      </w:r>
      <w:r w:rsidR="004D11D5">
        <w:rPr>
          <w:rFonts w:ascii="Times New Roman" w:eastAsia="Times New Roman" w:hAnsi="Times New Roman" w:cs="Times New Roman"/>
          <w:sz w:val="24"/>
          <w:szCs w:val="24"/>
        </w:rPr>
        <w:t>t</w:t>
      </w:r>
      <w:r w:rsidR="001F0A04">
        <w:rPr>
          <w:rFonts w:ascii="Times New Roman" w:eastAsia="Times New Roman" w:hAnsi="Times New Roman" w:cs="Times New Roman"/>
          <w:sz w:val="24"/>
          <w:szCs w:val="24"/>
        </w:rPr>
        <w:t>ropod</w:t>
      </w:r>
      <w:r w:rsidR="00F3216D">
        <w:rPr>
          <w:rFonts w:ascii="Times New Roman" w:eastAsia="Times New Roman" w:hAnsi="Times New Roman" w:cs="Times New Roman"/>
          <w:sz w:val="24"/>
          <w:szCs w:val="24"/>
        </w:rPr>
        <w:t xml:space="preserve">a </w:t>
      </w:r>
      <w:r w:rsidR="00572084">
        <w:rPr>
          <w:rFonts w:ascii="Times New Roman" w:eastAsia="Times New Roman" w:hAnsi="Times New Roman" w:cs="Times New Roman"/>
          <w:sz w:val="24"/>
          <w:szCs w:val="24"/>
        </w:rPr>
        <w:t>time</w:t>
      </w:r>
      <w:r w:rsidR="00F3216D">
        <w:rPr>
          <w:rFonts w:ascii="Times New Roman" w:eastAsia="Times New Roman" w:hAnsi="Times New Roman" w:cs="Times New Roman"/>
          <w:sz w:val="24"/>
          <w:szCs w:val="24"/>
        </w:rPr>
        <w:t xml:space="preserve"> series that</w:t>
      </w:r>
      <w:r w:rsidR="00572084">
        <w:rPr>
          <w:rFonts w:ascii="Times New Roman" w:eastAsia="Times New Roman" w:hAnsi="Times New Roman" w:cs="Times New Roman"/>
          <w:sz w:val="24"/>
          <w:szCs w:val="24"/>
        </w:rPr>
        <w:t xml:space="preserve"> documented ≥ 90% declines</w:t>
      </w:r>
      <w:r w:rsidR="0025442B">
        <w:rPr>
          <w:rFonts w:ascii="Times New Roman" w:eastAsia="Times New Roman" w:hAnsi="Times New Roman" w:cs="Times New Roman"/>
          <w:sz w:val="24"/>
          <w:szCs w:val="24"/>
        </w:rPr>
        <w:t>. Gastropoda had the most time seri</w:t>
      </w:r>
      <w:r w:rsidR="00594A07">
        <w:rPr>
          <w:rFonts w:ascii="Times New Roman" w:eastAsia="Times New Roman" w:hAnsi="Times New Roman" w:cs="Times New Roman"/>
          <w:sz w:val="24"/>
          <w:szCs w:val="24"/>
        </w:rPr>
        <w:t>e</w:t>
      </w:r>
      <w:r w:rsidR="0025442B">
        <w:rPr>
          <w:rFonts w:ascii="Times New Roman" w:eastAsia="Times New Roman" w:hAnsi="Times New Roman" w:cs="Times New Roman"/>
          <w:sz w:val="24"/>
          <w:szCs w:val="24"/>
        </w:rPr>
        <w:t xml:space="preserve">s (28 out of </w:t>
      </w:r>
      <w:r w:rsidR="00594A07">
        <w:rPr>
          <w:rFonts w:ascii="Times New Roman" w:eastAsia="Times New Roman" w:hAnsi="Times New Roman" w:cs="Times New Roman"/>
          <w:sz w:val="24"/>
          <w:szCs w:val="24"/>
        </w:rPr>
        <w:t>87; 32%) that met criteria 3</w:t>
      </w:r>
      <w:r w:rsidR="00ED2F2B">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594A07">
        <w:rPr>
          <w:rFonts w:ascii="Times New Roman" w:eastAsia="Times New Roman" w:hAnsi="Times New Roman" w:cs="Times New Roman"/>
          <w:sz w:val="24"/>
          <w:szCs w:val="24"/>
        </w:rPr>
        <w:t xml:space="preserve">.  </w:t>
      </w:r>
      <w:r w:rsidR="00BD5A26">
        <w:rPr>
          <w:rFonts w:ascii="Times New Roman" w:eastAsia="Times New Roman" w:hAnsi="Times New Roman" w:cs="Times New Roman"/>
          <w:sz w:val="24"/>
          <w:szCs w:val="24"/>
        </w:rPr>
        <w:t>28% of the time series (</w:t>
      </w:r>
      <w:r w:rsidR="00F435EA">
        <w:rPr>
          <w:rFonts w:ascii="Times New Roman" w:eastAsia="Times New Roman" w:hAnsi="Times New Roman" w:cs="Times New Roman"/>
          <w:sz w:val="24"/>
          <w:szCs w:val="24"/>
        </w:rPr>
        <w:t>24</w:t>
      </w:r>
      <w:r w:rsidR="00C6288D">
        <w:rPr>
          <w:rFonts w:ascii="Times New Roman" w:eastAsia="Times New Roman" w:hAnsi="Times New Roman" w:cs="Times New Roman"/>
          <w:sz w:val="24"/>
          <w:szCs w:val="24"/>
        </w:rPr>
        <w:t xml:space="preserve"> out of </w:t>
      </w:r>
      <w:r w:rsidR="00F435EA">
        <w:rPr>
          <w:rFonts w:ascii="Times New Roman" w:eastAsia="Times New Roman" w:hAnsi="Times New Roman" w:cs="Times New Roman"/>
          <w:sz w:val="24"/>
          <w:szCs w:val="24"/>
        </w:rPr>
        <w:t>87)</w:t>
      </w:r>
      <w:r w:rsidR="00BD5A26">
        <w:rPr>
          <w:rFonts w:ascii="Times New Roman" w:eastAsia="Times New Roman" w:hAnsi="Times New Roman" w:cs="Times New Roman"/>
          <w:sz w:val="24"/>
          <w:szCs w:val="24"/>
        </w:rPr>
        <w:t xml:space="preserve"> and</w:t>
      </w:r>
      <w:r w:rsidR="00F435EA">
        <w:rPr>
          <w:rFonts w:ascii="Times New Roman" w:eastAsia="Times New Roman" w:hAnsi="Times New Roman" w:cs="Times New Roman"/>
          <w:sz w:val="24"/>
          <w:szCs w:val="24"/>
        </w:rPr>
        <w:t xml:space="preserve"> </w:t>
      </w:r>
      <w:r w:rsidR="00C6288D">
        <w:rPr>
          <w:rFonts w:ascii="Times New Roman" w:eastAsia="Times New Roman" w:hAnsi="Times New Roman" w:cs="Times New Roman"/>
          <w:sz w:val="24"/>
          <w:szCs w:val="24"/>
        </w:rPr>
        <w:t>20% of the time series (17 out of 87)</w:t>
      </w:r>
      <w:r w:rsidR="000A4AC8">
        <w:rPr>
          <w:rFonts w:ascii="Times New Roman" w:eastAsia="Times New Roman" w:hAnsi="Times New Roman" w:cs="Times New Roman"/>
          <w:sz w:val="24"/>
          <w:szCs w:val="24"/>
        </w:rPr>
        <w:t xml:space="preserve"> were from</w:t>
      </w:r>
      <w:r w:rsidR="001F0A04">
        <w:rPr>
          <w:rFonts w:ascii="Times New Roman" w:eastAsia="Times New Roman" w:hAnsi="Times New Roman" w:cs="Times New Roman"/>
          <w:sz w:val="24"/>
          <w:szCs w:val="24"/>
        </w:rPr>
        <w:t xml:space="preserve"> birds (Aves) and ray-finned fishes (Actinopterygii)</w:t>
      </w:r>
      <w:r w:rsidR="000A4AC8">
        <w:rPr>
          <w:rFonts w:ascii="Times New Roman" w:eastAsia="Times New Roman" w:hAnsi="Times New Roman" w:cs="Times New Roman"/>
          <w:sz w:val="24"/>
          <w:szCs w:val="24"/>
        </w:rPr>
        <w:t>, respectively</w:t>
      </w:r>
      <w:r w:rsidR="00E65591">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1D78B9">
        <w:rPr>
          <w:rFonts w:ascii="Times New Roman" w:eastAsia="Times New Roman" w:hAnsi="Times New Roman" w:cs="Times New Roman"/>
          <w:sz w:val="24"/>
          <w:szCs w:val="24"/>
        </w:rPr>
        <w:t xml:space="preserve">.  </w:t>
      </w:r>
      <w:r w:rsidR="0039252E">
        <w:rPr>
          <w:rFonts w:ascii="Times New Roman" w:eastAsia="Times New Roman" w:hAnsi="Times New Roman" w:cs="Times New Roman"/>
          <w:sz w:val="24"/>
          <w:szCs w:val="24"/>
        </w:rPr>
        <w:t xml:space="preserve">8% of the time series were from populations of </w:t>
      </w:r>
      <w:r w:rsidR="001D78B9">
        <w:rPr>
          <w:rFonts w:ascii="Times New Roman" w:eastAsia="Times New Roman" w:hAnsi="Times New Roman" w:cs="Times New Roman"/>
          <w:sz w:val="24"/>
          <w:szCs w:val="24"/>
        </w:rPr>
        <w:t>Crustaceans (7 out of 8</w:t>
      </w:r>
      <w:r w:rsidR="00144234">
        <w:rPr>
          <w:rFonts w:ascii="Times New Roman" w:eastAsia="Times New Roman" w:hAnsi="Times New Roman" w:cs="Times New Roman"/>
          <w:sz w:val="24"/>
          <w:szCs w:val="24"/>
        </w:rPr>
        <w:t>7)</w:t>
      </w:r>
      <w:r w:rsidR="001D78B9">
        <w:rPr>
          <w:rFonts w:ascii="Times New Roman" w:eastAsia="Times New Roman" w:hAnsi="Times New Roman" w:cs="Times New Roman"/>
          <w:sz w:val="24"/>
          <w:szCs w:val="24"/>
        </w:rPr>
        <w:t xml:space="preserve"> and </w:t>
      </w:r>
      <w:r w:rsidR="0039252E">
        <w:rPr>
          <w:rFonts w:ascii="Times New Roman" w:eastAsia="Times New Roman" w:hAnsi="Times New Roman" w:cs="Times New Roman"/>
          <w:sz w:val="24"/>
          <w:szCs w:val="24"/>
        </w:rPr>
        <w:t>6% of the time sereis were from M</w:t>
      </w:r>
      <w:r w:rsidR="001D78B9">
        <w:rPr>
          <w:rFonts w:ascii="Times New Roman" w:eastAsia="Times New Roman" w:hAnsi="Times New Roman" w:cs="Times New Roman"/>
          <w:sz w:val="24"/>
          <w:szCs w:val="24"/>
        </w:rPr>
        <w:t>ammals (5 out of 87</w:t>
      </w:r>
      <w:r w:rsidR="00E65591">
        <w:rPr>
          <w:rFonts w:ascii="Times New Roman" w:eastAsia="Times New Roman" w:hAnsi="Times New Roman" w:cs="Times New Roman"/>
          <w:sz w:val="24"/>
          <w:szCs w:val="24"/>
        </w:rPr>
        <w:t>; Fig. 3</w:t>
      </w:r>
      <w:r w:rsidR="00045601">
        <w:rPr>
          <w:rFonts w:ascii="Times New Roman" w:eastAsia="Times New Roman" w:hAnsi="Times New Roman" w:cs="Times New Roman"/>
          <w:sz w:val="24"/>
          <w:szCs w:val="24"/>
        </w:rPr>
        <w:t>C</w:t>
      </w:r>
      <w:r w:rsidR="001D78B9">
        <w:rPr>
          <w:rFonts w:ascii="Times New Roman" w:eastAsia="Times New Roman" w:hAnsi="Times New Roman" w:cs="Times New Roman"/>
          <w:sz w:val="24"/>
          <w:szCs w:val="24"/>
        </w:rPr>
        <w:t>)</w:t>
      </w:r>
      <w:r w:rsidR="0039252E">
        <w:rPr>
          <w:rFonts w:ascii="Times New Roman" w:eastAsia="Times New Roman" w:hAnsi="Times New Roman" w:cs="Times New Roman"/>
          <w:sz w:val="24"/>
          <w:szCs w:val="24"/>
        </w:rPr>
        <w:t xml:space="preserve">. The remaining groups had ≤ 3 time series </w:t>
      </w:r>
      <w:r w:rsidR="00027047">
        <w:rPr>
          <w:rFonts w:ascii="Times New Roman" w:eastAsia="Times New Roman" w:hAnsi="Times New Roman" w:cs="Times New Roman"/>
          <w:sz w:val="24"/>
          <w:szCs w:val="24"/>
        </w:rPr>
        <w:t>that documented ≥ 90 % declines</w:t>
      </w:r>
      <w:r w:rsidR="00E65591">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027047">
        <w:rPr>
          <w:rFonts w:ascii="Times New Roman" w:eastAsia="Times New Roman" w:hAnsi="Times New Roman" w:cs="Times New Roman"/>
          <w:sz w:val="24"/>
          <w:szCs w:val="24"/>
        </w:rPr>
        <w:t>.</w:t>
      </w:r>
    </w:p>
    <w:p w14:paraId="580672FA" w14:textId="7FDA4668" w:rsidR="004F35FB" w:rsidRDefault="00136D9E" w:rsidP="00DB2E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s</w:t>
      </w:r>
      <w:r w:rsidR="007B74EF">
        <w:rPr>
          <w:rFonts w:ascii="Times New Roman" w:eastAsia="Times New Roman" w:hAnsi="Times New Roman" w:cs="Times New Roman"/>
          <w:sz w:val="24"/>
          <w:szCs w:val="24"/>
        </w:rPr>
        <w:t xml:space="preserve">pecies with </w:t>
      </w:r>
      <w:r w:rsidR="001326EB">
        <w:rPr>
          <w:rFonts w:ascii="Times New Roman" w:eastAsia="Times New Roman" w:hAnsi="Times New Roman" w:cs="Times New Roman"/>
          <w:sz w:val="24"/>
          <w:szCs w:val="24"/>
        </w:rPr>
        <w:t xml:space="preserve">annual lifespans (longevity </w:t>
      </w:r>
      <w:r w:rsidR="007B74EF">
        <w:rPr>
          <w:rFonts w:ascii="Times New Roman" w:eastAsia="Times New Roman" w:hAnsi="Times New Roman" w:cs="Times New Roman"/>
          <w:sz w:val="24"/>
          <w:szCs w:val="24"/>
        </w:rPr>
        <w:t>&lt; 1</w:t>
      </w:r>
      <w:r w:rsidR="001326EB">
        <w:rPr>
          <w:rFonts w:ascii="Times New Roman" w:eastAsia="Times New Roman" w:hAnsi="Times New Roman" w:cs="Times New Roman"/>
          <w:sz w:val="24"/>
          <w:szCs w:val="24"/>
        </w:rPr>
        <w:t>)</w:t>
      </w:r>
      <w:r w:rsidR="007B74EF">
        <w:rPr>
          <w:rFonts w:ascii="Times New Roman" w:eastAsia="Times New Roman" w:hAnsi="Times New Roman" w:cs="Times New Roman"/>
          <w:sz w:val="24"/>
          <w:szCs w:val="24"/>
        </w:rPr>
        <w:t xml:space="preserve"> year had the highest number of time series </w:t>
      </w:r>
      <w:r w:rsidR="004E775F">
        <w:rPr>
          <w:rFonts w:ascii="Times New Roman" w:eastAsia="Times New Roman" w:hAnsi="Times New Roman" w:cs="Times New Roman"/>
          <w:sz w:val="24"/>
          <w:szCs w:val="24"/>
        </w:rPr>
        <w:t>documenting ≥ 90% declines</w:t>
      </w:r>
      <w:r w:rsidR="007B74EF">
        <w:rPr>
          <w:rFonts w:ascii="Times New Roman" w:eastAsia="Times New Roman" w:hAnsi="Times New Roman" w:cs="Times New Roman"/>
          <w:sz w:val="24"/>
          <w:szCs w:val="24"/>
        </w:rPr>
        <w:t xml:space="preserve"> (</w:t>
      </w:r>
      <w:r w:rsidR="004E775F">
        <w:rPr>
          <w:rFonts w:ascii="Times New Roman" w:eastAsia="Times New Roman" w:hAnsi="Times New Roman" w:cs="Times New Roman"/>
          <w:sz w:val="24"/>
          <w:szCs w:val="24"/>
        </w:rPr>
        <w:t xml:space="preserve">29 out of </w:t>
      </w:r>
      <w:r w:rsidR="00B46261">
        <w:rPr>
          <w:rFonts w:ascii="Times New Roman" w:eastAsia="Times New Roman" w:hAnsi="Times New Roman" w:cs="Times New Roman"/>
          <w:sz w:val="24"/>
          <w:szCs w:val="24"/>
        </w:rPr>
        <w:t>8</w:t>
      </w:r>
      <w:r w:rsidR="004E775F">
        <w:rPr>
          <w:rFonts w:ascii="Times New Roman" w:eastAsia="Times New Roman" w:hAnsi="Times New Roman" w:cs="Times New Roman"/>
          <w:sz w:val="24"/>
          <w:szCs w:val="24"/>
        </w:rPr>
        <w:t>7</w:t>
      </w:r>
      <w:r w:rsidR="00B46261">
        <w:rPr>
          <w:rFonts w:ascii="Times New Roman" w:eastAsia="Times New Roman" w:hAnsi="Times New Roman" w:cs="Times New Roman"/>
          <w:sz w:val="24"/>
          <w:szCs w:val="24"/>
        </w:rPr>
        <w:t xml:space="preserve">; 33%), there was no clear </w:t>
      </w:r>
      <w:r w:rsidR="00512869">
        <w:rPr>
          <w:rFonts w:ascii="Times New Roman" w:eastAsia="Times New Roman" w:hAnsi="Times New Roman" w:cs="Times New Roman"/>
          <w:sz w:val="24"/>
          <w:szCs w:val="24"/>
        </w:rPr>
        <w:t>relationship between the number of time</w:t>
      </w:r>
      <w:r w:rsidR="00BC2FCB">
        <w:rPr>
          <w:rFonts w:ascii="Times New Roman" w:eastAsia="Times New Roman" w:hAnsi="Times New Roman" w:cs="Times New Roman"/>
          <w:sz w:val="24"/>
          <w:szCs w:val="24"/>
        </w:rPr>
        <w:t xml:space="preserve"> </w:t>
      </w:r>
      <w:r w:rsidR="00512869">
        <w:rPr>
          <w:rFonts w:ascii="Times New Roman" w:eastAsia="Times New Roman" w:hAnsi="Times New Roman" w:cs="Times New Roman"/>
          <w:sz w:val="24"/>
          <w:szCs w:val="24"/>
        </w:rPr>
        <w:t>series that met criteria 3 and longevity</w:t>
      </w:r>
      <w:r w:rsidR="00B0033E">
        <w:rPr>
          <w:rFonts w:ascii="Times New Roman" w:eastAsia="Times New Roman" w:hAnsi="Times New Roman" w:cs="Times New Roman"/>
          <w:sz w:val="24"/>
          <w:szCs w:val="24"/>
        </w:rPr>
        <w:t xml:space="preserve"> (Fig. 3E)</w:t>
      </w:r>
      <w:r w:rsidR="007B74EF">
        <w:rPr>
          <w:rFonts w:ascii="Times New Roman" w:eastAsia="Times New Roman" w:hAnsi="Times New Roman" w:cs="Times New Roman"/>
          <w:sz w:val="24"/>
          <w:szCs w:val="24"/>
        </w:rPr>
        <w:t>.</w:t>
      </w:r>
      <w:r w:rsidR="00D25BCF">
        <w:rPr>
          <w:rFonts w:ascii="Times New Roman" w:eastAsia="Times New Roman" w:hAnsi="Times New Roman" w:cs="Times New Roman"/>
          <w:sz w:val="24"/>
          <w:szCs w:val="24"/>
        </w:rPr>
        <w:t xml:space="preserve"> </w:t>
      </w:r>
      <w:r w:rsidR="00BC2FCB">
        <w:rPr>
          <w:rFonts w:ascii="Times New Roman" w:eastAsia="Times New Roman" w:hAnsi="Times New Roman" w:cs="Times New Roman"/>
          <w:sz w:val="24"/>
          <w:szCs w:val="24"/>
        </w:rPr>
        <w:t xml:space="preserve">There were even 3 time series for </w:t>
      </w:r>
      <w:r w:rsidR="006F0428">
        <w:rPr>
          <w:rFonts w:ascii="Times New Roman" w:eastAsia="Times New Roman" w:hAnsi="Times New Roman" w:cs="Times New Roman"/>
          <w:sz w:val="24"/>
          <w:szCs w:val="24"/>
        </w:rPr>
        <w:t xml:space="preserve">species with longevities &gt; 30 that met criteria 3. </w:t>
      </w:r>
    </w:p>
    <w:p w14:paraId="7B9E2703" w14:textId="61917E04" w:rsidR="007658C9" w:rsidRDefault="00C04FC6"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While</w:t>
      </w:r>
      <w:r w:rsidR="0095715C">
        <w:rPr>
          <w:rFonts w:ascii="Times New Roman" w:eastAsia="Times New Roman" w:hAnsi="Times New Roman" w:cs="Times New Roman"/>
          <w:sz w:val="24"/>
          <w:szCs w:val="24"/>
        </w:rPr>
        <w:t xml:space="preserve"> 35.7% of the entire 462 time series that </w:t>
      </w:r>
      <w:r w:rsidR="00E27FEC">
        <w:rPr>
          <w:rFonts w:ascii="Times New Roman" w:eastAsia="Times New Roman" w:hAnsi="Times New Roman" w:cs="Times New Roman"/>
          <w:sz w:val="24"/>
          <w:szCs w:val="24"/>
        </w:rPr>
        <w:t>we</w:t>
      </w:r>
      <w:r w:rsidR="0095715C">
        <w:rPr>
          <w:rFonts w:ascii="Times New Roman" w:eastAsia="Times New Roman" w:hAnsi="Times New Roman" w:cs="Times New Roman"/>
          <w:sz w:val="24"/>
          <w:szCs w:val="24"/>
        </w:rPr>
        <w:t xml:space="preserve"> compiled were </w:t>
      </w:r>
      <w:r w:rsidR="00D36578">
        <w:rPr>
          <w:rFonts w:ascii="Times New Roman" w:eastAsia="Times New Roman" w:hAnsi="Times New Roman" w:cs="Times New Roman"/>
          <w:sz w:val="24"/>
          <w:szCs w:val="24"/>
        </w:rPr>
        <w:t>classifiable</w:t>
      </w:r>
      <w:r w:rsidR="00E27FEC">
        <w:rPr>
          <w:rFonts w:ascii="Times New Roman" w:eastAsia="Times New Roman" w:hAnsi="Times New Roman" w:cs="Times New Roman"/>
          <w:sz w:val="24"/>
          <w:szCs w:val="24"/>
        </w:rPr>
        <w:t xml:space="preserve"> (Fig. 4A-C)</w:t>
      </w:r>
      <w:r w:rsidR="002674B6">
        <w:rPr>
          <w:rFonts w:ascii="Times New Roman" w:eastAsia="Times New Roman" w:hAnsi="Times New Roman" w:cs="Times New Roman"/>
          <w:sz w:val="24"/>
          <w:szCs w:val="24"/>
        </w:rPr>
        <w:t xml:space="preserve">, </w:t>
      </w:r>
      <w:r w:rsidR="00EC6A9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time series</w:t>
      </w:r>
      <w:r w:rsidR="00EC6A9F">
        <w:rPr>
          <w:rFonts w:ascii="Times New Roman" w:eastAsia="Times New Roman" w:hAnsi="Times New Roman" w:cs="Times New Roman"/>
          <w:sz w:val="24"/>
          <w:szCs w:val="24"/>
        </w:rPr>
        <w:t xml:space="preserve"> that were classifiable were distributed disproportionately across </w:t>
      </w:r>
      <w:r w:rsidR="002674B6">
        <w:rPr>
          <w:rFonts w:ascii="Times New Roman" w:eastAsia="Times New Roman" w:hAnsi="Times New Roman" w:cs="Times New Roman"/>
          <w:sz w:val="24"/>
          <w:szCs w:val="24"/>
        </w:rPr>
        <w:t>order</w:t>
      </w:r>
      <w:r w:rsidR="00EC6A9F">
        <w:rPr>
          <w:rFonts w:ascii="Times New Roman" w:eastAsia="Times New Roman" w:hAnsi="Times New Roman" w:cs="Times New Roman"/>
          <w:sz w:val="24"/>
          <w:szCs w:val="24"/>
        </w:rPr>
        <w:t>s</w:t>
      </w:r>
      <w:r w:rsidR="002674B6">
        <w:rPr>
          <w:rFonts w:ascii="Times New Roman" w:eastAsia="Times New Roman" w:hAnsi="Times New Roman" w:cs="Times New Roman"/>
          <w:sz w:val="24"/>
          <w:szCs w:val="24"/>
        </w:rPr>
        <w:t>, systems, and continents</w:t>
      </w:r>
      <w:r>
        <w:rPr>
          <w:rFonts w:ascii="Times New Roman" w:eastAsia="Times New Roman" w:hAnsi="Times New Roman" w:cs="Times New Roman"/>
          <w:sz w:val="24"/>
          <w:szCs w:val="24"/>
        </w:rPr>
        <w:t xml:space="preserve"> </w:t>
      </w:r>
      <w:r w:rsidR="002674B6">
        <w:rPr>
          <w:rFonts w:ascii="Times New Roman" w:eastAsia="Times New Roman" w:hAnsi="Times New Roman" w:cs="Times New Roman"/>
          <w:sz w:val="24"/>
          <w:szCs w:val="24"/>
        </w:rPr>
        <w:t>(Fig. 4</w:t>
      </w:r>
      <w:r w:rsidR="00E27FEC">
        <w:rPr>
          <w:rFonts w:ascii="Times New Roman" w:eastAsia="Times New Roman" w:hAnsi="Times New Roman" w:cs="Times New Roman"/>
          <w:sz w:val="24"/>
          <w:szCs w:val="24"/>
        </w:rPr>
        <w:t>D-F</w:t>
      </w:r>
      <w:r w:rsidR="002674B6">
        <w:rPr>
          <w:rFonts w:ascii="Times New Roman" w:eastAsia="Times New Roman" w:hAnsi="Times New Roman" w:cs="Times New Roman"/>
          <w:sz w:val="24"/>
          <w:szCs w:val="24"/>
        </w:rPr>
        <w:t>)</w:t>
      </w:r>
      <w:r w:rsidR="00E27FEC">
        <w:rPr>
          <w:rFonts w:ascii="Times New Roman" w:eastAsia="Times New Roman" w:hAnsi="Times New Roman" w:cs="Times New Roman"/>
          <w:sz w:val="24"/>
          <w:szCs w:val="24"/>
        </w:rPr>
        <w:t>.</w:t>
      </w:r>
      <w:r w:rsidR="0095715C">
        <w:rPr>
          <w:rFonts w:ascii="Times New Roman" w:eastAsia="Times New Roman" w:hAnsi="Times New Roman" w:cs="Times New Roman"/>
          <w:sz w:val="24"/>
          <w:szCs w:val="24"/>
        </w:rPr>
        <w:t xml:space="preserve"> </w:t>
      </w:r>
      <w:r w:rsidR="00854581">
        <w:rPr>
          <w:rFonts w:ascii="Times New Roman" w:eastAsia="Times New Roman" w:hAnsi="Times New Roman" w:cs="Times New Roman"/>
          <w:sz w:val="24"/>
          <w:szCs w:val="24"/>
        </w:rPr>
        <w:t>Notably</w:t>
      </w:r>
      <w:r w:rsidR="00E27FEC">
        <w:rPr>
          <w:rFonts w:ascii="Times New Roman" w:eastAsia="Times New Roman" w:hAnsi="Times New Roman" w:cs="Times New Roman"/>
          <w:sz w:val="24"/>
          <w:szCs w:val="24"/>
        </w:rPr>
        <w:t>, gastropods made up the majority of the compiled time series</w:t>
      </w:r>
      <w:r w:rsidR="00B85CA3">
        <w:rPr>
          <w:rFonts w:ascii="Times New Roman" w:eastAsia="Times New Roman" w:hAnsi="Times New Roman" w:cs="Times New Roman"/>
          <w:sz w:val="24"/>
          <w:szCs w:val="24"/>
        </w:rPr>
        <w:t xml:space="preserve"> (Fig 4A)</w:t>
      </w:r>
      <w:r w:rsidR="00B35EF6">
        <w:rPr>
          <w:rFonts w:ascii="Times New Roman" w:eastAsia="Times New Roman" w:hAnsi="Times New Roman" w:cs="Times New Roman"/>
          <w:sz w:val="24"/>
          <w:szCs w:val="24"/>
        </w:rPr>
        <w:t>,</w:t>
      </w:r>
      <w:r w:rsidR="00E27FEC">
        <w:rPr>
          <w:rFonts w:ascii="Times New Roman" w:eastAsia="Times New Roman" w:hAnsi="Times New Roman" w:cs="Times New Roman"/>
          <w:sz w:val="24"/>
          <w:szCs w:val="24"/>
        </w:rPr>
        <w:t xml:space="preserve"> but only </w:t>
      </w:r>
      <w:r w:rsidR="0053796C">
        <w:rPr>
          <w:rFonts w:ascii="Times New Roman" w:eastAsia="Times New Roman" w:hAnsi="Times New Roman" w:cs="Times New Roman"/>
          <w:sz w:val="24"/>
          <w:szCs w:val="24"/>
        </w:rPr>
        <w:t>27</w:t>
      </w:r>
      <w:r w:rsidR="004D6FA8">
        <w:rPr>
          <w:rFonts w:ascii="Times New Roman" w:eastAsia="Times New Roman" w:hAnsi="Times New Roman" w:cs="Times New Roman"/>
          <w:sz w:val="24"/>
          <w:szCs w:val="24"/>
        </w:rPr>
        <w:t>.7</w:t>
      </w:r>
      <w:r w:rsidR="0053796C">
        <w:rPr>
          <w:rFonts w:ascii="Times New Roman" w:eastAsia="Times New Roman" w:hAnsi="Times New Roman" w:cs="Times New Roman"/>
          <w:sz w:val="24"/>
          <w:szCs w:val="24"/>
        </w:rPr>
        <w:t>% of the time series were classifiable</w:t>
      </w:r>
      <w:r w:rsidR="008D70EA">
        <w:rPr>
          <w:rFonts w:ascii="Times New Roman" w:eastAsia="Times New Roman" w:hAnsi="Times New Roman" w:cs="Times New Roman"/>
          <w:sz w:val="24"/>
          <w:szCs w:val="24"/>
        </w:rPr>
        <w:t xml:space="preserve"> (Fig. 4D)</w:t>
      </w:r>
      <w:r w:rsidR="0053796C">
        <w:rPr>
          <w:rFonts w:ascii="Times New Roman" w:eastAsia="Times New Roman" w:hAnsi="Times New Roman" w:cs="Times New Roman"/>
          <w:sz w:val="24"/>
          <w:szCs w:val="24"/>
        </w:rPr>
        <w:t xml:space="preserve">. </w:t>
      </w:r>
      <w:r w:rsidR="00447600">
        <w:rPr>
          <w:rFonts w:ascii="Times New Roman" w:eastAsia="Times New Roman" w:hAnsi="Times New Roman" w:cs="Times New Roman"/>
          <w:sz w:val="24"/>
          <w:szCs w:val="24"/>
        </w:rPr>
        <w:t xml:space="preserve">In contrast, </w:t>
      </w:r>
      <w:r w:rsidR="009238B8">
        <w:rPr>
          <w:rFonts w:ascii="Times New Roman" w:eastAsia="Times New Roman" w:hAnsi="Times New Roman" w:cs="Times New Roman"/>
          <w:sz w:val="24"/>
          <w:szCs w:val="24"/>
        </w:rPr>
        <w:t>ray-finned</w:t>
      </w:r>
      <w:r w:rsidR="00447600">
        <w:rPr>
          <w:rFonts w:ascii="Times New Roman" w:eastAsia="Times New Roman" w:hAnsi="Times New Roman" w:cs="Times New Roman"/>
          <w:sz w:val="24"/>
          <w:szCs w:val="24"/>
        </w:rPr>
        <w:t xml:space="preserve"> fishes, </w:t>
      </w:r>
      <w:r w:rsidR="009238B8">
        <w:rPr>
          <w:rFonts w:ascii="Times New Roman" w:eastAsia="Times New Roman" w:hAnsi="Times New Roman" w:cs="Times New Roman"/>
          <w:sz w:val="24"/>
          <w:szCs w:val="24"/>
        </w:rPr>
        <w:t>crustaceans,</w:t>
      </w:r>
      <w:r w:rsidR="00447600">
        <w:rPr>
          <w:rFonts w:ascii="Times New Roman" w:eastAsia="Times New Roman" w:hAnsi="Times New Roman" w:cs="Times New Roman"/>
          <w:sz w:val="24"/>
          <w:szCs w:val="24"/>
        </w:rPr>
        <w:t xml:space="preserve"> and birds had fewer numbers of time series that we compiled</w:t>
      </w:r>
      <w:r w:rsidR="00A42100">
        <w:rPr>
          <w:rFonts w:ascii="Times New Roman" w:eastAsia="Times New Roman" w:hAnsi="Times New Roman" w:cs="Times New Roman"/>
          <w:sz w:val="24"/>
          <w:szCs w:val="24"/>
        </w:rPr>
        <w:t>, (Fig. 4A)</w:t>
      </w:r>
      <w:r w:rsidR="005B161C">
        <w:rPr>
          <w:rFonts w:ascii="Times New Roman" w:eastAsia="Times New Roman" w:hAnsi="Times New Roman" w:cs="Times New Roman"/>
          <w:sz w:val="24"/>
          <w:szCs w:val="24"/>
        </w:rPr>
        <w:t>,</w:t>
      </w:r>
      <w:r w:rsidR="00447600">
        <w:rPr>
          <w:rFonts w:ascii="Times New Roman" w:eastAsia="Times New Roman" w:hAnsi="Times New Roman" w:cs="Times New Roman"/>
          <w:sz w:val="24"/>
          <w:szCs w:val="24"/>
        </w:rPr>
        <w:t xml:space="preserve"> but the compiled time series </w:t>
      </w:r>
      <w:r w:rsidR="004F1BC4">
        <w:rPr>
          <w:rFonts w:ascii="Times New Roman" w:eastAsia="Times New Roman" w:hAnsi="Times New Roman" w:cs="Times New Roman"/>
          <w:sz w:val="24"/>
          <w:szCs w:val="24"/>
        </w:rPr>
        <w:t>met the inclusion criteria for classification more often</w:t>
      </w:r>
      <w:r w:rsidR="00D14598">
        <w:rPr>
          <w:rFonts w:ascii="Times New Roman" w:eastAsia="Times New Roman" w:hAnsi="Times New Roman" w:cs="Times New Roman"/>
          <w:sz w:val="24"/>
          <w:szCs w:val="24"/>
        </w:rPr>
        <w:t xml:space="preserve"> (4</w:t>
      </w:r>
      <w:r w:rsidR="008E59E9">
        <w:rPr>
          <w:rFonts w:ascii="Times New Roman" w:eastAsia="Times New Roman" w:hAnsi="Times New Roman" w:cs="Times New Roman"/>
          <w:sz w:val="24"/>
          <w:szCs w:val="24"/>
        </w:rPr>
        <w:t xml:space="preserve">8.6%, </w:t>
      </w:r>
      <w:r w:rsidR="007053BA">
        <w:rPr>
          <w:rFonts w:ascii="Times New Roman" w:eastAsia="Times New Roman" w:hAnsi="Times New Roman" w:cs="Times New Roman"/>
          <w:sz w:val="24"/>
          <w:szCs w:val="24"/>
        </w:rPr>
        <w:t xml:space="preserve">58.8%, </w:t>
      </w:r>
      <w:r w:rsidR="00A42100">
        <w:rPr>
          <w:rFonts w:ascii="Times New Roman" w:eastAsia="Times New Roman" w:hAnsi="Times New Roman" w:cs="Times New Roman"/>
          <w:sz w:val="24"/>
          <w:szCs w:val="24"/>
        </w:rPr>
        <w:t>84.4%</w:t>
      </w:r>
      <w:r w:rsidR="005B161C">
        <w:rPr>
          <w:rFonts w:ascii="Times New Roman" w:eastAsia="Times New Roman" w:hAnsi="Times New Roman" w:cs="Times New Roman"/>
          <w:sz w:val="24"/>
          <w:szCs w:val="24"/>
        </w:rPr>
        <w:t xml:space="preserve"> respectively</w:t>
      </w:r>
      <w:r w:rsidR="00A42100">
        <w:rPr>
          <w:rFonts w:ascii="Times New Roman" w:eastAsia="Times New Roman" w:hAnsi="Times New Roman" w:cs="Times New Roman"/>
          <w:sz w:val="24"/>
          <w:szCs w:val="24"/>
        </w:rPr>
        <w:t>; Fig. 4D)</w:t>
      </w:r>
      <w:r w:rsidR="007A4D42">
        <w:rPr>
          <w:rFonts w:ascii="Times New Roman" w:eastAsia="Times New Roman" w:hAnsi="Times New Roman" w:cs="Times New Roman"/>
          <w:sz w:val="24"/>
          <w:szCs w:val="24"/>
        </w:rPr>
        <w:t>. Freshwater time series dominated the numbers of time series compared to marine and freshwater systems,</w:t>
      </w:r>
      <w:r w:rsidR="00A42C73">
        <w:rPr>
          <w:rFonts w:ascii="Times New Roman" w:eastAsia="Times New Roman" w:hAnsi="Times New Roman" w:cs="Times New Roman"/>
          <w:sz w:val="24"/>
          <w:szCs w:val="24"/>
        </w:rPr>
        <w:t xml:space="preserve"> (Fig 4B)</w:t>
      </w:r>
      <w:r w:rsidR="007A4D42">
        <w:rPr>
          <w:rFonts w:ascii="Times New Roman" w:eastAsia="Times New Roman" w:hAnsi="Times New Roman" w:cs="Times New Roman"/>
          <w:sz w:val="24"/>
          <w:szCs w:val="24"/>
        </w:rPr>
        <w:t xml:space="preserve"> but only </w:t>
      </w:r>
      <w:r w:rsidR="00082FDE">
        <w:rPr>
          <w:rFonts w:ascii="Times New Roman" w:eastAsia="Times New Roman" w:hAnsi="Times New Roman" w:cs="Times New Roman"/>
          <w:sz w:val="24"/>
          <w:szCs w:val="24"/>
        </w:rPr>
        <w:t>31.</w:t>
      </w:r>
      <w:r w:rsidR="00A42C73">
        <w:rPr>
          <w:rFonts w:ascii="Times New Roman" w:eastAsia="Times New Roman" w:hAnsi="Times New Roman" w:cs="Times New Roman"/>
          <w:sz w:val="24"/>
          <w:szCs w:val="24"/>
        </w:rPr>
        <w:t xml:space="preserve">7% of freshwater time series were classifiable (Fig 4E). </w:t>
      </w:r>
      <w:r w:rsidR="00E512BA">
        <w:rPr>
          <w:rFonts w:ascii="Times New Roman" w:eastAsia="Times New Roman" w:hAnsi="Times New Roman" w:cs="Times New Roman"/>
          <w:sz w:val="24"/>
          <w:szCs w:val="24"/>
        </w:rPr>
        <w:t>Although t</w:t>
      </w:r>
      <w:r w:rsidR="00A42C73">
        <w:rPr>
          <w:rFonts w:ascii="Times New Roman" w:eastAsia="Times New Roman" w:hAnsi="Times New Roman" w:cs="Times New Roman"/>
          <w:sz w:val="24"/>
          <w:szCs w:val="24"/>
        </w:rPr>
        <w:t xml:space="preserve">errestrial systems had fewer time </w:t>
      </w:r>
      <w:r w:rsidR="004D34D7">
        <w:rPr>
          <w:rFonts w:ascii="Times New Roman" w:eastAsia="Times New Roman" w:hAnsi="Times New Roman" w:cs="Times New Roman"/>
          <w:sz w:val="24"/>
          <w:szCs w:val="24"/>
        </w:rPr>
        <w:t>series</w:t>
      </w:r>
      <w:r w:rsidR="004D1FE9">
        <w:rPr>
          <w:rFonts w:ascii="Times New Roman" w:eastAsia="Times New Roman" w:hAnsi="Times New Roman" w:cs="Times New Roman"/>
          <w:sz w:val="24"/>
          <w:szCs w:val="24"/>
        </w:rPr>
        <w:t xml:space="preserve"> than freshwater systems</w:t>
      </w:r>
      <w:r w:rsidR="00A42C73">
        <w:rPr>
          <w:rFonts w:ascii="Times New Roman" w:eastAsia="Times New Roman" w:hAnsi="Times New Roman" w:cs="Times New Roman"/>
          <w:sz w:val="24"/>
          <w:szCs w:val="24"/>
        </w:rPr>
        <w:t xml:space="preserve"> (Fig. 4B)</w:t>
      </w:r>
      <w:r w:rsidR="00E512BA">
        <w:rPr>
          <w:rFonts w:ascii="Times New Roman" w:eastAsia="Times New Roman" w:hAnsi="Times New Roman" w:cs="Times New Roman"/>
          <w:sz w:val="24"/>
          <w:szCs w:val="24"/>
        </w:rPr>
        <w:t>,</w:t>
      </w:r>
      <w:r w:rsidR="00346084">
        <w:rPr>
          <w:rFonts w:ascii="Times New Roman" w:eastAsia="Times New Roman" w:hAnsi="Times New Roman" w:cs="Times New Roman"/>
          <w:sz w:val="24"/>
          <w:szCs w:val="24"/>
        </w:rPr>
        <w:t xml:space="preserve"> </w:t>
      </w:r>
      <w:r w:rsidR="004D1FE9">
        <w:rPr>
          <w:rFonts w:ascii="Times New Roman" w:eastAsia="Times New Roman" w:hAnsi="Times New Roman" w:cs="Times New Roman"/>
          <w:sz w:val="24"/>
          <w:szCs w:val="24"/>
        </w:rPr>
        <w:t xml:space="preserve">time series from terrestrial systems had higher percentages </w:t>
      </w:r>
      <w:r w:rsidR="004D1FE9">
        <w:rPr>
          <w:rFonts w:ascii="Times New Roman" w:eastAsia="Times New Roman" w:hAnsi="Times New Roman" w:cs="Times New Roman"/>
          <w:sz w:val="24"/>
          <w:szCs w:val="24"/>
        </w:rPr>
        <w:lastRenderedPageBreak/>
        <w:t>(</w:t>
      </w:r>
      <w:r w:rsidR="00CC7D17">
        <w:rPr>
          <w:rFonts w:ascii="Times New Roman" w:eastAsia="Times New Roman" w:hAnsi="Times New Roman" w:cs="Times New Roman"/>
          <w:sz w:val="24"/>
          <w:szCs w:val="24"/>
        </w:rPr>
        <w:t>48.6%)</w:t>
      </w:r>
      <w:r w:rsidR="004D1FE9">
        <w:rPr>
          <w:rFonts w:ascii="Times New Roman" w:eastAsia="Times New Roman" w:hAnsi="Times New Roman" w:cs="Times New Roman"/>
          <w:sz w:val="24"/>
          <w:szCs w:val="24"/>
        </w:rPr>
        <w:t xml:space="preserve"> of time series that were classifiable (Fig 4E). Marine systems had fewer time series than freshwater systems but had similar percentages (37.7%) that were classifiable (Fig. 4E).  </w:t>
      </w:r>
      <w:r w:rsidR="00D5649C">
        <w:rPr>
          <w:rFonts w:ascii="Times New Roman" w:eastAsia="Times New Roman" w:hAnsi="Times New Roman" w:cs="Times New Roman"/>
          <w:sz w:val="24"/>
          <w:szCs w:val="24"/>
        </w:rPr>
        <w:t xml:space="preserve">Most of the time series were from </w:t>
      </w:r>
      <w:r w:rsidR="007C571C">
        <w:rPr>
          <w:rFonts w:ascii="Times New Roman" w:eastAsia="Times New Roman" w:hAnsi="Times New Roman" w:cs="Times New Roman"/>
          <w:sz w:val="24"/>
          <w:szCs w:val="24"/>
        </w:rPr>
        <w:t>Europe</w:t>
      </w:r>
      <w:r w:rsidR="0059584F">
        <w:rPr>
          <w:rFonts w:ascii="Times New Roman" w:eastAsia="Times New Roman" w:hAnsi="Times New Roman" w:cs="Times New Roman"/>
          <w:sz w:val="24"/>
          <w:szCs w:val="24"/>
        </w:rPr>
        <w:t xml:space="preserve"> or N. America</w:t>
      </w:r>
      <w:r w:rsidR="00F966EE">
        <w:rPr>
          <w:rFonts w:ascii="Times New Roman" w:eastAsia="Times New Roman" w:hAnsi="Times New Roman" w:cs="Times New Roman"/>
          <w:sz w:val="24"/>
          <w:szCs w:val="24"/>
        </w:rPr>
        <w:t xml:space="preserve"> (Fig. 4C)</w:t>
      </w:r>
      <w:r w:rsidR="00D5649C">
        <w:rPr>
          <w:rFonts w:ascii="Times New Roman" w:eastAsia="Times New Roman" w:hAnsi="Times New Roman" w:cs="Times New Roman"/>
          <w:sz w:val="24"/>
          <w:szCs w:val="24"/>
        </w:rPr>
        <w:t>, but</w:t>
      </w:r>
      <w:r w:rsidR="008A3829">
        <w:rPr>
          <w:rFonts w:ascii="Times New Roman" w:eastAsia="Times New Roman" w:hAnsi="Times New Roman" w:cs="Times New Roman"/>
          <w:sz w:val="24"/>
          <w:szCs w:val="24"/>
        </w:rPr>
        <w:t xml:space="preserve"> only</w:t>
      </w:r>
      <w:r w:rsidR="0033035B">
        <w:rPr>
          <w:rFonts w:ascii="Times New Roman" w:eastAsia="Times New Roman" w:hAnsi="Times New Roman" w:cs="Times New Roman"/>
          <w:sz w:val="24"/>
          <w:szCs w:val="24"/>
        </w:rPr>
        <w:t xml:space="preserve"> </w:t>
      </w:r>
      <w:r w:rsidR="008A3829">
        <w:rPr>
          <w:rFonts w:ascii="Times New Roman" w:eastAsia="Times New Roman" w:hAnsi="Times New Roman" w:cs="Times New Roman"/>
          <w:sz w:val="24"/>
          <w:szCs w:val="24"/>
        </w:rPr>
        <w:t>31.1%</w:t>
      </w:r>
      <w:r w:rsidR="001033F6">
        <w:rPr>
          <w:rFonts w:ascii="Times New Roman" w:eastAsia="Times New Roman" w:hAnsi="Times New Roman" w:cs="Times New Roman"/>
          <w:sz w:val="24"/>
          <w:szCs w:val="24"/>
        </w:rPr>
        <w:t xml:space="preserve"> of </w:t>
      </w:r>
      <w:r w:rsidR="008A3829">
        <w:rPr>
          <w:rFonts w:ascii="Times New Roman" w:eastAsia="Times New Roman" w:hAnsi="Times New Roman" w:cs="Times New Roman"/>
          <w:sz w:val="24"/>
          <w:szCs w:val="24"/>
        </w:rPr>
        <w:t xml:space="preserve">European </w:t>
      </w:r>
      <w:r w:rsidR="001033F6">
        <w:rPr>
          <w:rFonts w:ascii="Times New Roman" w:eastAsia="Times New Roman" w:hAnsi="Times New Roman" w:cs="Times New Roman"/>
          <w:sz w:val="24"/>
          <w:szCs w:val="24"/>
        </w:rPr>
        <w:t>time serie</w:t>
      </w:r>
      <w:r w:rsidR="008A3829">
        <w:rPr>
          <w:rFonts w:ascii="Times New Roman" w:eastAsia="Times New Roman" w:hAnsi="Times New Roman" w:cs="Times New Roman"/>
          <w:sz w:val="24"/>
          <w:szCs w:val="24"/>
        </w:rPr>
        <w:t xml:space="preserve">s </w:t>
      </w:r>
      <w:r w:rsidR="0059584F">
        <w:rPr>
          <w:rFonts w:ascii="Times New Roman" w:eastAsia="Times New Roman" w:hAnsi="Times New Roman" w:cs="Times New Roman"/>
          <w:sz w:val="24"/>
          <w:szCs w:val="24"/>
        </w:rPr>
        <w:t xml:space="preserve">and 45.5% of North American time series </w:t>
      </w:r>
      <w:r w:rsidR="008A3829">
        <w:rPr>
          <w:rFonts w:ascii="Times New Roman" w:eastAsia="Times New Roman" w:hAnsi="Times New Roman" w:cs="Times New Roman"/>
          <w:sz w:val="24"/>
          <w:szCs w:val="24"/>
        </w:rPr>
        <w:t>were classifiable</w:t>
      </w:r>
      <w:r w:rsidR="00F966EE">
        <w:rPr>
          <w:rFonts w:ascii="Times New Roman" w:eastAsia="Times New Roman" w:hAnsi="Times New Roman" w:cs="Times New Roman"/>
          <w:sz w:val="24"/>
          <w:szCs w:val="24"/>
        </w:rPr>
        <w:t xml:space="preserve"> (Fig. 4F)</w:t>
      </w:r>
      <w:r w:rsidR="0059584F">
        <w:rPr>
          <w:rFonts w:ascii="Times New Roman" w:eastAsia="Times New Roman" w:hAnsi="Times New Roman" w:cs="Times New Roman"/>
          <w:sz w:val="24"/>
          <w:szCs w:val="24"/>
        </w:rPr>
        <w:t xml:space="preserve">. </w:t>
      </w:r>
      <w:r w:rsidR="00F82D2E">
        <w:rPr>
          <w:rFonts w:ascii="Times New Roman" w:eastAsia="Times New Roman" w:hAnsi="Times New Roman" w:cs="Times New Roman"/>
          <w:sz w:val="24"/>
          <w:szCs w:val="24"/>
        </w:rPr>
        <w:t xml:space="preserve">While there were </w:t>
      </w:r>
      <w:r w:rsidR="00CC7D17">
        <w:rPr>
          <w:rFonts w:ascii="Times New Roman" w:eastAsia="Times New Roman" w:hAnsi="Times New Roman" w:cs="Times New Roman"/>
          <w:sz w:val="24"/>
          <w:szCs w:val="24"/>
        </w:rPr>
        <w:t>fewer</w:t>
      </w:r>
      <w:r w:rsidR="00F82D2E">
        <w:rPr>
          <w:rFonts w:ascii="Times New Roman" w:eastAsia="Times New Roman" w:hAnsi="Times New Roman" w:cs="Times New Roman"/>
          <w:sz w:val="24"/>
          <w:szCs w:val="24"/>
        </w:rPr>
        <w:t xml:space="preserve"> time series from Islands (Fig. 4C)</w:t>
      </w:r>
      <w:r w:rsidR="000D588A">
        <w:rPr>
          <w:rFonts w:ascii="Times New Roman" w:eastAsia="Times New Roman" w:hAnsi="Times New Roman" w:cs="Times New Roman"/>
          <w:sz w:val="24"/>
          <w:szCs w:val="24"/>
        </w:rPr>
        <w:t>, 59.1% of the time series from islands were classifiable.</w:t>
      </w:r>
      <w:r w:rsidR="00BA29FE">
        <w:rPr>
          <w:rFonts w:ascii="Times New Roman" w:eastAsia="Times New Roman" w:hAnsi="Times New Roman" w:cs="Times New Roman"/>
          <w:sz w:val="24"/>
          <w:szCs w:val="24"/>
        </w:rPr>
        <w:t xml:space="preserve"> </w:t>
      </w:r>
    </w:p>
    <w:p w14:paraId="769E9F3B" w14:textId="3A8F125E" w:rsidR="00084C46" w:rsidRPr="00311695" w:rsidRDefault="00084C46" w:rsidP="00084C46">
      <w:pPr>
        <w:spacing w:line="480" w:lineRule="auto"/>
        <w:rPr>
          <w:rFonts w:ascii="Times New Roman" w:eastAsia="Times New Roman" w:hAnsi="Times New Roman" w:cs="Times New Roman"/>
          <w:i/>
          <w:iCs/>
          <w:sz w:val="24"/>
          <w:szCs w:val="24"/>
        </w:rPr>
      </w:pPr>
      <w:commentRangeStart w:id="4"/>
      <w:r>
        <w:rPr>
          <w:rFonts w:ascii="Times New Roman" w:eastAsia="Times New Roman" w:hAnsi="Times New Roman" w:cs="Times New Roman"/>
          <w:i/>
          <w:iCs/>
          <w:sz w:val="24"/>
          <w:szCs w:val="24"/>
        </w:rPr>
        <w:t>Mechanism</w:t>
      </w:r>
      <w:r w:rsidR="002D7F79">
        <w:rPr>
          <w:rFonts w:ascii="Times New Roman" w:eastAsia="Times New Roman" w:hAnsi="Times New Roman" w:cs="Times New Roman"/>
          <w:i/>
          <w:iCs/>
          <w:sz w:val="24"/>
          <w:szCs w:val="24"/>
        </w:rPr>
        <w:t>s</w:t>
      </w:r>
      <w:commentRangeEnd w:id="4"/>
      <w:r w:rsidR="000B278C">
        <w:rPr>
          <w:rStyle w:val="CommentReference"/>
        </w:rPr>
        <w:commentReference w:id="4"/>
      </w:r>
    </w:p>
    <w:p w14:paraId="0135D87F" w14:textId="1046F7FA" w:rsidR="000178C5" w:rsidRDefault="006C3CC1" w:rsidP="00DB5CE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A3186">
        <w:rPr>
          <w:rFonts w:ascii="Times New Roman" w:eastAsia="Times New Roman" w:hAnsi="Times New Roman" w:cs="Times New Roman"/>
          <w:sz w:val="24"/>
          <w:szCs w:val="24"/>
        </w:rPr>
        <w:t>The 33 time series that we classified as boom-bust were found in</w:t>
      </w:r>
      <w:r>
        <w:rPr>
          <w:rFonts w:ascii="Times New Roman" w:eastAsia="Times New Roman" w:hAnsi="Times New Roman" w:cs="Times New Roman"/>
          <w:sz w:val="24"/>
          <w:szCs w:val="24"/>
        </w:rPr>
        <w:t xml:space="preserve"> 15 </w:t>
      </w:r>
      <w:r w:rsidR="009A3186">
        <w:rPr>
          <w:rFonts w:ascii="Times New Roman" w:eastAsia="Times New Roman" w:hAnsi="Times New Roman" w:cs="Times New Roman"/>
          <w:sz w:val="24"/>
          <w:szCs w:val="24"/>
        </w:rPr>
        <w:t xml:space="preserve">separate </w:t>
      </w:r>
      <w:r>
        <w:rPr>
          <w:rFonts w:ascii="Times New Roman" w:eastAsia="Times New Roman" w:hAnsi="Times New Roman" w:cs="Times New Roman"/>
          <w:sz w:val="24"/>
          <w:szCs w:val="24"/>
        </w:rPr>
        <w:t xml:space="preserve">studies that </w:t>
      </w:r>
      <w:r w:rsidR="003D3925">
        <w:rPr>
          <w:rFonts w:ascii="Times New Roman" w:eastAsia="Times New Roman" w:hAnsi="Times New Roman" w:cs="Times New Roman"/>
          <w:sz w:val="24"/>
          <w:szCs w:val="24"/>
        </w:rPr>
        <w:t xml:space="preserve">(Table 1). The </w:t>
      </w:r>
      <w:r w:rsidR="00C40BD6">
        <w:rPr>
          <w:rFonts w:ascii="Times New Roman" w:eastAsia="Times New Roman" w:hAnsi="Times New Roman" w:cs="Times New Roman"/>
          <w:sz w:val="24"/>
          <w:szCs w:val="24"/>
        </w:rPr>
        <w:t xml:space="preserve">mechanisms presented by these studies could be grouped into four groups: 1) enemy release followed by enemy accumulation, 2) resource depletion, 3) invasive species unfavorably </w:t>
      </w:r>
      <w:r w:rsidR="0061799D">
        <w:rPr>
          <w:rFonts w:ascii="Times New Roman" w:eastAsia="Times New Roman" w:hAnsi="Times New Roman" w:cs="Times New Roman"/>
          <w:sz w:val="24"/>
          <w:szCs w:val="24"/>
        </w:rPr>
        <w:t>alter</w:t>
      </w:r>
      <w:r w:rsidR="00C40BD6">
        <w:rPr>
          <w:rFonts w:ascii="Times New Roman" w:eastAsia="Times New Roman" w:hAnsi="Times New Roman" w:cs="Times New Roman"/>
          <w:sz w:val="24"/>
          <w:szCs w:val="24"/>
        </w:rPr>
        <w:t xml:space="preserve"> the ecosystem for future generations, and 4) environmental thresholds</w:t>
      </w:r>
      <w:r w:rsidR="006D1659">
        <w:rPr>
          <w:rFonts w:ascii="Times New Roman" w:eastAsia="Times New Roman" w:hAnsi="Times New Roman" w:cs="Times New Roman"/>
          <w:sz w:val="24"/>
          <w:szCs w:val="24"/>
        </w:rPr>
        <w:t xml:space="preserve"> (Table 1)</w:t>
      </w:r>
      <w:r w:rsidR="00C40BD6">
        <w:rPr>
          <w:rFonts w:ascii="Times New Roman" w:eastAsia="Times New Roman" w:hAnsi="Times New Roman" w:cs="Times New Roman"/>
          <w:sz w:val="24"/>
          <w:szCs w:val="24"/>
        </w:rPr>
        <w:t>.</w:t>
      </w:r>
      <w:r w:rsidR="00BC7A01">
        <w:rPr>
          <w:rFonts w:ascii="Times New Roman" w:eastAsia="Times New Roman" w:hAnsi="Times New Roman" w:cs="Times New Roman"/>
          <w:sz w:val="24"/>
          <w:szCs w:val="24"/>
        </w:rPr>
        <w:t xml:space="preserve"> </w:t>
      </w:r>
      <w:r w:rsidR="009D095C">
        <w:rPr>
          <w:rFonts w:ascii="Times New Roman" w:eastAsia="Times New Roman" w:hAnsi="Times New Roman" w:cs="Times New Roman"/>
          <w:sz w:val="24"/>
          <w:szCs w:val="24"/>
        </w:rPr>
        <w:t>The number of studies</w:t>
      </w:r>
      <w:r w:rsidR="006D1659">
        <w:rPr>
          <w:rFonts w:ascii="Times New Roman" w:eastAsia="Times New Roman" w:hAnsi="Times New Roman" w:cs="Times New Roman"/>
          <w:sz w:val="24"/>
          <w:szCs w:val="24"/>
        </w:rPr>
        <w:t xml:space="preserve"> and each stud</w:t>
      </w:r>
      <w:r w:rsidR="002E3AF0">
        <w:rPr>
          <w:rFonts w:ascii="Times New Roman" w:eastAsia="Times New Roman" w:hAnsi="Times New Roman" w:cs="Times New Roman"/>
          <w:sz w:val="24"/>
          <w:szCs w:val="24"/>
        </w:rPr>
        <w:t>y’s</w:t>
      </w:r>
      <w:r w:rsidR="006D1659">
        <w:rPr>
          <w:rFonts w:ascii="Times New Roman" w:eastAsia="Times New Roman" w:hAnsi="Times New Roman" w:cs="Times New Roman"/>
          <w:sz w:val="24"/>
          <w:szCs w:val="24"/>
        </w:rPr>
        <w:t xml:space="preserve"> strength of evidence</w:t>
      </w:r>
      <w:r w:rsidR="009D095C">
        <w:rPr>
          <w:rFonts w:ascii="Times New Roman" w:eastAsia="Times New Roman" w:hAnsi="Times New Roman" w:cs="Times New Roman"/>
          <w:sz w:val="24"/>
          <w:szCs w:val="24"/>
        </w:rPr>
        <w:t xml:space="preserve"> </w:t>
      </w:r>
      <w:r w:rsidR="002E3AF0">
        <w:rPr>
          <w:rFonts w:ascii="Times New Roman" w:eastAsia="Times New Roman" w:hAnsi="Times New Roman" w:cs="Times New Roman"/>
          <w:sz w:val="24"/>
          <w:szCs w:val="24"/>
        </w:rPr>
        <w:t>for</w:t>
      </w:r>
      <w:r w:rsidR="009D095C">
        <w:rPr>
          <w:rFonts w:ascii="Times New Roman" w:eastAsia="Times New Roman" w:hAnsi="Times New Roman" w:cs="Times New Roman"/>
          <w:sz w:val="24"/>
          <w:szCs w:val="24"/>
        </w:rPr>
        <w:t xml:space="preserve"> mechanisms varied</w:t>
      </w:r>
      <w:r w:rsidR="006D1659">
        <w:rPr>
          <w:rFonts w:ascii="Times New Roman" w:eastAsia="Times New Roman" w:hAnsi="Times New Roman" w:cs="Times New Roman"/>
          <w:sz w:val="24"/>
          <w:szCs w:val="24"/>
        </w:rPr>
        <w:t xml:space="preserve"> (Table 1). </w:t>
      </w:r>
      <w:r w:rsidR="002E3AF0">
        <w:rPr>
          <w:rFonts w:ascii="Times New Roman" w:eastAsia="Times New Roman" w:hAnsi="Times New Roman" w:cs="Times New Roman"/>
          <w:sz w:val="24"/>
          <w:szCs w:val="24"/>
        </w:rPr>
        <w:t xml:space="preserve">There were six studies that presented enemy release followed by enemy accumulation as the mechanism causing the boom-bust of which 1 presented strong evidence, 4 presented poor evidence and 1 presented weak evidence (Table 1). </w:t>
      </w:r>
      <w:r w:rsidR="00214F67">
        <w:rPr>
          <w:rFonts w:ascii="Times New Roman" w:eastAsia="Times New Roman" w:hAnsi="Times New Roman" w:cs="Times New Roman"/>
          <w:sz w:val="24"/>
          <w:szCs w:val="24"/>
        </w:rPr>
        <w:t>One study presented strong evidence for resource depletion causing the boom-bust</w:t>
      </w:r>
      <w:r w:rsidR="00D80CD6">
        <w:rPr>
          <w:rFonts w:ascii="Times New Roman" w:eastAsia="Times New Roman" w:hAnsi="Times New Roman" w:cs="Times New Roman"/>
          <w:sz w:val="24"/>
          <w:szCs w:val="24"/>
        </w:rPr>
        <w:t xml:space="preserve"> (Table 1)</w:t>
      </w:r>
      <w:r w:rsidR="00214F67">
        <w:rPr>
          <w:rFonts w:ascii="Times New Roman" w:eastAsia="Times New Roman" w:hAnsi="Times New Roman" w:cs="Times New Roman"/>
          <w:sz w:val="24"/>
          <w:szCs w:val="24"/>
        </w:rPr>
        <w:t>.</w:t>
      </w:r>
      <w:r w:rsidR="00D80CD6">
        <w:rPr>
          <w:rFonts w:ascii="Times New Roman" w:eastAsia="Times New Roman" w:hAnsi="Times New Roman" w:cs="Times New Roman"/>
          <w:sz w:val="24"/>
          <w:szCs w:val="24"/>
        </w:rPr>
        <w:t xml:space="preserve"> One study presented intermediate evidence for the invasive species unfavorably altering the ecosystem for future generations</w:t>
      </w:r>
      <w:r w:rsidR="00EB4375">
        <w:rPr>
          <w:rFonts w:ascii="Times New Roman" w:eastAsia="Times New Roman" w:hAnsi="Times New Roman" w:cs="Times New Roman"/>
          <w:sz w:val="24"/>
          <w:szCs w:val="24"/>
        </w:rPr>
        <w:t xml:space="preserve"> as the cause of the boom bust (Table 1). Environmental thresholds were presented as the cause of the boom</w:t>
      </w:r>
      <w:r w:rsidR="008E6C1E">
        <w:rPr>
          <w:rFonts w:ascii="Times New Roman" w:eastAsia="Times New Roman" w:hAnsi="Times New Roman" w:cs="Times New Roman"/>
          <w:sz w:val="24"/>
          <w:szCs w:val="24"/>
        </w:rPr>
        <w:t>-</w:t>
      </w:r>
      <w:r w:rsidR="00EB4375">
        <w:rPr>
          <w:rFonts w:ascii="Times New Roman" w:eastAsia="Times New Roman" w:hAnsi="Times New Roman" w:cs="Times New Roman"/>
          <w:sz w:val="24"/>
          <w:szCs w:val="24"/>
        </w:rPr>
        <w:t>bust in five studies</w:t>
      </w:r>
      <w:r w:rsidR="001263C1">
        <w:rPr>
          <w:rFonts w:ascii="Times New Roman" w:eastAsia="Times New Roman" w:hAnsi="Times New Roman" w:cs="Times New Roman"/>
          <w:sz w:val="24"/>
          <w:szCs w:val="24"/>
        </w:rPr>
        <w:t xml:space="preserve"> of which 4 presented poor evidence and 1 presented weak evidence</w:t>
      </w:r>
      <w:r w:rsidR="009A2C18">
        <w:rPr>
          <w:rFonts w:ascii="Times New Roman" w:eastAsia="Times New Roman" w:hAnsi="Times New Roman" w:cs="Times New Roman"/>
          <w:sz w:val="24"/>
          <w:szCs w:val="24"/>
        </w:rPr>
        <w:t xml:space="preserve"> (Table 1)</w:t>
      </w:r>
      <w:r w:rsidR="001263C1">
        <w:rPr>
          <w:rFonts w:ascii="Times New Roman" w:eastAsia="Times New Roman" w:hAnsi="Times New Roman" w:cs="Times New Roman"/>
          <w:sz w:val="24"/>
          <w:szCs w:val="24"/>
        </w:rPr>
        <w:t>.</w:t>
      </w:r>
      <w:r w:rsidR="00FE2D7A" w:rsidRPr="00FE2D7A">
        <w:rPr>
          <w:rFonts w:ascii="Times New Roman" w:eastAsia="Times New Roman" w:hAnsi="Times New Roman" w:cs="Times New Roman"/>
          <w:sz w:val="24"/>
          <w:szCs w:val="24"/>
        </w:rPr>
        <w:t xml:space="preserve"> </w:t>
      </w:r>
      <w:r w:rsidR="00FE2D7A">
        <w:rPr>
          <w:rFonts w:ascii="Times New Roman" w:eastAsia="Times New Roman" w:hAnsi="Times New Roman" w:cs="Times New Roman"/>
          <w:sz w:val="24"/>
          <w:szCs w:val="24"/>
        </w:rPr>
        <w:t>Four studies did not specify a mechanism (Table 1).</w:t>
      </w:r>
    </w:p>
    <w:p w14:paraId="42D1FA2F" w14:textId="184CF8AE" w:rsidR="00E50B36" w:rsidRDefault="00E50B36" w:rsidP="00E50B36">
      <w:pPr>
        <w:spacing w:line="480" w:lineRule="auto"/>
        <w:rPr>
          <w:rFonts w:ascii="Times New Roman" w:eastAsia="Times New Roman" w:hAnsi="Times New Roman" w:cs="Times New Roman"/>
          <w:b/>
          <w:bCs/>
          <w:sz w:val="24"/>
          <w:szCs w:val="24"/>
        </w:rPr>
      </w:pPr>
      <w:r w:rsidRPr="00E50B36">
        <w:rPr>
          <w:rFonts w:ascii="Times New Roman" w:eastAsia="Times New Roman" w:hAnsi="Times New Roman" w:cs="Times New Roman"/>
          <w:b/>
          <w:bCs/>
          <w:sz w:val="24"/>
          <w:szCs w:val="24"/>
        </w:rPr>
        <w:t>Discussion</w:t>
      </w:r>
    </w:p>
    <w:p w14:paraId="1B00351C" w14:textId="6A37F0FE" w:rsidR="00CB778E" w:rsidRDefault="00CB778E"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07516D">
        <w:rPr>
          <w:rFonts w:ascii="Times New Roman" w:eastAsia="Times New Roman" w:hAnsi="Times New Roman" w:cs="Times New Roman"/>
          <w:iCs/>
          <w:sz w:val="24"/>
          <w:szCs w:val="24"/>
        </w:rPr>
        <w:t>Relative to the vast amount of effort spent studying the introduction rates</w:t>
      </w:r>
      <w:r w:rsidR="006229D0">
        <w:rPr>
          <w:rFonts w:ascii="Times New Roman" w:eastAsia="Times New Roman" w:hAnsi="Times New Roman" w:cs="Times New Roman"/>
          <w:iCs/>
          <w:sz w:val="24"/>
          <w:szCs w:val="24"/>
        </w:rPr>
        <w:t xml:space="preserve"> </w:t>
      </w:r>
      <w:r w:rsidR="006229D0">
        <w:rPr>
          <w:rFonts w:ascii="Times New Roman" w:eastAsia="Times New Roman" w:hAnsi="Times New Roman" w:cs="Times New Roman"/>
          <w:iCs/>
          <w:sz w:val="24"/>
          <w:szCs w:val="24"/>
        </w:rPr>
        <w:fldChar w:fldCharType="begin"/>
      </w:r>
      <w:r w:rsidR="006229D0">
        <w:rPr>
          <w:rFonts w:ascii="Times New Roman" w:eastAsia="Times New Roman" w:hAnsi="Times New Roman" w:cs="Times New Roman"/>
          <w:iCs/>
          <w:sz w:val="24"/>
          <w:szCs w:val="24"/>
        </w:rPr>
        <w:instrText xml:space="preserve"> ADDIN ZOTERO_ITEM CSL_CITATION {"citationID":"6C28TbiE","properties":{"formattedCitation":"(Seebens {\\i{}et al.} 2017, 2021)","plainCitation":"(Seebens et al. 2017, 2021)","noteIndex":0},"citationItems":[{"id":4555,"uris":["http://zotero.org/users/9972654/items/RKFDPG7Z"],"itemData":{"id":4555,"type":"article-journal","abstract":"Abstract\n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6229D0">
        <w:rPr>
          <w:rFonts w:ascii="Times New Roman" w:eastAsia="Times New Roman" w:hAnsi="Times New Roman" w:cs="Times New Roman"/>
          <w:iCs/>
          <w:sz w:val="24"/>
          <w:szCs w:val="24"/>
        </w:rPr>
        <w:fldChar w:fldCharType="separate"/>
      </w:r>
      <w:r w:rsidR="006229D0" w:rsidRPr="006229D0">
        <w:rPr>
          <w:rFonts w:ascii="Times New Roman" w:hAnsi="Times New Roman" w:cs="Times New Roman"/>
          <w:sz w:val="24"/>
        </w:rPr>
        <w:t xml:space="preserve">(Seebens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2017, 2021)</w:t>
      </w:r>
      <w:r w:rsidR="006229D0">
        <w:rPr>
          <w:rFonts w:ascii="Times New Roman" w:eastAsia="Times New Roman" w:hAnsi="Times New Roman" w:cs="Times New Roman"/>
          <w:iCs/>
          <w:sz w:val="24"/>
          <w:szCs w:val="24"/>
        </w:rPr>
        <w:fldChar w:fldCharType="end"/>
      </w:r>
      <w:r w:rsidR="00BE2B6E">
        <w:rPr>
          <w:rFonts w:ascii="Times New Roman" w:eastAsia="Times New Roman" w:hAnsi="Times New Roman" w:cs="Times New Roman"/>
          <w:iCs/>
          <w:sz w:val="24"/>
          <w:szCs w:val="24"/>
        </w:rPr>
        <w:t>, impacts</w:t>
      </w:r>
      <w:r w:rsidR="006229D0">
        <w:rPr>
          <w:rFonts w:ascii="Times New Roman" w:eastAsia="Times New Roman" w:hAnsi="Times New Roman" w:cs="Times New Roman"/>
          <w:iCs/>
          <w:sz w:val="24"/>
          <w:szCs w:val="24"/>
        </w:rPr>
        <w:t xml:space="preserve"> </w:t>
      </w:r>
      <w:r w:rsidR="006229D0">
        <w:rPr>
          <w:rFonts w:ascii="Times New Roman" w:eastAsia="Times New Roman" w:hAnsi="Times New Roman" w:cs="Times New Roman"/>
          <w:iCs/>
          <w:sz w:val="24"/>
          <w:szCs w:val="24"/>
        </w:rPr>
        <w:fldChar w:fldCharType="begin"/>
      </w:r>
      <w:r w:rsidR="006229D0">
        <w:rPr>
          <w:rFonts w:ascii="Times New Roman" w:eastAsia="Times New Roman" w:hAnsi="Times New Roman" w:cs="Times New Roman"/>
          <w:iCs/>
          <w:sz w:val="24"/>
          <w:szCs w:val="24"/>
        </w:rPr>
        <w:instrText xml:space="preserve"> ADDIN ZOTERO_ITEM CSL_CITATION {"citationID":"2p14VGka","properties":{"formattedCitation":"(Cuthbert {\\i{}et al.} 2021; Linders {\\i{}et al.} 2019; Pimentel {\\i{}et al.} 2005)","plainCitation":"(Cuthbert et al. 2021; Linders et al. 2019; Pimentel et al. 2005)","noteIndex":0},"citationItems":[{"id":4548,"uris":["http://zotero.org/users/9972654/items/YK9THA9W"],"itemData":{"id":4548,"type":"article-journal","container-title":"Science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6229D0">
        <w:rPr>
          <w:rFonts w:ascii="Times New Roman" w:eastAsia="Times New Roman" w:hAnsi="Times New Roman" w:cs="Times New Roman"/>
          <w:iCs/>
          <w:sz w:val="24"/>
          <w:szCs w:val="24"/>
        </w:rPr>
        <w:fldChar w:fldCharType="separate"/>
      </w:r>
      <w:r w:rsidR="006229D0" w:rsidRPr="006229D0">
        <w:rPr>
          <w:rFonts w:ascii="Times New Roman" w:hAnsi="Times New Roman" w:cs="Times New Roman"/>
          <w:sz w:val="24"/>
        </w:rPr>
        <w:t xml:space="preserve">(Cuthbert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2021; Linders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2019; Pimentel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2005)</w:t>
      </w:r>
      <w:r w:rsidR="006229D0">
        <w:rPr>
          <w:rFonts w:ascii="Times New Roman" w:eastAsia="Times New Roman" w:hAnsi="Times New Roman" w:cs="Times New Roman"/>
          <w:iCs/>
          <w:sz w:val="24"/>
          <w:szCs w:val="24"/>
        </w:rPr>
        <w:fldChar w:fldCharType="end"/>
      </w:r>
      <w:r w:rsidR="006229D0">
        <w:rPr>
          <w:rFonts w:ascii="Times New Roman" w:eastAsia="Times New Roman" w:hAnsi="Times New Roman" w:cs="Times New Roman"/>
          <w:iCs/>
          <w:sz w:val="24"/>
          <w:szCs w:val="24"/>
        </w:rPr>
        <w:t>,</w:t>
      </w:r>
      <w:r w:rsidR="00BE2B6E">
        <w:rPr>
          <w:rFonts w:ascii="Times New Roman" w:eastAsia="Times New Roman" w:hAnsi="Times New Roman" w:cs="Times New Roman"/>
          <w:iCs/>
          <w:sz w:val="24"/>
          <w:szCs w:val="24"/>
        </w:rPr>
        <w:t xml:space="preserve"> </w:t>
      </w:r>
      <w:r w:rsidR="0007516D">
        <w:rPr>
          <w:rFonts w:ascii="Times New Roman" w:eastAsia="Times New Roman" w:hAnsi="Times New Roman" w:cs="Times New Roman"/>
          <w:iCs/>
          <w:sz w:val="24"/>
          <w:szCs w:val="24"/>
        </w:rPr>
        <w:t xml:space="preserve">and </w:t>
      </w:r>
      <w:r w:rsidR="00BE2B6E">
        <w:rPr>
          <w:rFonts w:ascii="Times New Roman" w:eastAsia="Times New Roman" w:hAnsi="Times New Roman" w:cs="Times New Roman"/>
          <w:iCs/>
          <w:sz w:val="24"/>
          <w:szCs w:val="24"/>
        </w:rPr>
        <w:t>control measures of invasions, the population dynamics</w:t>
      </w:r>
      <w:r w:rsidR="00BC41AB">
        <w:rPr>
          <w:rFonts w:ascii="Times New Roman" w:eastAsia="Times New Roman" w:hAnsi="Times New Roman" w:cs="Times New Roman"/>
          <w:iCs/>
          <w:sz w:val="24"/>
          <w:szCs w:val="24"/>
        </w:rPr>
        <w:t xml:space="preserve"> of invasive </w:t>
      </w:r>
      <w:r w:rsidR="00FE1EE7">
        <w:rPr>
          <w:rFonts w:ascii="Times New Roman" w:eastAsia="Times New Roman" w:hAnsi="Times New Roman" w:cs="Times New Roman"/>
          <w:iCs/>
          <w:sz w:val="24"/>
          <w:szCs w:val="24"/>
        </w:rPr>
        <w:t>species</w:t>
      </w:r>
      <w:r w:rsidR="00BE2B6E">
        <w:rPr>
          <w:rFonts w:ascii="Times New Roman" w:eastAsia="Times New Roman" w:hAnsi="Times New Roman" w:cs="Times New Roman"/>
          <w:iCs/>
          <w:sz w:val="24"/>
          <w:szCs w:val="24"/>
        </w:rPr>
        <w:t xml:space="preserve"> are less studied (but </w:t>
      </w:r>
      <w:r w:rsidR="00BE2B6E">
        <w:rPr>
          <w:rFonts w:ascii="Times New Roman" w:eastAsia="Times New Roman" w:hAnsi="Times New Roman" w:cs="Times New Roman"/>
          <w:iCs/>
          <w:sz w:val="24"/>
          <w:szCs w:val="24"/>
        </w:rPr>
        <w:lastRenderedPageBreak/>
        <w:t xml:space="preserve">see, </w:t>
      </w:r>
      <w:r w:rsidR="00BD3A92">
        <w:rPr>
          <w:rFonts w:ascii="Times New Roman" w:eastAsia="Times New Roman" w:hAnsi="Times New Roman" w:cs="Times New Roman"/>
          <w:iCs/>
          <w:sz w:val="24"/>
          <w:szCs w:val="24"/>
        </w:rPr>
        <w:fldChar w:fldCharType="begin"/>
      </w:r>
      <w:r w:rsidR="00BD3A92">
        <w:rPr>
          <w:rFonts w:ascii="Times New Roman" w:eastAsia="Times New Roman" w:hAnsi="Times New Roman" w:cs="Times New Roman"/>
          <w:iCs/>
          <w:sz w:val="24"/>
          <w:szCs w:val="24"/>
        </w:rPr>
        <w:instrText xml:space="preserve"> ADDIN ZOTERO_ITEM CSL_CITATION {"citationID":"nG9WP7qL","properties":{"formattedCitation":"(Spear {\\i{}et al.} 2021)","plainCitation":"(Spear et al. 2021)","noteIndex":0},"citationItems":[{"id":82,"uris":["http://zotero.org/users/9972654/items/8LJU5HQ5"],"itemData":{"id":82,"type":"article-journal","abstract":"It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BD3A92">
        <w:rPr>
          <w:rFonts w:ascii="Times New Roman" w:eastAsia="Times New Roman" w:hAnsi="Times New Roman" w:cs="Times New Roman"/>
          <w:iCs/>
          <w:sz w:val="24"/>
          <w:szCs w:val="24"/>
        </w:rPr>
        <w:fldChar w:fldCharType="separate"/>
      </w:r>
      <w:r w:rsidR="00BD3A92" w:rsidRPr="00BD3A92">
        <w:rPr>
          <w:rFonts w:ascii="Times New Roman" w:hAnsi="Times New Roman" w:cs="Times New Roman"/>
          <w:sz w:val="24"/>
        </w:rPr>
        <w:t xml:space="preserve">Spear </w:t>
      </w:r>
      <w:r w:rsidR="00BD3A92" w:rsidRPr="00BD3A92">
        <w:rPr>
          <w:rFonts w:ascii="Times New Roman" w:hAnsi="Times New Roman" w:cs="Times New Roman"/>
          <w:i/>
          <w:iCs/>
          <w:sz w:val="24"/>
        </w:rPr>
        <w:t>et al.</w:t>
      </w:r>
      <w:r w:rsidR="00BD3A92" w:rsidRPr="00BD3A92">
        <w:rPr>
          <w:rFonts w:ascii="Times New Roman" w:hAnsi="Times New Roman" w:cs="Times New Roman"/>
          <w:sz w:val="24"/>
        </w:rPr>
        <w:t xml:space="preserve"> 2021)</w:t>
      </w:r>
      <w:r w:rsidR="00BD3A92">
        <w:rPr>
          <w:rFonts w:ascii="Times New Roman" w:eastAsia="Times New Roman" w:hAnsi="Times New Roman" w:cs="Times New Roman"/>
          <w:iCs/>
          <w:sz w:val="24"/>
          <w:szCs w:val="24"/>
        </w:rPr>
        <w:fldChar w:fldCharType="end"/>
      </w:r>
      <w:r w:rsidR="007A6868">
        <w:rPr>
          <w:rFonts w:ascii="Times New Roman" w:eastAsia="Times New Roman" w:hAnsi="Times New Roman" w:cs="Times New Roman"/>
          <w:iCs/>
          <w:sz w:val="24"/>
          <w:szCs w:val="24"/>
        </w:rPr>
        <w:t xml:space="preserve">. Our work builds on previous reviews </w:t>
      </w:r>
      <w:r w:rsidR="007A6868">
        <w:rPr>
          <w:rFonts w:ascii="Times New Roman" w:eastAsia="Times New Roman" w:hAnsi="Times New Roman" w:cs="Times New Roman"/>
          <w:iCs/>
          <w:sz w:val="24"/>
          <w:szCs w:val="24"/>
        </w:rPr>
        <w:fldChar w:fldCharType="begin"/>
      </w:r>
      <w:r w:rsidR="007A6868">
        <w:rPr>
          <w:rFonts w:ascii="Times New Roman" w:eastAsia="Times New Roman" w:hAnsi="Times New Roman" w:cs="Times New Roman"/>
          <w:iCs/>
          <w:sz w:val="24"/>
          <w:szCs w:val="24"/>
        </w:rPr>
        <w:instrText xml:space="preserve"> ADDIN ZOTERO_ITEM CSL_CITATION {"citationID":"HQjvzVB7","properties":{"formattedCitation":"(Simberloff &amp; Gibbons 2004; Strayer {\\i{}et al.} 2017)","plainCitation":"(Simberloff &amp; Gibbons 2004; Strayer et al. 2017)","noteIndex":0},"citationItems":[{"id":196,"uris":["http://zotero.org/users/9972654/items/JVY26T3K"],"itemData":{"id":196,"type":"article-journal","abstract":"Substantial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7A6868">
        <w:rPr>
          <w:rFonts w:ascii="Times New Roman" w:eastAsia="Times New Roman" w:hAnsi="Times New Roman" w:cs="Times New Roman"/>
          <w:iCs/>
          <w:sz w:val="24"/>
          <w:szCs w:val="24"/>
        </w:rPr>
        <w:fldChar w:fldCharType="separate"/>
      </w:r>
      <w:r w:rsidR="007A6868" w:rsidRPr="007A6868">
        <w:rPr>
          <w:rFonts w:ascii="Times New Roman" w:hAnsi="Times New Roman" w:cs="Times New Roman"/>
          <w:sz w:val="24"/>
        </w:rPr>
        <w:t xml:space="preserve">(Simberloff &amp; Gibbons 2004; Strayer </w:t>
      </w:r>
      <w:r w:rsidR="007A6868" w:rsidRPr="007A6868">
        <w:rPr>
          <w:rFonts w:ascii="Times New Roman" w:hAnsi="Times New Roman" w:cs="Times New Roman"/>
          <w:i/>
          <w:iCs/>
          <w:sz w:val="24"/>
        </w:rPr>
        <w:t>et al.</w:t>
      </w:r>
      <w:r w:rsidR="007A6868" w:rsidRPr="007A6868">
        <w:rPr>
          <w:rFonts w:ascii="Times New Roman" w:hAnsi="Times New Roman" w:cs="Times New Roman"/>
          <w:sz w:val="24"/>
        </w:rPr>
        <w:t xml:space="preserve"> 2017)</w:t>
      </w:r>
      <w:r w:rsidR="007A6868">
        <w:rPr>
          <w:rFonts w:ascii="Times New Roman" w:eastAsia="Times New Roman" w:hAnsi="Times New Roman" w:cs="Times New Roman"/>
          <w:iCs/>
          <w:sz w:val="24"/>
          <w:szCs w:val="24"/>
        </w:rPr>
        <w:fldChar w:fldCharType="end"/>
      </w:r>
      <w:r w:rsidR="0049535B">
        <w:rPr>
          <w:rFonts w:ascii="Times New Roman" w:eastAsia="Times New Roman" w:hAnsi="Times New Roman" w:cs="Times New Roman"/>
          <w:iCs/>
          <w:sz w:val="24"/>
          <w:szCs w:val="24"/>
        </w:rPr>
        <w:t xml:space="preserve"> and provides a standardized definition of boom-bust dynamics of invasions</w:t>
      </w:r>
      <w:r w:rsidR="00CC2047">
        <w:rPr>
          <w:rFonts w:ascii="Times New Roman" w:eastAsia="Times New Roman" w:hAnsi="Times New Roman" w:cs="Times New Roman"/>
          <w:iCs/>
          <w:sz w:val="24"/>
          <w:szCs w:val="24"/>
        </w:rPr>
        <w:t xml:space="preserve"> which should enable within and across species syntheses that are greatly needed to determine the frequency and conditions for which boom-busts are likely to occur.</w:t>
      </w:r>
      <w:r w:rsidR="009A0933">
        <w:rPr>
          <w:rFonts w:ascii="Times New Roman" w:eastAsia="Times New Roman" w:hAnsi="Times New Roman" w:cs="Times New Roman"/>
          <w:iCs/>
          <w:sz w:val="24"/>
          <w:szCs w:val="24"/>
        </w:rPr>
        <w:t xml:space="preserve"> </w:t>
      </w:r>
      <w:r w:rsidR="008B6D91">
        <w:rPr>
          <w:rFonts w:ascii="Times New Roman" w:eastAsia="Times New Roman" w:hAnsi="Times New Roman" w:cs="Times New Roman"/>
          <w:iCs/>
          <w:sz w:val="24"/>
          <w:szCs w:val="24"/>
        </w:rPr>
        <w:t xml:space="preserve">While </w:t>
      </w:r>
      <w:r w:rsidR="00E26319">
        <w:rPr>
          <w:rFonts w:ascii="Times New Roman" w:eastAsia="Times New Roman" w:hAnsi="Times New Roman" w:cs="Times New Roman"/>
          <w:iCs/>
          <w:sz w:val="24"/>
          <w:szCs w:val="24"/>
        </w:rPr>
        <w:t>we specifically selected time series that would be more likely to find boom-busts,</w:t>
      </w:r>
      <w:r w:rsidR="00B910ED">
        <w:rPr>
          <w:rFonts w:ascii="Times New Roman" w:eastAsia="Times New Roman" w:hAnsi="Times New Roman" w:cs="Times New Roman"/>
          <w:iCs/>
          <w:sz w:val="24"/>
          <w:szCs w:val="24"/>
        </w:rPr>
        <w:t xml:space="preserve"> we used our definition to classify 195 time </w:t>
      </w:r>
      <w:r w:rsidR="0055116D">
        <w:rPr>
          <w:rFonts w:ascii="Times New Roman" w:eastAsia="Times New Roman" w:hAnsi="Times New Roman" w:cs="Times New Roman"/>
          <w:iCs/>
          <w:sz w:val="24"/>
          <w:szCs w:val="24"/>
        </w:rPr>
        <w:t>series,</w:t>
      </w:r>
      <w:r w:rsidR="006547E2">
        <w:rPr>
          <w:rFonts w:ascii="Times New Roman" w:eastAsia="Times New Roman" w:hAnsi="Times New Roman" w:cs="Times New Roman"/>
          <w:iCs/>
          <w:sz w:val="24"/>
          <w:szCs w:val="24"/>
        </w:rPr>
        <w:t xml:space="preserve"> and we found</w:t>
      </w:r>
      <w:r w:rsidR="007B1235">
        <w:rPr>
          <w:rFonts w:ascii="Times New Roman" w:eastAsia="Times New Roman" w:hAnsi="Times New Roman" w:cs="Times New Roman"/>
          <w:iCs/>
          <w:sz w:val="24"/>
          <w:szCs w:val="24"/>
        </w:rPr>
        <w:t xml:space="preserve"> </w:t>
      </w:r>
      <w:r w:rsidR="006547E2">
        <w:rPr>
          <w:rFonts w:ascii="Times New Roman" w:eastAsia="Times New Roman" w:hAnsi="Times New Roman" w:cs="Times New Roman"/>
          <w:iCs/>
          <w:sz w:val="24"/>
          <w:szCs w:val="24"/>
        </w:rPr>
        <w:t xml:space="preserve">some </w:t>
      </w:r>
      <w:r w:rsidR="009D22FC">
        <w:rPr>
          <w:rFonts w:ascii="Times New Roman" w:eastAsia="Times New Roman" w:hAnsi="Times New Roman" w:cs="Times New Roman"/>
          <w:iCs/>
          <w:sz w:val="24"/>
          <w:szCs w:val="24"/>
        </w:rPr>
        <w:t>evidence of boom-busts in</w:t>
      </w:r>
      <w:r w:rsidR="007B1235">
        <w:rPr>
          <w:rFonts w:ascii="Times New Roman" w:eastAsia="Times New Roman" w:hAnsi="Times New Roman" w:cs="Times New Roman"/>
          <w:iCs/>
          <w:sz w:val="24"/>
          <w:szCs w:val="24"/>
        </w:rPr>
        <w:t xml:space="preserve"> </w:t>
      </w:r>
      <w:r w:rsidR="00CD5052">
        <w:rPr>
          <w:rFonts w:ascii="Times New Roman" w:eastAsia="Times New Roman" w:hAnsi="Times New Roman" w:cs="Times New Roman"/>
          <w:iCs/>
          <w:sz w:val="24"/>
          <w:szCs w:val="24"/>
        </w:rPr>
        <w:t>44 species</w:t>
      </w:r>
      <w:r w:rsidR="00983106">
        <w:rPr>
          <w:rFonts w:ascii="Times New Roman" w:eastAsia="Times New Roman" w:hAnsi="Times New Roman" w:cs="Times New Roman"/>
          <w:iCs/>
          <w:sz w:val="24"/>
          <w:szCs w:val="24"/>
        </w:rPr>
        <w:t xml:space="preserve"> </w:t>
      </w:r>
      <w:r w:rsidR="0055116D">
        <w:rPr>
          <w:rFonts w:ascii="Times New Roman" w:eastAsia="Times New Roman" w:hAnsi="Times New Roman" w:cs="Times New Roman"/>
          <w:iCs/>
          <w:sz w:val="24"/>
          <w:szCs w:val="24"/>
        </w:rPr>
        <w:t>spanning</w:t>
      </w:r>
      <w:r w:rsidR="00EA2D5D">
        <w:rPr>
          <w:rFonts w:ascii="Times New Roman" w:eastAsia="Times New Roman" w:hAnsi="Times New Roman" w:cs="Times New Roman"/>
          <w:iCs/>
          <w:sz w:val="24"/>
          <w:szCs w:val="24"/>
        </w:rPr>
        <w:t xml:space="preserve"> 9 major taxonomic groups</w:t>
      </w:r>
      <w:r w:rsidR="000A6D4F">
        <w:rPr>
          <w:rFonts w:ascii="Times New Roman" w:eastAsia="Times New Roman" w:hAnsi="Times New Roman" w:cs="Times New Roman"/>
          <w:iCs/>
          <w:sz w:val="24"/>
          <w:szCs w:val="24"/>
        </w:rPr>
        <w:t>, 4 continents</w:t>
      </w:r>
      <w:r w:rsidR="00273D88">
        <w:rPr>
          <w:rFonts w:ascii="Times New Roman" w:eastAsia="Times New Roman" w:hAnsi="Times New Roman" w:cs="Times New Roman"/>
          <w:iCs/>
          <w:sz w:val="24"/>
          <w:szCs w:val="24"/>
        </w:rPr>
        <w:t xml:space="preserve">, freshwater, marine, and terrestrial ecosystems, as well as </w:t>
      </w:r>
      <w:r w:rsidR="00983106">
        <w:rPr>
          <w:rFonts w:ascii="Times New Roman" w:eastAsia="Times New Roman" w:hAnsi="Times New Roman" w:cs="Times New Roman"/>
          <w:iCs/>
          <w:sz w:val="24"/>
          <w:szCs w:val="24"/>
        </w:rPr>
        <w:t xml:space="preserve">varied in </w:t>
      </w:r>
      <w:r w:rsidR="00284EC3">
        <w:rPr>
          <w:rFonts w:ascii="Times New Roman" w:eastAsia="Times New Roman" w:hAnsi="Times New Roman" w:cs="Times New Roman"/>
          <w:iCs/>
          <w:sz w:val="24"/>
          <w:szCs w:val="24"/>
        </w:rPr>
        <w:t>longevity</w:t>
      </w:r>
      <w:r w:rsidR="00983106">
        <w:rPr>
          <w:rFonts w:ascii="Times New Roman" w:eastAsia="Times New Roman" w:hAnsi="Times New Roman" w:cs="Times New Roman"/>
          <w:iCs/>
          <w:sz w:val="24"/>
          <w:szCs w:val="24"/>
        </w:rPr>
        <w:t xml:space="preserve"> from </w:t>
      </w:r>
      <w:r w:rsidR="00F71993">
        <w:rPr>
          <w:rFonts w:ascii="Times New Roman" w:eastAsia="Times New Roman" w:hAnsi="Times New Roman" w:cs="Times New Roman"/>
          <w:iCs/>
          <w:sz w:val="24"/>
          <w:szCs w:val="24"/>
        </w:rPr>
        <w:t>shorter than</w:t>
      </w:r>
      <w:r w:rsidR="00983106">
        <w:rPr>
          <w:rFonts w:ascii="Times New Roman" w:eastAsia="Times New Roman" w:hAnsi="Times New Roman" w:cs="Times New Roman"/>
          <w:iCs/>
          <w:sz w:val="24"/>
          <w:szCs w:val="24"/>
        </w:rPr>
        <w:t xml:space="preserve"> 1 year to longer than 30 years</w:t>
      </w:r>
      <w:r w:rsidR="00EA2D5D">
        <w:rPr>
          <w:rFonts w:ascii="Times New Roman" w:eastAsia="Times New Roman" w:hAnsi="Times New Roman" w:cs="Times New Roman"/>
          <w:iCs/>
          <w:sz w:val="24"/>
          <w:szCs w:val="24"/>
        </w:rPr>
        <w:t xml:space="preserve"> (Fig</w:t>
      </w:r>
      <w:r w:rsidR="00F5725B">
        <w:rPr>
          <w:rFonts w:ascii="Times New Roman" w:eastAsia="Times New Roman" w:hAnsi="Times New Roman" w:cs="Times New Roman"/>
          <w:iCs/>
          <w:sz w:val="24"/>
          <w:szCs w:val="24"/>
        </w:rPr>
        <w:t>.</w:t>
      </w:r>
      <w:r w:rsidR="00EA2D5D">
        <w:rPr>
          <w:rFonts w:ascii="Times New Roman" w:eastAsia="Times New Roman" w:hAnsi="Times New Roman" w:cs="Times New Roman"/>
          <w:iCs/>
          <w:sz w:val="24"/>
          <w:szCs w:val="24"/>
        </w:rPr>
        <w:t xml:space="preserve"> 3)</w:t>
      </w:r>
      <w:r w:rsidR="00F5725B">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w:t>
      </w:r>
    </w:p>
    <w:p w14:paraId="594C4CBA" w14:textId="7907B850" w:rsidR="00E23DF5" w:rsidRDefault="00541671"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common are</w:t>
      </w:r>
      <w:r w:rsidR="00A927D2">
        <w:rPr>
          <w:rFonts w:ascii="Times New Roman" w:eastAsia="Times New Roman" w:hAnsi="Times New Roman" w:cs="Times New Roman"/>
          <w:i/>
          <w:sz w:val="24"/>
          <w:szCs w:val="24"/>
        </w:rPr>
        <w:t xml:space="preserve"> declines</w:t>
      </w:r>
      <w:r>
        <w:rPr>
          <w:rFonts w:ascii="Times New Roman" w:eastAsia="Times New Roman" w:hAnsi="Times New Roman" w:cs="Times New Roman"/>
          <w:i/>
          <w:sz w:val="24"/>
          <w:szCs w:val="24"/>
        </w:rPr>
        <w:t xml:space="preserve"> in invasions?</w:t>
      </w:r>
    </w:p>
    <w:p w14:paraId="2E850B80" w14:textId="4F7E3D10" w:rsidR="0078312E" w:rsidRDefault="00EE2B6D"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4F542D">
        <w:rPr>
          <w:rFonts w:ascii="Times New Roman" w:eastAsia="Times New Roman" w:hAnsi="Times New Roman" w:cs="Times New Roman"/>
          <w:iCs/>
          <w:sz w:val="24"/>
          <w:szCs w:val="24"/>
        </w:rPr>
        <w:t>Charles Elton first described d</w:t>
      </w:r>
      <w:r w:rsidR="00400DE0">
        <w:rPr>
          <w:rFonts w:ascii="Times New Roman" w:eastAsia="Times New Roman" w:hAnsi="Times New Roman" w:cs="Times New Roman"/>
          <w:iCs/>
          <w:sz w:val="24"/>
          <w:szCs w:val="24"/>
        </w:rPr>
        <w:t>eclines</w:t>
      </w:r>
      <w:r w:rsidR="003B6C6F">
        <w:rPr>
          <w:rFonts w:ascii="Times New Roman" w:eastAsia="Times New Roman" w:hAnsi="Times New Roman" w:cs="Times New Roman"/>
          <w:iCs/>
          <w:sz w:val="24"/>
          <w:szCs w:val="24"/>
        </w:rPr>
        <w:t xml:space="preserve"> in invasions </w:t>
      </w:r>
      <w:r w:rsidR="004F542D">
        <w:rPr>
          <w:rFonts w:ascii="Times New Roman" w:eastAsia="Times New Roman" w:hAnsi="Times New Roman" w:cs="Times New Roman"/>
          <w:iCs/>
          <w:sz w:val="24"/>
          <w:szCs w:val="24"/>
        </w:rPr>
        <w:t xml:space="preserve">of the Canadian waterweed in his </w:t>
      </w:r>
      <w:r w:rsidR="0030615D">
        <w:rPr>
          <w:rFonts w:ascii="Times New Roman" w:eastAsia="Times New Roman" w:hAnsi="Times New Roman" w:cs="Times New Roman"/>
          <w:iCs/>
          <w:sz w:val="24"/>
          <w:szCs w:val="24"/>
        </w:rPr>
        <w:t>seminal</w:t>
      </w:r>
      <w:r w:rsidR="004F542D">
        <w:rPr>
          <w:rFonts w:ascii="Times New Roman" w:eastAsia="Times New Roman" w:hAnsi="Times New Roman" w:cs="Times New Roman"/>
          <w:iCs/>
          <w:sz w:val="24"/>
          <w:szCs w:val="24"/>
        </w:rPr>
        <w:t xml:space="preserve"> book on invasion dynamics </w:t>
      </w:r>
      <w:r w:rsidR="007C60BF">
        <w:rPr>
          <w:rFonts w:ascii="Times New Roman" w:eastAsia="Times New Roman" w:hAnsi="Times New Roman" w:cs="Times New Roman"/>
          <w:iCs/>
          <w:sz w:val="24"/>
          <w:szCs w:val="24"/>
        </w:rPr>
        <w:fldChar w:fldCharType="begin"/>
      </w:r>
      <w:r w:rsidR="007C60BF">
        <w:rPr>
          <w:rFonts w:ascii="Times New Roman" w:eastAsia="Times New Roman" w:hAnsi="Times New Roman" w:cs="Times New Roman"/>
          <w:iCs/>
          <w:sz w:val="24"/>
          <w:szCs w:val="24"/>
        </w:rPr>
        <w:instrText xml:space="preserve"> ADDIN ZOTERO_ITEM CSL_CITATION {"citationID":"ndQRg83y","properties":{"formattedCitation":"(Elton 1958)","plainCitation":"(Elton 1958)","noteIndex":0},"citationItems":[{"id":3883,"uris":["http://zotero.org/users/9972654/items/ZEPA8BEL"],"itemData":{"id":3883,"type":"book","edition":"2nd","event-place":"Gewerbestrasse, Switzerland","number-of-pages":"261","publisher":"Springer","publisher-place":"Gewerbestrasse, Switzerland","title":"The Ecology of Invasions by Animals and Plants","author":[{"family":"Elton","given":"Charles S"}],"issued":{"date-parts":[["1958"]]}}}],"schema":"https://github.com/citation-style-language/schema/raw/master/csl-citation.json"} </w:instrText>
      </w:r>
      <w:r w:rsidR="007C60BF">
        <w:rPr>
          <w:rFonts w:ascii="Times New Roman" w:eastAsia="Times New Roman" w:hAnsi="Times New Roman" w:cs="Times New Roman"/>
          <w:iCs/>
          <w:sz w:val="24"/>
          <w:szCs w:val="24"/>
        </w:rPr>
        <w:fldChar w:fldCharType="separate"/>
      </w:r>
      <w:r w:rsidR="007C60BF" w:rsidRPr="007C60BF">
        <w:rPr>
          <w:rFonts w:ascii="Times New Roman" w:hAnsi="Times New Roman" w:cs="Times New Roman"/>
          <w:sz w:val="24"/>
        </w:rPr>
        <w:t>(Elton 1958)</w:t>
      </w:r>
      <w:r w:rsidR="007C60BF">
        <w:rPr>
          <w:rFonts w:ascii="Times New Roman" w:eastAsia="Times New Roman" w:hAnsi="Times New Roman" w:cs="Times New Roman"/>
          <w:iCs/>
          <w:sz w:val="24"/>
          <w:szCs w:val="24"/>
        </w:rPr>
        <w:fldChar w:fldCharType="end"/>
      </w:r>
      <w:r w:rsidR="004F542D">
        <w:rPr>
          <w:rFonts w:ascii="Times New Roman" w:eastAsia="Times New Roman" w:hAnsi="Times New Roman" w:cs="Times New Roman"/>
          <w:iCs/>
          <w:sz w:val="24"/>
          <w:szCs w:val="24"/>
        </w:rPr>
        <w:t xml:space="preserve">. </w:t>
      </w:r>
      <w:r w:rsidR="00796581">
        <w:rPr>
          <w:rFonts w:ascii="Times New Roman" w:eastAsia="Times New Roman" w:hAnsi="Times New Roman" w:cs="Times New Roman"/>
          <w:iCs/>
          <w:sz w:val="24"/>
          <w:szCs w:val="24"/>
        </w:rPr>
        <w:t xml:space="preserve">Given the ecological and monetary costs attributed to both the impacts and management of invasions </w:t>
      </w:r>
      <w:r w:rsidR="00796581">
        <w:rPr>
          <w:rFonts w:ascii="Times New Roman" w:eastAsia="Times New Roman" w:hAnsi="Times New Roman" w:cs="Times New Roman"/>
          <w:iCs/>
          <w:sz w:val="24"/>
          <w:szCs w:val="24"/>
        </w:rPr>
        <w:fldChar w:fldCharType="begin"/>
      </w:r>
      <w:r w:rsidR="00796581">
        <w:rPr>
          <w:rFonts w:ascii="Times New Roman" w:eastAsia="Times New Roman" w:hAnsi="Times New Roman" w:cs="Times New Roman"/>
          <w:iCs/>
          <w:sz w:val="24"/>
          <w:szCs w:val="24"/>
        </w:rPr>
        <w:instrText xml:space="preserve"> ADDIN ZOTERO_ITEM CSL_CITATION {"citationID":"MLy0rPfq","properties":{"formattedCitation":"(Gallardo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796581">
        <w:rPr>
          <w:rFonts w:ascii="Times New Roman" w:eastAsia="Times New Roman" w:hAnsi="Times New Roman" w:cs="Times New Roman"/>
          <w:iCs/>
          <w:sz w:val="24"/>
          <w:szCs w:val="24"/>
        </w:rPr>
        <w:fldChar w:fldCharType="separate"/>
      </w:r>
      <w:r w:rsidR="00796581" w:rsidRPr="00796581">
        <w:rPr>
          <w:rFonts w:ascii="Times New Roman" w:hAnsi="Times New Roman" w:cs="Times New Roman"/>
          <w:sz w:val="24"/>
        </w:rPr>
        <w:t xml:space="preserve">(Gallardo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2016; Linders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2019; Pimentel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2005)</w:t>
      </w:r>
      <w:r w:rsidR="00796581">
        <w:rPr>
          <w:rFonts w:ascii="Times New Roman" w:eastAsia="Times New Roman" w:hAnsi="Times New Roman" w:cs="Times New Roman"/>
          <w:iCs/>
          <w:sz w:val="24"/>
          <w:szCs w:val="24"/>
        </w:rPr>
        <w:fldChar w:fldCharType="end"/>
      </w:r>
      <w:r w:rsidR="00796581">
        <w:rPr>
          <w:rFonts w:ascii="Times New Roman" w:eastAsia="Times New Roman" w:hAnsi="Times New Roman" w:cs="Times New Roman"/>
          <w:iCs/>
          <w:sz w:val="24"/>
          <w:szCs w:val="24"/>
        </w:rPr>
        <w:t xml:space="preserve"> and the observations that some invasions can bust, it is natural to wonder if there are any circumstances where managers could implement the “do nothing police” and simply wait for an invasive species to decline. </w:t>
      </w:r>
      <w:r w:rsidR="00F67A6F">
        <w:rPr>
          <w:rFonts w:ascii="Times New Roman" w:eastAsia="Times New Roman" w:hAnsi="Times New Roman" w:cs="Times New Roman"/>
          <w:iCs/>
          <w:sz w:val="24"/>
          <w:szCs w:val="24"/>
        </w:rPr>
        <w:t>Thus</w:t>
      </w:r>
      <w:r w:rsidR="004F542D">
        <w:rPr>
          <w:rFonts w:ascii="Times New Roman" w:eastAsia="Times New Roman" w:hAnsi="Times New Roman" w:cs="Times New Roman"/>
          <w:iCs/>
          <w:sz w:val="24"/>
          <w:szCs w:val="24"/>
        </w:rPr>
        <w:t>,</w:t>
      </w:r>
      <w:r w:rsidR="00400DE0">
        <w:rPr>
          <w:rFonts w:ascii="Times New Roman" w:eastAsia="Times New Roman" w:hAnsi="Times New Roman" w:cs="Times New Roman"/>
          <w:iCs/>
          <w:sz w:val="24"/>
          <w:szCs w:val="24"/>
        </w:rPr>
        <w:t xml:space="preserve"> </w:t>
      </w:r>
      <w:r w:rsidR="0032485E">
        <w:rPr>
          <w:rFonts w:ascii="Times New Roman" w:eastAsia="Times New Roman" w:hAnsi="Times New Roman" w:cs="Times New Roman"/>
          <w:iCs/>
          <w:sz w:val="24"/>
          <w:szCs w:val="24"/>
        </w:rPr>
        <w:t>the longstanding question of how common a</w:t>
      </w:r>
      <w:r w:rsidR="005E22CE">
        <w:rPr>
          <w:rFonts w:ascii="Times New Roman" w:eastAsia="Times New Roman" w:hAnsi="Times New Roman" w:cs="Times New Roman"/>
          <w:iCs/>
          <w:sz w:val="24"/>
          <w:szCs w:val="24"/>
        </w:rPr>
        <w:t xml:space="preserve">re declines in invasions has </w:t>
      </w:r>
      <w:r w:rsidR="00862541">
        <w:rPr>
          <w:rFonts w:ascii="Times New Roman" w:eastAsia="Times New Roman" w:hAnsi="Times New Roman" w:cs="Times New Roman"/>
          <w:iCs/>
          <w:sz w:val="24"/>
          <w:szCs w:val="24"/>
        </w:rPr>
        <w:t>continued to be</w:t>
      </w:r>
      <w:r w:rsidR="005E22CE">
        <w:rPr>
          <w:rFonts w:ascii="Times New Roman" w:eastAsia="Times New Roman" w:hAnsi="Times New Roman" w:cs="Times New Roman"/>
          <w:iCs/>
          <w:sz w:val="24"/>
          <w:szCs w:val="24"/>
        </w:rPr>
        <w:t xml:space="preserve"> posed </w:t>
      </w:r>
      <w:r w:rsidR="005E22CE">
        <w:rPr>
          <w:rFonts w:ascii="Times New Roman" w:eastAsia="Times New Roman" w:hAnsi="Times New Roman" w:cs="Times New Roman"/>
          <w:iCs/>
          <w:sz w:val="24"/>
          <w:szCs w:val="24"/>
        </w:rPr>
        <w:fldChar w:fldCharType="begin"/>
      </w:r>
      <w:r w:rsidR="005E22CE">
        <w:rPr>
          <w:rFonts w:ascii="Times New Roman" w:eastAsia="Times New Roman" w:hAnsi="Times New Roman" w:cs="Times New Roman"/>
          <w:iCs/>
          <w:sz w:val="24"/>
          <w:szCs w:val="24"/>
        </w:rPr>
        <w:instrText xml:space="preserve"> ADDIN ZOTERO_ITEM CSL_CITATION {"citationID":"CNCnbnAy","properties":{"formattedCitation":"(Aagaard &amp; Lockwood 2016; Simberloff &amp; Gibbons 2004; Strayer {\\i{}et al.} 2017)","plainCitation":"(Aagaard &amp; Lockwood 2016; Simberloff &amp; Gibbons 2004; Strayer et al. 2017)","noteIndex":0},"citationItems":[{"id":195,"uris":["http://zotero.org/users/9972654/items/GYZSSW44"],"itemData":{"id":195,"type":"article-journal","container-title":"Biological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5E22CE">
        <w:rPr>
          <w:rFonts w:ascii="Times New Roman" w:eastAsia="Times New Roman" w:hAnsi="Times New Roman" w:cs="Times New Roman"/>
          <w:iCs/>
          <w:sz w:val="24"/>
          <w:szCs w:val="24"/>
        </w:rPr>
        <w:fldChar w:fldCharType="separate"/>
      </w:r>
      <w:r w:rsidR="005E22CE" w:rsidRPr="005E22CE">
        <w:rPr>
          <w:rFonts w:ascii="Times New Roman" w:hAnsi="Times New Roman" w:cs="Times New Roman"/>
          <w:sz w:val="24"/>
        </w:rPr>
        <w:t xml:space="preserve">(Aagaard &amp; Lockwood 2016; Simberloff &amp; Gibbons 2004; Strayer </w:t>
      </w:r>
      <w:r w:rsidR="005E22CE" w:rsidRPr="005E22CE">
        <w:rPr>
          <w:rFonts w:ascii="Times New Roman" w:hAnsi="Times New Roman" w:cs="Times New Roman"/>
          <w:i/>
          <w:iCs/>
          <w:sz w:val="24"/>
        </w:rPr>
        <w:t>et al.</w:t>
      </w:r>
      <w:r w:rsidR="005E22CE" w:rsidRPr="005E22CE">
        <w:rPr>
          <w:rFonts w:ascii="Times New Roman" w:hAnsi="Times New Roman" w:cs="Times New Roman"/>
          <w:sz w:val="24"/>
        </w:rPr>
        <w:t xml:space="preserve"> 2017)</w:t>
      </w:r>
      <w:r w:rsidR="005E22CE">
        <w:rPr>
          <w:rFonts w:ascii="Times New Roman" w:eastAsia="Times New Roman" w:hAnsi="Times New Roman" w:cs="Times New Roman"/>
          <w:iCs/>
          <w:sz w:val="24"/>
          <w:szCs w:val="24"/>
        </w:rPr>
        <w:fldChar w:fldCharType="end"/>
      </w:r>
      <w:r w:rsidR="00011E6E">
        <w:rPr>
          <w:rFonts w:ascii="Times New Roman" w:eastAsia="Times New Roman" w:hAnsi="Times New Roman" w:cs="Times New Roman"/>
          <w:iCs/>
          <w:sz w:val="24"/>
          <w:szCs w:val="24"/>
        </w:rPr>
        <w:t>.</w:t>
      </w:r>
      <w:r w:rsidR="00931059">
        <w:rPr>
          <w:rFonts w:ascii="Times New Roman" w:eastAsia="Times New Roman" w:hAnsi="Times New Roman" w:cs="Times New Roman"/>
          <w:iCs/>
          <w:sz w:val="24"/>
          <w:szCs w:val="24"/>
        </w:rPr>
        <w:t xml:space="preserve">  </w:t>
      </w:r>
      <w:r w:rsidR="00D32A27">
        <w:rPr>
          <w:rFonts w:ascii="Times New Roman" w:eastAsia="Times New Roman" w:hAnsi="Times New Roman" w:cs="Times New Roman"/>
          <w:iCs/>
          <w:sz w:val="24"/>
          <w:szCs w:val="24"/>
        </w:rPr>
        <w:t>O</w:t>
      </w:r>
      <w:r w:rsidR="00A74C28">
        <w:rPr>
          <w:rFonts w:ascii="Times New Roman" w:eastAsia="Times New Roman" w:hAnsi="Times New Roman" w:cs="Times New Roman"/>
          <w:iCs/>
          <w:sz w:val="24"/>
          <w:szCs w:val="24"/>
        </w:rPr>
        <w:t xml:space="preserve">ur work </w:t>
      </w:r>
      <w:r w:rsidR="005A3751">
        <w:rPr>
          <w:rFonts w:ascii="Times New Roman" w:eastAsia="Times New Roman" w:hAnsi="Times New Roman" w:cs="Times New Roman"/>
          <w:iCs/>
          <w:sz w:val="24"/>
          <w:szCs w:val="24"/>
        </w:rPr>
        <w:t>indicates</w:t>
      </w:r>
      <w:r w:rsidR="00A74C28">
        <w:rPr>
          <w:rFonts w:ascii="Times New Roman" w:eastAsia="Times New Roman" w:hAnsi="Times New Roman" w:cs="Times New Roman"/>
          <w:iCs/>
          <w:sz w:val="24"/>
          <w:szCs w:val="24"/>
        </w:rPr>
        <w:t xml:space="preserve"> that declines in invasions can occur across a </w:t>
      </w:r>
      <w:r w:rsidR="001E3864">
        <w:rPr>
          <w:rFonts w:ascii="Times New Roman" w:eastAsia="Times New Roman" w:hAnsi="Times New Roman" w:cs="Times New Roman"/>
          <w:iCs/>
          <w:sz w:val="24"/>
          <w:szCs w:val="24"/>
        </w:rPr>
        <w:t>diverse set of</w:t>
      </w:r>
      <w:r w:rsidR="00E94D93">
        <w:rPr>
          <w:rFonts w:ascii="Times New Roman" w:eastAsia="Times New Roman" w:hAnsi="Times New Roman" w:cs="Times New Roman"/>
          <w:iCs/>
          <w:sz w:val="24"/>
          <w:szCs w:val="24"/>
        </w:rPr>
        <w:t xml:space="preserve"> taxa and systems</w:t>
      </w:r>
      <w:r w:rsidR="000B0DA4">
        <w:rPr>
          <w:rFonts w:ascii="Times New Roman" w:eastAsia="Times New Roman" w:hAnsi="Times New Roman" w:cs="Times New Roman"/>
          <w:iCs/>
          <w:sz w:val="24"/>
          <w:szCs w:val="24"/>
        </w:rPr>
        <w:t xml:space="preserve"> (Fig. 3)</w:t>
      </w:r>
      <w:r w:rsidR="001E3864">
        <w:rPr>
          <w:rFonts w:ascii="Times New Roman" w:eastAsia="Times New Roman" w:hAnsi="Times New Roman" w:cs="Times New Roman"/>
          <w:iCs/>
          <w:sz w:val="24"/>
          <w:szCs w:val="24"/>
        </w:rPr>
        <w:t>,</w:t>
      </w:r>
      <w:r w:rsidR="00D03F55">
        <w:rPr>
          <w:rFonts w:ascii="Times New Roman" w:eastAsia="Times New Roman" w:hAnsi="Times New Roman" w:cs="Times New Roman"/>
          <w:iCs/>
          <w:sz w:val="24"/>
          <w:szCs w:val="24"/>
        </w:rPr>
        <w:t xml:space="preserve"> but</w:t>
      </w:r>
      <w:r w:rsidR="007C2185">
        <w:rPr>
          <w:rFonts w:ascii="Times New Roman" w:eastAsia="Times New Roman" w:hAnsi="Times New Roman" w:cs="Times New Roman"/>
          <w:iCs/>
          <w:sz w:val="24"/>
          <w:szCs w:val="24"/>
        </w:rPr>
        <w:t xml:space="preserve"> caution should be exercised when </w:t>
      </w:r>
      <w:r w:rsidR="003E16EC">
        <w:rPr>
          <w:rFonts w:ascii="Times New Roman" w:eastAsia="Times New Roman" w:hAnsi="Times New Roman" w:cs="Times New Roman"/>
          <w:iCs/>
          <w:sz w:val="24"/>
          <w:szCs w:val="24"/>
        </w:rPr>
        <w:t xml:space="preserve">trying to draw conclusions </w:t>
      </w:r>
      <w:r w:rsidR="00602F48">
        <w:rPr>
          <w:rFonts w:ascii="Times New Roman" w:eastAsia="Times New Roman" w:hAnsi="Times New Roman" w:cs="Times New Roman"/>
          <w:iCs/>
          <w:sz w:val="24"/>
          <w:szCs w:val="24"/>
        </w:rPr>
        <w:t>from patterns in the frequency of boom-busts across taxa, geography, or systems</w:t>
      </w:r>
      <w:r w:rsidR="00C25994">
        <w:rPr>
          <w:rFonts w:ascii="Times New Roman" w:eastAsia="Times New Roman" w:hAnsi="Times New Roman" w:cs="Times New Roman"/>
          <w:iCs/>
          <w:sz w:val="24"/>
          <w:szCs w:val="24"/>
        </w:rPr>
        <w:t xml:space="preserve"> within our data</w:t>
      </w:r>
      <w:r w:rsidR="00602F48">
        <w:rPr>
          <w:rFonts w:ascii="Times New Roman" w:eastAsia="Times New Roman" w:hAnsi="Times New Roman" w:cs="Times New Roman"/>
          <w:iCs/>
          <w:sz w:val="24"/>
          <w:szCs w:val="24"/>
        </w:rPr>
        <w:t xml:space="preserve">.  </w:t>
      </w:r>
      <w:r w:rsidR="00A96DC0">
        <w:rPr>
          <w:rFonts w:ascii="Times New Roman" w:eastAsia="Times New Roman" w:hAnsi="Times New Roman" w:cs="Times New Roman"/>
          <w:iCs/>
          <w:sz w:val="24"/>
          <w:szCs w:val="24"/>
        </w:rPr>
        <w:t>For example, w</w:t>
      </w:r>
      <w:r w:rsidR="00AC085E">
        <w:rPr>
          <w:rFonts w:ascii="Times New Roman" w:eastAsia="Times New Roman" w:hAnsi="Times New Roman" w:cs="Times New Roman"/>
          <w:iCs/>
          <w:sz w:val="24"/>
          <w:szCs w:val="24"/>
        </w:rPr>
        <w:t xml:space="preserve">e found that </w:t>
      </w:r>
      <w:r w:rsidR="00D03F55">
        <w:rPr>
          <w:rFonts w:ascii="Times New Roman" w:eastAsia="Times New Roman" w:hAnsi="Times New Roman" w:cs="Times New Roman"/>
          <w:iCs/>
          <w:sz w:val="24"/>
          <w:szCs w:val="24"/>
        </w:rPr>
        <w:t xml:space="preserve">out </w:t>
      </w:r>
      <w:r w:rsidR="00AC085E">
        <w:rPr>
          <w:rFonts w:ascii="Times New Roman" w:eastAsia="Times New Roman" w:hAnsi="Times New Roman" w:cs="Times New Roman"/>
          <w:iCs/>
          <w:sz w:val="24"/>
          <w:szCs w:val="24"/>
        </w:rPr>
        <w:t xml:space="preserve">of the 195 time series that </w:t>
      </w:r>
      <w:r w:rsidR="00531C04">
        <w:rPr>
          <w:rFonts w:ascii="Times New Roman" w:eastAsia="Times New Roman" w:hAnsi="Times New Roman" w:cs="Times New Roman"/>
          <w:iCs/>
          <w:sz w:val="24"/>
          <w:szCs w:val="24"/>
        </w:rPr>
        <w:t>met our inclusion criteria</w:t>
      </w:r>
      <w:r w:rsidR="00666613">
        <w:rPr>
          <w:rFonts w:ascii="Times New Roman" w:eastAsia="Times New Roman" w:hAnsi="Times New Roman" w:cs="Times New Roman"/>
          <w:iCs/>
          <w:sz w:val="24"/>
          <w:szCs w:val="24"/>
        </w:rPr>
        <w:t>,</w:t>
      </w:r>
      <w:r w:rsidR="00531C04">
        <w:rPr>
          <w:rFonts w:ascii="Times New Roman" w:eastAsia="Times New Roman" w:hAnsi="Times New Roman" w:cs="Times New Roman"/>
          <w:iCs/>
          <w:sz w:val="24"/>
          <w:szCs w:val="24"/>
        </w:rPr>
        <w:t xml:space="preserve"> </w:t>
      </w:r>
      <w:r w:rsidR="00402AF9">
        <w:rPr>
          <w:rFonts w:ascii="Times New Roman" w:eastAsia="Times New Roman" w:hAnsi="Times New Roman" w:cs="Times New Roman"/>
          <w:iCs/>
          <w:sz w:val="24"/>
          <w:szCs w:val="24"/>
        </w:rPr>
        <w:t>7</w:t>
      </w:r>
      <w:r w:rsidR="003A02AB">
        <w:rPr>
          <w:rFonts w:ascii="Times New Roman" w:eastAsia="Times New Roman" w:hAnsi="Times New Roman" w:cs="Times New Roman"/>
          <w:iCs/>
          <w:sz w:val="24"/>
          <w:szCs w:val="24"/>
        </w:rPr>
        <w:t xml:space="preserve">1% of </w:t>
      </w:r>
      <w:r w:rsidR="00666613">
        <w:rPr>
          <w:rFonts w:ascii="Times New Roman" w:eastAsia="Times New Roman" w:hAnsi="Times New Roman" w:cs="Times New Roman"/>
          <w:iCs/>
          <w:sz w:val="24"/>
          <w:szCs w:val="24"/>
        </w:rPr>
        <w:t>the time series</w:t>
      </w:r>
      <w:r w:rsidR="003A02AB">
        <w:rPr>
          <w:rFonts w:ascii="Times New Roman" w:eastAsia="Times New Roman" w:hAnsi="Times New Roman" w:cs="Times New Roman"/>
          <w:iCs/>
          <w:sz w:val="24"/>
          <w:szCs w:val="24"/>
        </w:rPr>
        <w:t xml:space="preserve"> </w:t>
      </w:r>
      <w:r w:rsidR="00666613">
        <w:rPr>
          <w:rFonts w:ascii="Times New Roman" w:eastAsia="Times New Roman" w:hAnsi="Times New Roman" w:cs="Times New Roman"/>
          <w:iCs/>
          <w:sz w:val="24"/>
          <w:szCs w:val="24"/>
        </w:rPr>
        <w:t>showed a</w:t>
      </w:r>
      <w:r w:rsidR="003A02AB">
        <w:rPr>
          <w:rFonts w:ascii="Times New Roman" w:eastAsia="Times New Roman" w:hAnsi="Times New Roman" w:cs="Times New Roman"/>
          <w:iCs/>
          <w:sz w:val="24"/>
          <w:szCs w:val="24"/>
        </w:rPr>
        <w:t xml:space="preserve"> decline</w:t>
      </w:r>
      <w:r w:rsidR="00D61862">
        <w:rPr>
          <w:rFonts w:ascii="Times New Roman" w:eastAsia="Times New Roman" w:hAnsi="Times New Roman" w:cs="Times New Roman"/>
          <w:iCs/>
          <w:sz w:val="24"/>
          <w:szCs w:val="24"/>
        </w:rPr>
        <w:t xml:space="preserve"> </w:t>
      </w:r>
      <w:r w:rsidR="00531C04">
        <w:rPr>
          <w:rFonts w:ascii="Times New Roman" w:eastAsia="Times New Roman" w:hAnsi="Times New Roman" w:cs="Times New Roman"/>
          <w:iCs/>
          <w:sz w:val="24"/>
          <w:szCs w:val="24"/>
        </w:rPr>
        <w:t>(</w:t>
      </w:r>
      <w:r w:rsidR="00D61862">
        <w:rPr>
          <w:rFonts w:ascii="Times New Roman" w:eastAsia="Times New Roman" w:hAnsi="Times New Roman" w:cs="Times New Roman"/>
          <w:iCs/>
          <w:sz w:val="24"/>
          <w:szCs w:val="24"/>
        </w:rPr>
        <w:t>i.e., either overshoot or boom-bust)</w:t>
      </w:r>
      <w:r w:rsidR="00855ACE">
        <w:rPr>
          <w:rFonts w:ascii="Times New Roman" w:eastAsia="Times New Roman" w:hAnsi="Times New Roman" w:cs="Times New Roman"/>
          <w:iCs/>
          <w:sz w:val="24"/>
          <w:szCs w:val="24"/>
        </w:rPr>
        <w:t xml:space="preserve"> and 4</w:t>
      </w:r>
      <w:r w:rsidR="00A32788">
        <w:rPr>
          <w:rFonts w:ascii="Times New Roman" w:eastAsia="Times New Roman" w:hAnsi="Times New Roman" w:cs="Times New Roman"/>
          <w:iCs/>
          <w:sz w:val="24"/>
          <w:szCs w:val="24"/>
        </w:rPr>
        <w:t>5% of the time series had sustained declines of ≥</w:t>
      </w:r>
      <w:r w:rsidR="00B64258">
        <w:rPr>
          <w:rFonts w:ascii="Times New Roman" w:eastAsia="Times New Roman" w:hAnsi="Times New Roman" w:cs="Times New Roman"/>
          <w:iCs/>
          <w:sz w:val="24"/>
          <w:szCs w:val="24"/>
        </w:rPr>
        <w:t xml:space="preserve"> 90% from the maximum abundance (Fig. 2).  </w:t>
      </w:r>
      <w:r w:rsidR="005A141E">
        <w:rPr>
          <w:rFonts w:ascii="Times New Roman" w:eastAsia="Times New Roman" w:hAnsi="Times New Roman" w:cs="Times New Roman"/>
          <w:iCs/>
          <w:sz w:val="24"/>
          <w:szCs w:val="24"/>
        </w:rPr>
        <w:t>These percentages</w:t>
      </w:r>
      <w:r w:rsidR="00B64258">
        <w:rPr>
          <w:rFonts w:ascii="Times New Roman" w:eastAsia="Times New Roman" w:hAnsi="Times New Roman" w:cs="Times New Roman"/>
          <w:iCs/>
          <w:sz w:val="24"/>
          <w:szCs w:val="24"/>
        </w:rPr>
        <w:t xml:space="preserve"> of declines</w:t>
      </w:r>
      <w:r w:rsidR="00A96DC0">
        <w:rPr>
          <w:rFonts w:ascii="Times New Roman" w:eastAsia="Times New Roman" w:hAnsi="Times New Roman" w:cs="Times New Roman"/>
          <w:iCs/>
          <w:sz w:val="24"/>
          <w:szCs w:val="24"/>
        </w:rPr>
        <w:t xml:space="preserve"> within invasions</w:t>
      </w:r>
      <w:r w:rsidR="00B64258">
        <w:rPr>
          <w:rFonts w:ascii="Times New Roman" w:eastAsia="Times New Roman" w:hAnsi="Times New Roman" w:cs="Times New Roman"/>
          <w:iCs/>
          <w:sz w:val="24"/>
          <w:szCs w:val="24"/>
        </w:rPr>
        <w:t xml:space="preserve"> </w:t>
      </w:r>
      <w:r w:rsidR="005A141E">
        <w:rPr>
          <w:rFonts w:ascii="Times New Roman" w:eastAsia="Times New Roman" w:hAnsi="Times New Roman" w:cs="Times New Roman"/>
          <w:iCs/>
          <w:sz w:val="24"/>
          <w:szCs w:val="24"/>
        </w:rPr>
        <w:t xml:space="preserve">are </w:t>
      </w:r>
      <w:r w:rsidR="00B64258">
        <w:rPr>
          <w:rFonts w:ascii="Times New Roman" w:eastAsia="Times New Roman" w:hAnsi="Times New Roman" w:cs="Times New Roman"/>
          <w:iCs/>
          <w:sz w:val="24"/>
          <w:szCs w:val="24"/>
        </w:rPr>
        <w:t>likely overestimate</w:t>
      </w:r>
      <w:r w:rsidR="0076338A">
        <w:rPr>
          <w:rFonts w:ascii="Times New Roman" w:eastAsia="Times New Roman" w:hAnsi="Times New Roman" w:cs="Times New Roman"/>
          <w:iCs/>
          <w:sz w:val="24"/>
          <w:szCs w:val="24"/>
        </w:rPr>
        <w:t>d</w:t>
      </w:r>
      <w:r w:rsidR="00A96DC0">
        <w:rPr>
          <w:rFonts w:ascii="Times New Roman" w:eastAsia="Times New Roman" w:hAnsi="Times New Roman" w:cs="Times New Roman"/>
          <w:iCs/>
          <w:sz w:val="24"/>
          <w:szCs w:val="24"/>
        </w:rPr>
        <w:t xml:space="preserve"> because </w:t>
      </w:r>
      <w:r w:rsidR="00D462F9">
        <w:rPr>
          <w:rFonts w:ascii="Times New Roman" w:eastAsia="Times New Roman" w:hAnsi="Times New Roman" w:cs="Times New Roman"/>
          <w:iCs/>
          <w:sz w:val="24"/>
          <w:szCs w:val="24"/>
        </w:rPr>
        <w:t xml:space="preserve">we searched </w:t>
      </w:r>
      <w:r w:rsidR="00D462F9">
        <w:rPr>
          <w:rFonts w:ascii="Times New Roman" w:eastAsia="Times New Roman" w:hAnsi="Times New Roman" w:cs="Times New Roman"/>
          <w:iCs/>
          <w:sz w:val="24"/>
          <w:szCs w:val="24"/>
        </w:rPr>
        <w:lastRenderedPageBreak/>
        <w:t>the literature for papers that were discussing boom-busts</w:t>
      </w:r>
      <w:r w:rsidR="00431794">
        <w:rPr>
          <w:rFonts w:ascii="Times New Roman" w:eastAsia="Times New Roman" w:hAnsi="Times New Roman" w:cs="Times New Roman"/>
          <w:iCs/>
          <w:sz w:val="24"/>
          <w:szCs w:val="24"/>
        </w:rPr>
        <w:t xml:space="preserve"> (i.e., our sample is biased towards </w:t>
      </w:r>
      <w:r w:rsidR="001F6BF4">
        <w:rPr>
          <w:rFonts w:ascii="Times New Roman" w:eastAsia="Times New Roman" w:hAnsi="Times New Roman" w:cs="Times New Roman"/>
          <w:iCs/>
          <w:sz w:val="24"/>
          <w:szCs w:val="24"/>
        </w:rPr>
        <w:t>finding declines)</w:t>
      </w:r>
      <w:r w:rsidR="00D462F9">
        <w:rPr>
          <w:rFonts w:ascii="Times New Roman" w:eastAsia="Times New Roman" w:hAnsi="Times New Roman" w:cs="Times New Roman"/>
          <w:iCs/>
          <w:sz w:val="24"/>
          <w:szCs w:val="24"/>
        </w:rPr>
        <w:t>.</w:t>
      </w:r>
      <w:r w:rsidR="00A32788">
        <w:rPr>
          <w:rFonts w:ascii="Times New Roman" w:eastAsia="Times New Roman" w:hAnsi="Times New Roman" w:cs="Times New Roman"/>
          <w:iCs/>
          <w:sz w:val="24"/>
          <w:szCs w:val="24"/>
        </w:rPr>
        <w:t xml:space="preserve"> </w:t>
      </w:r>
      <w:r w:rsidR="005C0E03">
        <w:rPr>
          <w:rFonts w:ascii="Times New Roman" w:eastAsia="Times New Roman" w:hAnsi="Times New Roman" w:cs="Times New Roman"/>
          <w:iCs/>
          <w:sz w:val="24"/>
          <w:szCs w:val="24"/>
        </w:rPr>
        <w:t xml:space="preserve"> </w:t>
      </w:r>
      <w:r w:rsidR="003309E6">
        <w:rPr>
          <w:rFonts w:ascii="Times New Roman" w:eastAsia="Times New Roman" w:hAnsi="Times New Roman" w:cs="Times New Roman"/>
          <w:iCs/>
          <w:sz w:val="24"/>
          <w:szCs w:val="24"/>
        </w:rPr>
        <w:t>A</w:t>
      </w:r>
      <w:r w:rsidR="003D4EFB">
        <w:rPr>
          <w:rFonts w:ascii="Times New Roman" w:eastAsia="Times New Roman" w:hAnsi="Times New Roman" w:cs="Times New Roman"/>
          <w:iCs/>
          <w:sz w:val="24"/>
          <w:szCs w:val="24"/>
        </w:rPr>
        <w:t xml:space="preserve">dditionally, </w:t>
      </w:r>
      <w:r w:rsidR="00591D5D">
        <w:rPr>
          <w:rFonts w:ascii="Times New Roman" w:eastAsia="Times New Roman" w:hAnsi="Times New Roman" w:cs="Times New Roman"/>
          <w:iCs/>
          <w:sz w:val="24"/>
          <w:szCs w:val="24"/>
        </w:rPr>
        <w:t>some taxa</w:t>
      </w:r>
      <w:r w:rsidR="00692321">
        <w:rPr>
          <w:rFonts w:ascii="Times New Roman" w:eastAsia="Times New Roman" w:hAnsi="Times New Roman" w:cs="Times New Roman"/>
          <w:iCs/>
          <w:sz w:val="24"/>
          <w:szCs w:val="24"/>
        </w:rPr>
        <w:t>, continents and systems may be over</w:t>
      </w:r>
      <w:r w:rsidR="0017295F">
        <w:rPr>
          <w:rFonts w:ascii="Times New Roman" w:eastAsia="Times New Roman" w:hAnsi="Times New Roman" w:cs="Times New Roman"/>
          <w:iCs/>
          <w:sz w:val="24"/>
          <w:szCs w:val="24"/>
        </w:rPr>
        <w:t>-</w:t>
      </w:r>
      <w:r w:rsidR="00692321">
        <w:rPr>
          <w:rFonts w:ascii="Times New Roman" w:eastAsia="Times New Roman" w:hAnsi="Times New Roman" w:cs="Times New Roman"/>
          <w:iCs/>
          <w:sz w:val="24"/>
          <w:szCs w:val="24"/>
        </w:rPr>
        <w:t xml:space="preserve"> or </w:t>
      </w:r>
      <w:r w:rsidR="0017295F">
        <w:rPr>
          <w:rFonts w:ascii="Times New Roman" w:eastAsia="Times New Roman" w:hAnsi="Times New Roman" w:cs="Times New Roman"/>
          <w:iCs/>
          <w:sz w:val="24"/>
          <w:szCs w:val="24"/>
        </w:rPr>
        <w:t>under-represented</w:t>
      </w:r>
      <w:r w:rsidR="00692321">
        <w:rPr>
          <w:rFonts w:ascii="Times New Roman" w:eastAsia="Times New Roman" w:hAnsi="Times New Roman" w:cs="Times New Roman"/>
          <w:iCs/>
          <w:sz w:val="24"/>
          <w:szCs w:val="24"/>
        </w:rPr>
        <w:t xml:space="preserve"> in our sample.</w:t>
      </w:r>
      <w:r w:rsidR="007055D4">
        <w:rPr>
          <w:rFonts w:ascii="Times New Roman" w:eastAsia="Times New Roman" w:hAnsi="Times New Roman" w:cs="Times New Roman"/>
          <w:iCs/>
          <w:sz w:val="24"/>
          <w:szCs w:val="24"/>
        </w:rPr>
        <w:t xml:space="preserve"> </w:t>
      </w:r>
      <w:r w:rsidR="00A57FE7">
        <w:rPr>
          <w:rFonts w:ascii="Times New Roman" w:eastAsia="Times New Roman" w:hAnsi="Times New Roman" w:cs="Times New Roman"/>
          <w:iCs/>
          <w:sz w:val="24"/>
          <w:szCs w:val="24"/>
        </w:rPr>
        <w:t>Notably</w:t>
      </w:r>
      <w:r w:rsidR="007055D4">
        <w:rPr>
          <w:rFonts w:ascii="Times New Roman" w:eastAsia="Times New Roman" w:hAnsi="Times New Roman" w:cs="Times New Roman"/>
          <w:iCs/>
          <w:sz w:val="24"/>
          <w:szCs w:val="24"/>
        </w:rPr>
        <w:t>,</w:t>
      </w:r>
      <w:r w:rsidR="0087602D">
        <w:rPr>
          <w:rFonts w:ascii="Times New Roman" w:eastAsia="Times New Roman" w:hAnsi="Times New Roman" w:cs="Times New Roman"/>
          <w:iCs/>
          <w:sz w:val="24"/>
          <w:szCs w:val="24"/>
        </w:rPr>
        <w:t xml:space="preserve"> we found the most time series for</w:t>
      </w:r>
      <w:r w:rsidR="007055D4">
        <w:rPr>
          <w:rFonts w:ascii="Times New Roman" w:eastAsia="Times New Roman" w:hAnsi="Times New Roman" w:cs="Times New Roman"/>
          <w:iCs/>
          <w:sz w:val="24"/>
          <w:szCs w:val="24"/>
        </w:rPr>
        <w:t xml:space="preserve"> New Zealand mud snails</w:t>
      </w:r>
      <w:r w:rsidR="0017295F">
        <w:rPr>
          <w:rFonts w:ascii="Times New Roman" w:eastAsia="Times New Roman" w:hAnsi="Times New Roman" w:cs="Times New Roman"/>
          <w:iCs/>
          <w:sz w:val="24"/>
          <w:szCs w:val="24"/>
        </w:rPr>
        <w:t xml:space="preserve"> (</w:t>
      </w:r>
      <w:r w:rsidR="0017295F" w:rsidRPr="0017295F">
        <w:rPr>
          <w:rFonts w:ascii="Times New Roman" w:eastAsia="Times New Roman" w:hAnsi="Times New Roman" w:cs="Times New Roman"/>
          <w:i/>
          <w:sz w:val="24"/>
          <w:szCs w:val="24"/>
        </w:rPr>
        <w:t>Potamopyrgus antipodarum</w:t>
      </w:r>
      <w:r w:rsidR="0017295F">
        <w:rPr>
          <w:rFonts w:ascii="Times New Roman" w:eastAsia="Times New Roman" w:hAnsi="Times New Roman" w:cs="Times New Roman"/>
          <w:iCs/>
          <w:sz w:val="24"/>
          <w:szCs w:val="24"/>
        </w:rPr>
        <w:t>)</w:t>
      </w:r>
      <w:r w:rsidR="0079116E">
        <w:rPr>
          <w:rFonts w:ascii="Times New Roman" w:eastAsia="Times New Roman" w:hAnsi="Times New Roman" w:cs="Times New Roman"/>
          <w:iCs/>
          <w:sz w:val="24"/>
          <w:szCs w:val="24"/>
        </w:rPr>
        <w:t xml:space="preserve"> </w:t>
      </w:r>
      <w:r w:rsidR="00806BEC">
        <w:rPr>
          <w:rFonts w:ascii="Times New Roman" w:eastAsia="Times New Roman" w:hAnsi="Times New Roman" w:cs="Times New Roman"/>
          <w:iCs/>
          <w:sz w:val="24"/>
          <w:szCs w:val="24"/>
        </w:rPr>
        <w:t xml:space="preserve">which had been compiled in Europe </w:t>
      </w:r>
      <w:r w:rsidR="00806BEC">
        <w:rPr>
          <w:rFonts w:ascii="Times New Roman" w:eastAsia="Times New Roman" w:hAnsi="Times New Roman" w:cs="Times New Roman"/>
          <w:iCs/>
          <w:sz w:val="24"/>
          <w:szCs w:val="24"/>
        </w:rPr>
        <w:fldChar w:fldCharType="begin"/>
      </w:r>
      <w:r w:rsidR="00806BEC">
        <w:rPr>
          <w:rFonts w:ascii="Times New Roman" w:eastAsia="Times New Roman" w:hAnsi="Times New Roman" w:cs="Times New Roman"/>
          <w:iCs/>
          <w:sz w:val="24"/>
          <w:szCs w:val="24"/>
        </w:rPr>
        <w:instrText xml:space="preserve"> ADDIN ZOTERO_ITEM CSL_CITATION {"citationID":"DFoe4TBG","properties":{"formattedCitation":"(Haubrock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806BEC">
        <w:rPr>
          <w:rFonts w:ascii="Times New Roman" w:eastAsia="Times New Roman" w:hAnsi="Times New Roman" w:cs="Times New Roman"/>
          <w:iCs/>
          <w:sz w:val="24"/>
          <w:szCs w:val="24"/>
        </w:rPr>
        <w:fldChar w:fldCharType="separate"/>
      </w:r>
      <w:r w:rsidR="00806BEC" w:rsidRPr="00806BEC">
        <w:rPr>
          <w:rFonts w:ascii="Times New Roman" w:hAnsi="Times New Roman" w:cs="Times New Roman"/>
          <w:sz w:val="24"/>
        </w:rPr>
        <w:t xml:space="preserve">(Haubrock </w:t>
      </w:r>
      <w:r w:rsidR="00806BEC" w:rsidRPr="00806BEC">
        <w:rPr>
          <w:rFonts w:ascii="Times New Roman" w:hAnsi="Times New Roman" w:cs="Times New Roman"/>
          <w:i/>
          <w:iCs/>
          <w:sz w:val="24"/>
        </w:rPr>
        <w:t>et al.</w:t>
      </w:r>
      <w:r w:rsidR="00806BEC" w:rsidRPr="00806BEC">
        <w:rPr>
          <w:rFonts w:ascii="Times New Roman" w:hAnsi="Times New Roman" w:cs="Times New Roman"/>
          <w:sz w:val="24"/>
        </w:rPr>
        <w:t xml:space="preserve"> 2022)</w:t>
      </w:r>
      <w:r w:rsidR="00806BEC">
        <w:rPr>
          <w:rFonts w:ascii="Times New Roman" w:eastAsia="Times New Roman" w:hAnsi="Times New Roman" w:cs="Times New Roman"/>
          <w:iCs/>
          <w:sz w:val="24"/>
          <w:szCs w:val="24"/>
        </w:rPr>
        <w:fldChar w:fldCharType="end"/>
      </w:r>
      <w:r w:rsidR="004C6DD4">
        <w:rPr>
          <w:rFonts w:ascii="Times New Roman" w:eastAsia="Times New Roman" w:hAnsi="Times New Roman" w:cs="Times New Roman"/>
          <w:iCs/>
          <w:sz w:val="24"/>
          <w:szCs w:val="24"/>
        </w:rPr>
        <w:t>. Thus, t</w:t>
      </w:r>
      <w:r w:rsidR="00B70BB9">
        <w:rPr>
          <w:rFonts w:ascii="Times New Roman" w:eastAsia="Times New Roman" w:hAnsi="Times New Roman" w:cs="Times New Roman"/>
          <w:iCs/>
          <w:sz w:val="24"/>
          <w:szCs w:val="24"/>
        </w:rPr>
        <w:t xml:space="preserve">he frequency of </w:t>
      </w:r>
      <w:r w:rsidR="00AF215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 xml:space="preserve">categories that include New Zealand mud snails (i.e., Europe, Freshwater, Gastropoda, and longevity &lt; 1 year) may be reflecting New Zealand mud snails rather than </w:t>
      </w:r>
      <w:r w:rsidR="00A236B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entire group.</w:t>
      </w:r>
      <w:r w:rsidR="00742FFF">
        <w:rPr>
          <w:rFonts w:ascii="Times New Roman" w:eastAsia="Times New Roman" w:hAnsi="Times New Roman" w:cs="Times New Roman"/>
          <w:iCs/>
          <w:sz w:val="24"/>
          <w:szCs w:val="24"/>
        </w:rPr>
        <w:t xml:space="preserve">  </w:t>
      </w:r>
      <w:r w:rsidR="000D680C">
        <w:rPr>
          <w:rFonts w:ascii="Times New Roman" w:eastAsia="Times New Roman" w:hAnsi="Times New Roman" w:cs="Times New Roman"/>
          <w:iCs/>
          <w:sz w:val="24"/>
          <w:szCs w:val="24"/>
        </w:rPr>
        <w:t>I</w:t>
      </w:r>
      <w:r w:rsidR="00EB7447">
        <w:rPr>
          <w:rFonts w:ascii="Times New Roman" w:eastAsia="Times New Roman" w:hAnsi="Times New Roman" w:cs="Times New Roman"/>
          <w:iCs/>
          <w:sz w:val="24"/>
          <w:szCs w:val="24"/>
        </w:rPr>
        <w:t xml:space="preserve">nvasions outside of Europe and North America </w:t>
      </w:r>
      <w:r w:rsidR="00742FFF">
        <w:rPr>
          <w:rFonts w:ascii="Times New Roman" w:eastAsia="Times New Roman" w:hAnsi="Times New Roman" w:cs="Times New Roman"/>
          <w:iCs/>
          <w:sz w:val="24"/>
          <w:szCs w:val="24"/>
        </w:rPr>
        <w:t>appear to</w:t>
      </w:r>
      <w:r w:rsidR="006E12A9">
        <w:rPr>
          <w:rFonts w:ascii="Times New Roman" w:eastAsia="Times New Roman" w:hAnsi="Times New Roman" w:cs="Times New Roman"/>
          <w:iCs/>
          <w:sz w:val="24"/>
          <w:szCs w:val="24"/>
        </w:rPr>
        <w:t xml:space="preserve"> rarely experience boom-busts (Fig. 3</w:t>
      </w:r>
      <w:r w:rsidR="00B06F35">
        <w:rPr>
          <w:rFonts w:ascii="Times New Roman" w:eastAsia="Times New Roman" w:hAnsi="Times New Roman" w:cs="Times New Roman"/>
          <w:iCs/>
          <w:sz w:val="24"/>
          <w:szCs w:val="24"/>
        </w:rPr>
        <w:t>C)</w:t>
      </w:r>
      <w:r w:rsidR="00CC3B4B">
        <w:rPr>
          <w:rFonts w:ascii="Times New Roman" w:eastAsia="Times New Roman" w:hAnsi="Times New Roman" w:cs="Times New Roman"/>
          <w:iCs/>
          <w:sz w:val="24"/>
          <w:szCs w:val="24"/>
        </w:rPr>
        <w:t xml:space="preserve">, though </w:t>
      </w:r>
      <w:r w:rsidR="000D680C">
        <w:rPr>
          <w:rFonts w:ascii="Times New Roman" w:eastAsia="Times New Roman" w:hAnsi="Times New Roman" w:cs="Times New Roman"/>
          <w:iCs/>
          <w:sz w:val="24"/>
          <w:szCs w:val="24"/>
        </w:rPr>
        <w:t xml:space="preserve">this is likely a result of prevalence of academic papers being published </w:t>
      </w:r>
      <w:r w:rsidR="00440CE4">
        <w:rPr>
          <w:rFonts w:ascii="Times New Roman" w:eastAsia="Times New Roman" w:hAnsi="Times New Roman" w:cs="Times New Roman"/>
          <w:iCs/>
          <w:sz w:val="24"/>
          <w:szCs w:val="24"/>
        </w:rPr>
        <w:t>from</w:t>
      </w:r>
      <w:r w:rsidR="000D680C">
        <w:rPr>
          <w:rFonts w:ascii="Times New Roman" w:eastAsia="Times New Roman" w:hAnsi="Times New Roman" w:cs="Times New Roman"/>
          <w:iCs/>
          <w:sz w:val="24"/>
          <w:szCs w:val="24"/>
        </w:rPr>
        <w:t xml:space="preserve"> these </w:t>
      </w:r>
      <w:r w:rsidR="00E3562C">
        <w:rPr>
          <w:rFonts w:ascii="Times New Roman" w:eastAsia="Times New Roman" w:hAnsi="Times New Roman" w:cs="Times New Roman"/>
          <w:iCs/>
          <w:sz w:val="24"/>
          <w:szCs w:val="24"/>
        </w:rPr>
        <w:t>continents.  Finally, plants</w:t>
      </w:r>
      <w:r w:rsidR="00440CE4">
        <w:rPr>
          <w:rFonts w:ascii="Times New Roman" w:eastAsia="Times New Roman" w:hAnsi="Times New Roman" w:cs="Times New Roman"/>
          <w:iCs/>
          <w:sz w:val="24"/>
          <w:szCs w:val="24"/>
        </w:rPr>
        <w:t xml:space="preserve"> invasions</w:t>
      </w:r>
      <w:r w:rsidR="00E3562C">
        <w:rPr>
          <w:rFonts w:ascii="Times New Roman" w:eastAsia="Times New Roman" w:hAnsi="Times New Roman" w:cs="Times New Roman"/>
          <w:iCs/>
          <w:sz w:val="24"/>
          <w:szCs w:val="24"/>
        </w:rPr>
        <w:t xml:space="preserve"> rarely </w:t>
      </w:r>
      <w:r w:rsidR="00440CE4">
        <w:rPr>
          <w:rFonts w:ascii="Times New Roman" w:eastAsia="Times New Roman" w:hAnsi="Times New Roman" w:cs="Times New Roman"/>
          <w:iCs/>
          <w:sz w:val="24"/>
          <w:szCs w:val="24"/>
        </w:rPr>
        <w:t xml:space="preserve">appear to </w:t>
      </w:r>
      <w:r w:rsidR="005226A4">
        <w:rPr>
          <w:rFonts w:ascii="Times New Roman" w:eastAsia="Times New Roman" w:hAnsi="Times New Roman" w:cs="Times New Roman"/>
          <w:iCs/>
          <w:sz w:val="24"/>
          <w:szCs w:val="24"/>
        </w:rPr>
        <w:t>undergo</w:t>
      </w:r>
      <w:r w:rsidR="00E3562C">
        <w:rPr>
          <w:rFonts w:ascii="Times New Roman" w:eastAsia="Times New Roman" w:hAnsi="Times New Roman" w:cs="Times New Roman"/>
          <w:iCs/>
          <w:sz w:val="24"/>
          <w:szCs w:val="24"/>
        </w:rPr>
        <w:t xml:space="preserve"> boom-bust</w:t>
      </w:r>
      <w:r w:rsidR="00440CE4">
        <w:rPr>
          <w:rFonts w:ascii="Times New Roman" w:eastAsia="Times New Roman" w:hAnsi="Times New Roman" w:cs="Times New Roman"/>
          <w:iCs/>
          <w:sz w:val="24"/>
          <w:szCs w:val="24"/>
        </w:rPr>
        <w:t>s</w:t>
      </w:r>
      <w:r w:rsidR="00E3562C">
        <w:rPr>
          <w:rFonts w:ascii="Times New Roman" w:eastAsia="Times New Roman" w:hAnsi="Times New Roman" w:cs="Times New Roman"/>
          <w:iCs/>
          <w:sz w:val="24"/>
          <w:szCs w:val="24"/>
        </w:rPr>
        <w:t xml:space="preserve">, whether this is a pattern or whether this is a lack of reporting of boom-busts </w:t>
      </w:r>
      <w:r w:rsidR="00703C4F">
        <w:rPr>
          <w:rFonts w:ascii="Times New Roman" w:eastAsia="Times New Roman" w:hAnsi="Times New Roman" w:cs="Times New Roman"/>
          <w:iCs/>
          <w:sz w:val="24"/>
          <w:szCs w:val="24"/>
        </w:rPr>
        <w:t xml:space="preserve">by plant </w:t>
      </w:r>
      <w:r w:rsidR="003F6057">
        <w:rPr>
          <w:rFonts w:ascii="Times New Roman" w:eastAsia="Times New Roman" w:hAnsi="Times New Roman" w:cs="Times New Roman"/>
          <w:iCs/>
          <w:sz w:val="24"/>
          <w:szCs w:val="24"/>
        </w:rPr>
        <w:t>ecologists</w:t>
      </w:r>
      <w:r w:rsidR="00703C4F">
        <w:rPr>
          <w:rFonts w:ascii="Times New Roman" w:eastAsia="Times New Roman" w:hAnsi="Times New Roman" w:cs="Times New Roman"/>
          <w:iCs/>
          <w:sz w:val="24"/>
          <w:szCs w:val="24"/>
        </w:rPr>
        <w:t xml:space="preserve"> is unclear.</w:t>
      </w:r>
      <w:r w:rsidR="000A009D">
        <w:rPr>
          <w:rFonts w:ascii="Times New Roman" w:eastAsia="Times New Roman" w:hAnsi="Times New Roman" w:cs="Times New Roman"/>
          <w:iCs/>
          <w:sz w:val="24"/>
          <w:szCs w:val="24"/>
        </w:rPr>
        <w:t xml:space="preserve"> </w:t>
      </w:r>
      <w:r w:rsidR="002B19DA">
        <w:rPr>
          <w:rFonts w:ascii="Times New Roman" w:eastAsia="Times New Roman" w:hAnsi="Times New Roman" w:cs="Times New Roman"/>
          <w:iCs/>
          <w:sz w:val="24"/>
          <w:szCs w:val="24"/>
        </w:rPr>
        <w:t>Relative to the</w:t>
      </w:r>
      <w:r w:rsidR="00D13DF6">
        <w:rPr>
          <w:rFonts w:ascii="Times New Roman" w:eastAsia="Times New Roman" w:hAnsi="Times New Roman" w:cs="Times New Roman"/>
          <w:iCs/>
          <w:sz w:val="24"/>
          <w:szCs w:val="24"/>
        </w:rPr>
        <w:t xml:space="preserve"> large number of introduced species</w:t>
      </w:r>
      <w:r w:rsidR="004932E9">
        <w:rPr>
          <w:rFonts w:ascii="Times New Roman" w:eastAsia="Times New Roman" w:hAnsi="Times New Roman" w:cs="Times New Roman"/>
          <w:iCs/>
          <w:sz w:val="24"/>
          <w:szCs w:val="24"/>
        </w:rPr>
        <w:t xml:space="preserve"> of vascular plants that have </w:t>
      </w:r>
      <w:r w:rsidR="00375E1E">
        <w:rPr>
          <w:rFonts w:ascii="Times New Roman" w:eastAsia="Times New Roman" w:hAnsi="Times New Roman" w:cs="Times New Roman"/>
          <w:iCs/>
          <w:sz w:val="24"/>
          <w:szCs w:val="24"/>
        </w:rPr>
        <w:t xml:space="preserve">established </w:t>
      </w:r>
      <w:r w:rsidR="004932E9">
        <w:rPr>
          <w:rFonts w:ascii="Times New Roman" w:eastAsia="Times New Roman" w:hAnsi="Times New Roman" w:cs="Times New Roman"/>
          <w:iCs/>
          <w:sz w:val="24"/>
          <w:szCs w:val="24"/>
        </w:rPr>
        <w:t xml:space="preserve">populations </w:t>
      </w:r>
      <w:r w:rsidR="00375E1E">
        <w:rPr>
          <w:rFonts w:ascii="Times New Roman" w:eastAsia="Times New Roman" w:hAnsi="Times New Roman" w:cs="Times New Roman"/>
          <w:iCs/>
          <w:sz w:val="24"/>
          <w:szCs w:val="24"/>
        </w:rPr>
        <w:t>worldwide</w:t>
      </w:r>
      <w:r w:rsidR="004932E9">
        <w:rPr>
          <w:rFonts w:ascii="Times New Roman" w:eastAsia="Times New Roman" w:hAnsi="Times New Roman" w:cs="Times New Roman"/>
          <w:iCs/>
          <w:sz w:val="24"/>
          <w:szCs w:val="24"/>
        </w:rPr>
        <w:t xml:space="preserve"> </w:t>
      </w:r>
      <w:r w:rsidR="004932E9">
        <w:rPr>
          <w:rFonts w:ascii="Times New Roman" w:eastAsia="Times New Roman" w:hAnsi="Times New Roman" w:cs="Times New Roman"/>
          <w:iCs/>
          <w:sz w:val="24"/>
          <w:szCs w:val="24"/>
        </w:rPr>
        <w:fldChar w:fldCharType="begin"/>
      </w:r>
      <w:r w:rsidR="004932E9">
        <w:rPr>
          <w:rFonts w:ascii="Times New Roman" w:eastAsia="Times New Roman" w:hAnsi="Times New Roman" w:cs="Times New Roman"/>
          <w:iCs/>
          <w:sz w:val="24"/>
          <w:szCs w:val="24"/>
        </w:rPr>
        <w:instrText xml:space="preserve"> ADDIN ZOTERO_ITEM CSL_CITATION {"citationID":"avENVZLJ","properties":{"formattedCitation":"(Seebens {\\i{}et al.} 2017)","plainCitation":"(Seebens et al. 2017)","noteIndex":0},"citationItems":[{"id":4555,"uris":["http://zotero.org/users/9972654/items/RKFDPG7Z"],"itemData":{"id":4555,"type":"article-journal","abstract":"Abstract\n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schema":"https://github.com/citation-style-language/schema/raw/master/csl-citation.json"} </w:instrText>
      </w:r>
      <w:r w:rsidR="004932E9">
        <w:rPr>
          <w:rFonts w:ascii="Times New Roman" w:eastAsia="Times New Roman" w:hAnsi="Times New Roman" w:cs="Times New Roman"/>
          <w:iCs/>
          <w:sz w:val="24"/>
          <w:szCs w:val="24"/>
        </w:rPr>
        <w:fldChar w:fldCharType="separate"/>
      </w:r>
      <w:r w:rsidR="004932E9" w:rsidRPr="004932E9">
        <w:rPr>
          <w:rFonts w:ascii="Times New Roman" w:hAnsi="Times New Roman" w:cs="Times New Roman"/>
          <w:sz w:val="24"/>
        </w:rPr>
        <w:t xml:space="preserve">(Seebens </w:t>
      </w:r>
      <w:r w:rsidR="004932E9" w:rsidRPr="004932E9">
        <w:rPr>
          <w:rFonts w:ascii="Times New Roman" w:hAnsi="Times New Roman" w:cs="Times New Roman"/>
          <w:i/>
          <w:iCs/>
          <w:sz w:val="24"/>
        </w:rPr>
        <w:t>et al.</w:t>
      </w:r>
      <w:r w:rsidR="004932E9" w:rsidRPr="004932E9">
        <w:rPr>
          <w:rFonts w:ascii="Times New Roman" w:hAnsi="Times New Roman" w:cs="Times New Roman"/>
          <w:sz w:val="24"/>
        </w:rPr>
        <w:t xml:space="preserve"> 2017)</w:t>
      </w:r>
      <w:r w:rsidR="004932E9">
        <w:rPr>
          <w:rFonts w:ascii="Times New Roman" w:eastAsia="Times New Roman" w:hAnsi="Times New Roman" w:cs="Times New Roman"/>
          <w:iCs/>
          <w:sz w:val="24"/>
          <w:szCs w:val="24"/>
        </w:rPr>
        <w:fldChar w:fldCharType="end"/>
      </w:r>
      <w:r w:rsidR="00375E1E">
        <w:rPr>
          <w:rFonts w:ascii="Times New Roman" w:eastAsia="Times New Roman" w:hAnsi="Times New Roman" w:cs="Times New Roman"/>
          <w:iCs/>
          <w:sz w:val="24"/>
          <w:szCs w:val="24"/>
        </w:rPr>
        <w:t xml:space="preserve">, </w:t>
      </w:r>
      <w:r w:rsidR="002B19DA">
        <w:rPr>
          <w:rFonts w:ascii="Times New Roman" w:eastAsia="Times New Roman" w:hAnsi="Times New Roman" w:cs="Times New Roman"/>
          <w:iCs/>
          <w:sz w:val="24"/>
          <w:szCs w:val="24"/>
        </w:rPr>
        <w:t>boom-busts in plants are highly undocumented. While</w:t>
      </w:r>
      <w:r w:rsidR="001068F1">
        <w:rPr>
          <w:rFonts w:ascii="Times New Roman" w:eastAsia="Times New Roman" w:hAnsi="Times New Roman" w:cs="Times New Roman"/>
          <w:iCs/>
          <w:sz w:val="24"/>
          <w:szCs w:val="24"/>
        </w:rPr>
        <w:t xml:space="preserve"> we have limited </w:t>
      </w:r>
      <w:r w:rsidR="00D4308A">
        <w:rPr>
          <w:rFonts w:ascii="Times New Roman" w:eastAsia="Times New Roman" w:hAnsi="Times New Roman" w:cs="Times New Roman"/>
          <w:iCs/>
          <w:sz w:val="24"/>
          <w:szCs w:val="24"/>
        </w:rPr>
        <w:t>capacity</w:t>
      </w:r>
      <w:r w:rsidR="001068F1">
        <w:rPr>
          <w:rFonts w:ascii="Times New Roman" w:eastAsia="Times New Roman" w:hAnsi="Times New Roman" w:cs="Times New Roman"/>
          <w:iCs/>
          <w:sz w:val="24"/>
          <w:szCs w:val="24"/>
        </w:rPr>
        <w:t xml:space="preserve"> </w:t>
      </w:r>
      <w:r w:rsidR="000A009D">
        <w:rPr>
          <w:rFonts w:ascii="Times New Roman" w:eastAsia="Times New Roman" w:hAnsi="Times New Roman" w:cs="Times New Roman"/>
          <w:iCs/>
          <w:sz w:val="24"/>
          <w:szCs w:val="24"/>
        </w:rPr>
        <w:t>to answer this question using our data</w:t>
      </w:r>
      <w:r w:rsidR="00BF4DEE">
        <w:rPr>
          <w:rFonts w:ascii="Times New Roman" w:eastAsia="Times New Roman" w:hAnsi="Times New Roman" w:cs="Times New Roman"/>
          <w:iCs/>
          <w:sz w:val="24"/>
          <w:szCs w:val="24"/>
        </w:rPr>
        <w:t xml:space="preserve">, </w:t>
      </w:r>
      <w:r w:rsidR="00C67600">
        <w:rPr>
          <w:rFonts w:ascii="Times New Roman" w:eastAsia="Times New Roman" w:hAnsi="Times New Roman" w:cs="Times New Roman"/>
          <w:iCs/>
          <w:sz w:val="24"/>
          <w:szCs w:val="24"/>
        </w:rPr>
        <w:t>several</w:t>
      </w:r>
      <w:r w:rsidR="00B477BD">
        <w:rPr>
          <w:rFonts w:ascii="Times New Roman" w:eastAsia="Times New Roman" w:hAnsi="Times New Roman" w:cs="Times New Roman"/>
          <w:iCs/>
          <w:sz w:val="24"/>
          <w:szCs w:val="24"/>
        </w:rPr>
        <w:t xml:space="preserve"> studies have </w:t>
      </w:r>
      <w:r w:rsidR="00D4308A">
        <w:rPr>
          <w:rFonts w:ascii="Times New Roman" w:eastAsia="Times New Roman" w:hAnsi="Times New Roman" w:cs="Times New Roman"/>
          <w:iCs/>
          <w:sz w:val="24"/>
          <w:szCs w:val="24"/>
        </w:rPr>
        <w:t>begun</w:t>
      </w:r>
      <w:r w:rsidR="00B477BD">
        <w:rPr>
          <w:rFonts w:ascii="Times New Roman" w:eastAsia="Times New Roman" w:hAnsi="Times New Roman" w:cs="Times New Roman"/>
          <w:iCs/>
          <w:sz w:val="24"/>
          <w:szCs w:val="24"/>
        </w:rPr>
        <w:t xml:space="preserve"> to a</w:t>
      </w:r>
      <w:r w:rsidR="00BF4DEE">
        <w:rPr>
          <w:rFonts w:ascii="Times New Roman" w:eastAsia="Times New Roman" w:hAnsi="Times New Roman" w:cs="Times New Roman"/>
          <w:iCs/>
          <w:sz w:val="24"/>
          <w:szCs w:val="24"/>
        </w:rPr>
        <w:t>nswer</w:t>
      </w:r>
      <w:r w:rsidR="00B477BD">
        <w:rPr>
          <w:rFonts w:ascii="Times New Roman" w:eastAsia="Times New Roman" w:hAnsi="Times New Roman" w:cs="Times New Roman"/>
          <w:iCs/>
          <w:sz w:val="24"/>
          <w:szCs w:val="24"/>
        </w:rPr>
        <w:t xml:space="preserve"> </w:t>
      </w:r>
      <w:r w:rsidR="00BF4DEE">
        <w:rPr>
          <w:rFonts w:ascii="Times New Roman" w:eastAsia="Times New Roman" w:hAnsi="Times New Roman" w:cs="Times New Roman"/>
          <w:iCs/>
          <w:sz w:val="24"/>
          <w:szCs w:val="24"/>
        </w:rPr>
        <w:t xml:space="preserve">this </w:t>
      </w:r>
      <w:r w:rsidR="00D23D91">
        <w:rPr>
          <w:rFonts w:ascii="Times New Roman" w:eastAsia="Times New Roman" w:hAnsi="Times New Roman" w:cs="Times New Roman"/>
          <w:iCs/>
          <w:sz w:val="24"/>
          <w:szCs w:val="24"/>
        </w:rPr>
        <w:t>question</w:t>
      </w:r>
      <w:r w:rsidR="001E6D43">
        <w:rPr>
          <w:rFonts w:ascii="Times New Roman" w:eastAsia="Times New Roman" w:hAnsi="Times New Roman" w:cs="Times New Roman"/>
          <w:iCs/>
          <w:sz w:val="24"/>
          <w:szCs w:val="24"/>
        </w:rPr>
        <w:t xml:space="preserve">.  These studies have not adopted </w:t>
      </w:r>
      <w:r w:rsidR="00977440">
        <w:rPr>
          <w:rFonts w:ascii="Times New Roman" w:eastAsia="Times New Roman" w:hAnsi="Times New Roman" w:cs="Times New Roman"/>
          <w:iCs/>
          <w:sz w:val="24"/>
          <w:szCs w:val="24"/>
        </w:rPr>
        <w:t xml:space="preserve">our definition of boom-bust, so they often refer to </w:t>
      </w:r>
      <w:r w:rsidR="00E02F52">
        <w:rPr>
          <w:rFonts w:ascii="Times New Roman" w:eastAsia="Times New Roman" w:hAnsi="Times New Roman" w:cs="Times New Roman"/>
          <w:iCs/>
          <w:sz w:val="24"/>
          <w:szCs w:val="24"/>
        </w:rPr>
        <w:t>simpler</w:t>
      </w:r>
      <w:r w:rsidR="00977440">
        <w:rPr>
          <w:rFonts w:ascii="Times New Roman" w:eastAsia="Times New Roman" w:hAnsi="Times New Roman" w:cs="Times New Roman"/>
          <w:iCs/>
          <w:sz w:val="24"/>
          <w:szCs w:val="24"/>
        </w:rPr>
        <w:t xml:space="preserve"> metrics (i.e., if the non-native populations have experienced population declines). The </w:t>
      </w:r>
      <w:r w:rsidR="00D4308A">
        <w:rPr>
          <w:rFonts w:ascii="Times New Roman" w:eastAsia="Times New Roman" w:hAnsi="Times New Roman" w:cs="Times New Roman"/>
          <w:iCs/>
          <w:sz w:val="24"/>
          <w:szCs w:val="24"/>
        </w:rPr>
        <w:t>consensus</w:t>
      </w:r>
      <w:r w:rsidR="00B477BD">
        <w:rPr>
          <w:rFonts w:ascii="Times New Roman" w:eastAsia="Times New Roman" w:hAnsi="Times New Roman" w:cs="Times New Roman"/>
          <w:iCs/>
          <w:sz w:val="24"/>
          <w:szCs w:val="24"/>
        </w:rPr>
        <w:t xml:space="preserve"> seems to indicate that the rate of population declines </w:t>
      </w:r>
      <w:r w:rsidR="00BF4DEE">
        <w:rPr>
          <w:rFonts w:ascii="Times New Roman" w:eastAsia="Times New Roman" w:hAnsi="Times New Roman" w:cs="Times New Roman"/>
          <w:iCs/>
          <w:sz w:val="24"/>
          <w:szCs w:val="24"/>
        </w:rPr>
        <w:t>depend</w:t>
      </w:r>
      <w:r w:rsidR="00977440">
        <w:rPr>
          <w:rFonts w:ascii="Times New Roman" w:eastAsia="Times New Roman" w:hAnsi="Times New Roman" w:cs="Times New Roman"/>
          <w:iCs/>
          <w:sz w:val="24"/>
          <w:szCs w:val="24"/>
        </w:rPr>
        <w:t xml:space="preserve">s </w:t>
      </w:r>
      <w:r w:rsidR="00BF4DEE">
        <w:rPr>
          <w:rFonts w:ascii="Times New Roman" w:eastAsia="Times New Roman" w:hAnsi="Times New Roman" w:cs="Times New Roman"/>
          <w:iCs/>
          <w:sz w:val="24"/>
          <w:szCs w:val="24"/>
        </w:rPr>
        <w:t>on the rate</w:t>
      </w:r>
      <w:r w:rsidR="00977440">
        <w:rPr>
          <w:rFonts w:ascii="Times New Roman" w:eastAsia="Times New Roman" w:hAnsi="Times New Roman" w:cs="Times New Roman"/>
          <w:iCs/>
          <w:sz w:val="24"/>
          <w:szCs w:val="24"/>
        </w:rPr>
        <w:t>s</w:t>
      </w:r>
      <w:r w:rsidR="00BF4DEE">
        <w:rPr>
          <w:rFonts w:ascii="Times New Roman" w:eastAsia="Times New Roman" w:hAnsi="Times New Roman" w:cs="Times New Roman"/>
          <w:iCs/>
          <w:sz w:val="24"/>
          <w:szCs w:val="24"/>
        </w:rPr>
        <w:t xml:space="preserve"> of declines in invasions is assessed across species or within species.</w:t>
      </w:r>
    </w:p>
    <w:p w14:paraId="3ABD67E1" w14:textId="18B25E8D" w:rsidR="00DB683A" w:rsidRDefault="00DB683A"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F54BB2">
        <w:rPr>
          <w:rFonts w:ascii="Times New Roman" w:eastAsia="Times New Roman" w:hAnsi="Times New Roman" w:cs="Times New Roman"/>
          <w:iCs/>
          <w:sz w:val="24"/>
          <w:szCs w:val="24"/>
        </w:rPr>
        <w:t xml:space="preserve">When assessing </w:t>
      </w:r>
      <w:r w:rsidR="00AD2CBA">
        <w:rPr>
          <w:rFonts w:ascii="Times New Roman" w:eastAsia="Times New Roman" w:hAnsi="Times New Roman" w:cs="Times New Roman"/>
          <w:iCs/>
          <w:sz w:val="24"/>
          <w:szCs w:val="24"/>
        </w:rPr>
        <w:t>populations</w:t>
      </w:r>
      <w:r w:rsidR="00E02F52">
        <w:rPr>
          <w:rFonts w:ascii="Times New Roman" w:eastAsia="Times New Roman" w:hAnsi="Times New Roman" w:cs="Times New Roman"/>
          <w:iCs/>
          <w:sz w:val="24"/>
          <w:szCs w:val="24"/>
        </w:rPr>
        <w:t xml:space="preserve"> declines</w:t>
      </w:r>
      <w:r w:rsidR="00AD2CBA">
        <w:rPr>
          <w:rFonts w:ascii="Times New Roman" w:eastAsia="Times New Roman" w:hAnsi="Times New Roman" w:cs="Times New Roman"/>
          <w:iCs/>
          <w:sz w:val="24"/>
          <w:szCs w:val="24"/>
        </w:rPr>
        <w:t xml:space="preserve"> </w:t>
      </w:r>
      <w:r w:rsidR="00317F7C">
        <w:rPr>
          <w:rFonts w:ascii="Times New Roman" w:eastAsia="Times New Roman" w:hAnsi="Times New Roman" w:cs="Times New Roman"/>
          <w:iCs/>
          <w:sz w:val="24"/>
          <w:szCs w:val="24"/>
        </w:rPr>
        <w:t>within different populations of the same</w:t>
      </w:r>
      <w:r w:rsidR="00F54BB2">
        <w:rPr>
          <w:rFonts w:ascii="Times New Roman" w:eastAsia="Times New Roman" w:hAnsi="Times New Roman" w:cs="Times New Roman"/>
          <w:iCs/>
          <w:sz w:val="24"/>
          <w:szCs w:val="24"/>
        </w:rPr>
        <w:t xml:space="preserve"> </w:t>
      </w:r>
      <w:r w:rsidR="005B19D6">
        <w:rPr>
          <w:rFonts w:ascii="Times New Roman" w:eastAsia="Times New Roman" w:hAnsi="Times New Roman" w:cs="Times New Roman"/>
          <w:iCs/>
          <w:sz w:val="24"/>
          <w:szCs w:val="24"/>
        </w:rPr>
        <w:t xml:space="preserve">invasive </w:t>
      </w:r>
      <w:r w:rsidR="00F54BB2">
        <w:rPr>
          <w:rFonts w:ascii="Times New Roman" w:eastAsia="Times New Roman" w:hAnsi="Times New Roman" w:cs="Times New Roman"/>
          <w:iCs/>
          <w:sz w:val="24"/>
          <w:szCs w:val="24"/>
        </w:rPr>
        <w:t>species,</w:t>
      </w:r>
      <w:r w:rsidR="002E09D5">
        <w:rPr>
          <w:rFonts w:ascii="Times New Roman" w:eastAsia="Times New Roman" w:hAnsi="Times New Roman" w:cs="Times New Roman"/>
          <w:iCs/>
          <w:sz w:val="24"/>
          <w:szCs w:val="24"/>
        </w:rPr>
        <w:t xml:space="preserve"> studies indicate that not every population </w:t>
      </w:r>
      <w:r w:rsidR="006678E1">
        <w:rPr>
          <w:rFonts w:ascii="Times New Roman" w:eastAsia="Times New Roman" w:hAnsi="Times New Roman" w:cs="Times New Roman"/>
          <w:iCs/>
          <w:sz w:val="24"/>
          <w:szCs w:val="24"/>
        </w:rPr>
        <w:t xml:space="preserve">experiences declines </w:t>
      </w:r>
      <w:r w:rsidR="006678E1">
        <w:rPr>
          <w:rFonts w:ascii="Times New Roman" w:eastAsia="Times New Roman" w:hAnsi="Times New Roman" w:cs="Times New Roman"/>
          <w:iCs/>
          <w:sz w:val="24"/>
          <w:szCs w:val="24"/>
        </w:rPr>
        <w:fldChar w:fldCharType="begin"/>
      </w:r>
      <w:r w:rsidR="006678E1">
        <w:rPr>
          <w:rFonts w:ascii="Times New Roman" w:eastAsia="Times New Roman" w:hAnsi="Times New Roman" w:cs="Times New Roman"/>
          <w:iCs/>
          <w:sz w:val="24"/>
          <w:szCs w:val="24"/>
        </w:rPr>
        <w:instrText xml:space="preserve"> ADDIN ZOTERO_ITEM CSL_CITATION {"citationID":"QyMt1D0O","properties":{"formattedCitation":"(Cooling {\\i{}et al.} 2012; Haubrock {\\i{}et al.} 2022; Larson {\\i{}et al.} 2019; Sandstr\\uc0\\u246{}m {\\i{}et al.} 2014; Tyler 2010)","plainCitation":"(Cooling et al. 2012; Haubrock et al. 2022; Larson et al. 2019; Sandström et al. 2014; Tyler 2010)","noteIndex":0},"citationItems":[{"id":237,"uris":["http://zotero.org/users/9972654/items/PGCIIC5E"],"itemData":{"id":237,"type":"article-journal","abstract":"Synergies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6678E1">
        <w:rPr>
          <w:rFonts w:ascii="Times New Roman" w:eastAsia="Times New Roman" w:hAnsi="Times New Roman" w:cs="Times New Roman"/>
          <w:iCs/>
          <w:sz w:val="24"/>
          <w:szCs w:val="24"/>
        </w:rPr>
        <w:fldChar w:fldCharType="separate"/>
      </w:r>
      <w:r w:rsidR="006678E1" w:rsidRPr="006678E1">
        <w:rPr>
          <w:rFonts w:ascii="Times New Roman" w:hAnsi="Times New Roman" w:cs="Times New Roman"/>
          <w:sz w:val="24"/>
        </w:rPr>
        <w:t xml:space="preserve">(Cooling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2012; Haubrock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2022; Larson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2019; Sandström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2014; Tyler 2010)</w:t>
      </w:r>
      <w:r w:rsidR="006678E1">
        <w:rPr>
          <w:rFonts w:ascii="Times New Roman" w:eastAsia="Times New Roman" w:hAnsi="Times New Roman" w:cs="Times New Roman"/>
          <w:iCs/>
          <w:sz w:val="24"/>
          <w:szCs w:val="24"/>
        </w:rPr>
        <w:fldChar w:fldCharType="end"/>
      </w:r>
      <w:r w:rsidR="008C7415">
        <w:rPr>
          <w:rFonts w:ascii="Times New Roman" w:eastAsia="Times New Roman" w:hAnsi="Times New Roman" w:cs="Times New Roman"/>
          <w:iCs/>
          <w:sz w:val="24"/>
          <w:szCs w:val="24"/>
        </w:rPr>
        <w:t>.</w:t>
      </w:r>
      <w:r w:rsidR="0022188D">
        <w:rPr>
          <w:rFonts w:ascii="Times New Roman" w:eastAsia="Times New Roman" w:hAnsi="Times New Roman" w:cs="Times New Roman"/>
          <w:iCs/>
          <w:sz w:val="24"/>
          <w:szCs w:val="24"/>
        </w:rPr>
        <w:t xml:space="preserve">  </w:t>
      </w:r>
      <w:r w:rsidR="00B576AA">
        <w:rPr>
          <w:rFonts w:ascii="Times New Roman" w:eastAsia="Times New Roman" w:hAnsi="Times New Roman" w:cs="Times New Roman"/>
          <w:iCs/>
          <w:sz w:val="24"/>
          <w:szCs w:val="24"/>
        </w:rPr>
        <w:t xml:space="preserve">The best data </w:t>
      </w:r>
      <w:r w:rsidR="000961D9">
        <w:rPr>
          <w:rFonts w:ascii="Times New Roman" w:eastAsia="Times New Roman" w:hAnsi="Times New Roman" w:cs="Times New Roman"/>
          <w:iCs/>
          <w:sz w:val="24"/>
          <w:szCs w:val="24"/>
        </w:rPr>
        <w:t>for</w:t>
      </w:r>
      <w:r w:rsidR="007D0FFD">
        <w:rPr>
          <w:rFonts w:ascii="Times New Roman" w:eastAsia="Times New Roman" w:hAnsi="Times New Roman" w:cs="Times New Roman"/>
          <w:iCs/>
          <w:sz w:val="24"/>
          <w:szCs w:val="24"/>
        </w:rPr>
        <w:t xml:space="preserve"> assess</w:t>
      </w:r>
      <w:r w:rsidR="000961D9">
        <w:rPr>
          <w:rFonts w:ascii="Times New Roman" w:eastAsia="Times New Roman" w:hAnsi="Times New Roman" w:cs="Times New Roman"/>
          <w:iCs/>
          <w:sz w:val="24"/>
          <w:szCs w:val="24"/>
        </w:rPr>
        <w:t xml:space="preserve">ing  </w:t>
      </w:r>
      <w:r w:rsidR="007D0FFD">
        <w:rPr>
          <w:rFonts w:ascii="Times New Roman" w:eastAsia="Times New Roman" w:hAnsi="Times New Roman" w:cs="Times New Roman"/>
          <w:iCs/>
          <w:sz w:val="24"/>
          <w:szCs w:val="24"/>
        </w:rPr>
        <w:t>population</w:t>
      </w:r>
      <w:r w:rsidR="000961D9">
        <w:rPr>
          <w:rFonts w:ascii="Times New Roman" w:eastAsia="Times New Roman" w:hAnsi="Times New Roman" w:cs="Times New Roman"/>
          <w:iCs/>
          <w:sz w:val="24"/>
          <w:szCs w:val="24"/>
        </w:rPr>
        <w:t xml:space="preserve"> declines within </w:t>
      </w:r>
      <w:r w:rsidR="007D0FFD">
        <w:rPr>
          <w:rFonts w:ascii="Times New Roman" w:eastAsia="Times New Roman" w:hAnsi="Times New Roman" w:cs="Times New Roman"/>
          <w:iCs/>
          <w:sz w:val="24"/>
          <w:szCs w:val="24"/>
        </w:rPr>
        <w:t>the same species</w:t>
      </w:r>
      <w:r w:rsidR="00E21894">
        <w:rPr>
          <w:rFonts w:ascii="Times New Roman" w:eastAsia="Times New Roman" w:hAnsi="Times New Roman" w:cs="Times New Roman"/>
          <w:iCs/>
          <w:sz w:val="24"/>
          <w:szCs w:val="24"/>
        </w:rPr>
        <w:t xml:space="preserve"> are</w:t>
      </w:r>
      <w:r w:rsidR="007D0FFD">
        <w:rPr>
          <w:rFonts w:ascii="Times New Roman" w:eastAsia="Times New Roman" w:hAnsi="Times New Roman" w:cs="Times New Roman"/>
          <w:iCs/>
          <w:sz w:val="24"/>
          <w:szCs w:val="24"/>
        </w:rPr>
        <w:t xml:space="preserve"> compile</w:t>
      </w:r>
      <w:r w:rsidR="000961D9">
        <w:rPr>
          <w:rFonts w:ascii="Times New Roman" w:eastAsia="Times New Roman" w:hAnsi="Times New Roman" w:cs="Times New Roman"/>
          <w:iCs/>
          <w:sz w:val="24"/>
          <w:szCs w:val="24"/>
        </w:rPr>
        <w:t>d list</w:t>
      </w:r>
      <w:r w:rsidR="00E21894">
        <w:rPr>
          <w:rFonts w:ascii="Times New Roman" w:eastAsia="Times New Roman" w:hAnsi="Times New Roman" w:cs="Times New Roman"/>
          <w:iCs/>
          <w:sz w:val="24"/>
          <w:szCs w:val="24"/>
        </w:rPr>
        <w:t>s</w:t>
      </w:r>
      <w:r w:rsidR="000961D9">
        <w:rPr>
          <w:rFonts w:ascii="Times New Roman" w:eastAsia="Times New Roman" w:hAnsi="Times New Roman" w:cs="Times New Roman"/>
          <w:iCs/>
          <w:sz w:val="24"/>
          <w:szCs w:val="24"/>
        </w:rPr>
        <w:t xml:space="preserve"> of</w:t>
      </w:r>
      <w:r w:rsidR="007D0FFD">
        <w:rPr>
          <w:rFonts w:ascii="Times New Roman" w:eastAsia="Times New Roman" w:hAnsi="Times New Roman" w:cs="Times New Roman"/>
          <w:iCs/>
          <w:sz w:val="24"/>
          <w:szCs w:val="24"/>
        </w:rPr>
        <w:t xml:space="preserve"> time series of </w:t>
      </w:r>
      <w:r w:rsidR="005907F4">
        <w:rPr>
          <w:rFonts w:ascii="Times New Roman" w:eastAsia="Times New Roman" w:hAnsi="Times New Roman" w:cs="Times New Roman"/>
          <w:iCs/>
          <w:sz w:val="24"/>
          <w:szCs w:val="24"/>
        </w:rPr>
        <w:t>different populations of the same species</w:t>
      </w:r>
      <w:r w:rsidR="004A522C">
        <w:rPr>
          <w:rFonts w:ascii="Times New Roman" w:eastAsia="Times New Roman" w:hAnsi="Times New Roman" w:cs="Times New Roman"/>
          <w:iCs/>
          <w:sz w:val="24"/>
          <w:szCs w:val="24"/>
        </w:rPr>
        <w:t xml:space="preserve"> </w:t>
      </w:r>
      <w:r w:rsidR="004A522C">
        <w:rPr>
          <w:rFonts w:ascii="Times New Roman" w:eastAsia="Times New Roman" w:hAnsi="Times New Roman" w:cs="Times New Roman"/>
          <w:iCs/>
          <w:sz w:val="24"/>
          <w:szCs w:val="24"/>
        </w:rPr>
        <w:fldChar w:fldCharType="begin"/>
      </w:r>
      <w:r w:rsidR="004A522C">
        <w:rPr>
          <w:rFonts w:ascii="Times New Roman" w:eastAsia="Times New Roman" w:hAnsi="Times New Roman" w:cs="Times New Roman"/>
          <w:iCs/>
          <w:sz w:val="24"/>
          <w:szCs w:val="24"/>
        </w:rPr>
        <w:instrText xml:space="preserve"> ADDIN ZOTERO_ITEM CSL_CITATION {"citationID":"AZEFPId4","properties":{"formattedCitation":"(Haubrock {\\i{}et al.} 2022; Larson {\\i{}et al.} 2019; Sandstr\\uc0\\u246{}m {\\i{}et al.} 2014; Tyler 2010)","plainCitation":"(Haubrock et al. 2022; Larson et al. 2019; Sandström et al. 2014; Tyler 2010)","noteIndex":0},"citationItems":[{"id":90,"uris":["http://zotero.org/users/9972654/items/IPV6Z6PT"],"itemData":{"id":90,"type":"article-journal","abstract":"Globalization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4A522C">
        <w:rPr>
          <w:rFonts w:ascii="Times New Roman" w:eastAsia="Times New Roman" w:hAnsi="Times New Roman" w:cs="Times New Roman"/>
          <w:iCs/>
          <w:sz w:val="24"/>
          <w:szCs w:val="24"/>
        </w:rPr>
        <w:fldChar w:fldCharType="separate"/>
      </w:r>
      <w:r w:rsidR="004A522C" w:rsidRPr="004A522C">
        <w:rPr>
          <w:rFonts w:ascii="Times New Roman" w:hAnsi="Times New Roman" w:cs="Times New Roman"/>
          <w:sz w:val="24"/>
        </w:rPr>
        <w:t xml:space="preserve">(Haubrock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2022; Larson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2019; Sandström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2014; Tyler 2010)</w:t>
      </w:r>
      <w:r w:rsidR="004A522C">
        <w:rPr>
          <w:rFonts w:ascii="Times New Roman" w:eastAsia="Times New Roman" w:hAnsi="Times New Roman" w:cs="Times New Roman"/>
          <w:iCs/>
          <w:sz w:val="24"/>
          <w:szCs w:val="24"/>
        </w:rPr>
        <w:fldChar w:fldCharType="end"/>
      </w:r>
      <w:r w:rsidR="004A522C">
        <w:rPr>
          <w:rFonts w:ascii="Times New Roman" w:eastAsia="Times New Roman" w:hAnsi="Times New Roman" w:cs="Times New Roman"/>
          <w:iCs/>
          <w:sz w:val="24"/>
          <w:szCs w:val="24"/>
        </w:rPr>
        <w:t xml:space="preserve">, </w:t>
      </w:r>
      <w:r w:rsidR="004A522C" w:rsidRPr="00B044D9">
        <w:rPr>
          <w:rFonts w:ascii="Times New Roman" w:eastAsia="Times New Roman" w:hAnsi="Times New Roman" w:cs="Times New Roman"/>
          <w:iCs/>
          <w:sz w:val="24"/>
          <w:szCs w:val="24"/>
        </w:rPr>
        <w:t xml:space="preserve">but </w:t>
      </w:r>
      <w:r w:rsidR="004660E7" w:rsidRPr="00B044D9">
        <w:rPr>
          <w:rFonts w:ascii="Times New Roman" w:eastAsia="Times New Roman" w:hAnsi="Times New Roman" w:cs="Times New Roman"/>
          <w:iCs/>
          <w:sz w:val="24"/>
          <w:szCs w:val="24"/>
        </w:rPr>
        <w:t xml:space="preserve">survival analyses </w:t>
      </w:r>
      <w:r w:rsidR="00BD0C05" w:rsidRPr="00B044D9">
        <w:rPr>
          <w:rFonts w:ascii="Times New Roman" w:eastAsia="Times New Roman" w:hAnsi="Times New Roman" w:cs="Times New Roman"/>
          <w:iCs/>
          <w:sz w:val="24"/>
          <w:szCs w:val="24"/>
        </w:rPr>
        <w:t xml:space="preserve">using the time to </w:t>
      </w:r>
      <w:r w:rsidR="0015198F" w:rsidRPr="00B044D9">
        <w:rPr>
          <w:rFonts w:ascii="Times New Roman" w:eastAsia="Times New Roman" w:hAnsi="Times New Roman" w:cs="Times New Roman"/>
          <w:iCs/>
          <w:sz w:val="24"/>
          <w:szCs w:val="24"/>
        </w:rPr>
        <w:t>local</w:t>
      </w:r>
      <w:r w:rsidR="000F5E18" w:rsidRPr="00B044D9">
        <w:rPr>
          <w:rFonts w:ascii="Times New Roman" w:eastAsia="Times New Roman" w:hAnsi="Times New Roman" w:cs="Times New Roman"/>
          <w:iCs/>
          <w:sz w:val="24"/>
          <w:szCs w:val="24"/>
        </w:rPr>
        <w:t xml:space="preserve"> extinctions </w:t>
      </w:r>
      <w:r w:rsidR="00B044D9" w:rsidRPr="00B044D9">
        <w:rPr>
          <w:rFonts w:ascii="Times New Roman" w:eastAsia="Times New Roman" w:hAnsi="Times New Roman" w:cs="Times New Roman"/>
          <w:iCs/>
          <w:sz w:val="24"/>
          <w:szCs w:val="24"/>
        </w:rPr>
        <w:t xml:space="preserve">since the record of </w:t>
      </w:r>
      <w:r w:rsidR="00B044D9" w:rsidRPr="00B044D9">
        <w:rPr>
          <w:rFonts w:ascii="Times New Roman" w:eastAsia="Times New Roman" w:hAnsi="Times New Roman" w:cs="Times New Roman"/>
          <w:iCs/>
          <w:sz w:val="24"/>
          <w:szCs w:val="24"/>
        </w:rPr>
        <w:lastRenderedPageBreak/>
        <w:t>first occurrence</w:t>
      </w:r>
      <w:r w:rsidR="00E46A88" w:rsidRPr="00B044D9">
        <w:rPr>
          <w:rFonts w:ascii="Times New Roman" w:eastAsia="Times New Roman" w:hAnsi="Times New Roman" w:cs="Times New Roman"/>
          <w:iCs/>
          <w:sz w:val="24"/>
          <w:szCs w:val="24"/>
        </w:rPr>
        <w:t xml:space="preserve"> </w:t>
      </w:r>
      <w:r w:rsidR="004660E7" w:rsidRPr="00B044D9">
        <w:rPr>
          <w:rFonts w:ascii="Times New Roman" w:eastAsia="Times New Roman" w:hAnsi="Times New Roman" w:cs="Times New Roman"/>
          <w:iCs/>
          <w:sz w:val="24"/>
          <w:szCs w:val="24"/>
        </w:rPr>
        <w:t>have compellingly been used</w:t>
      </w:r>
      <w:r w:rsidR="00C006F8">
        <w:rPr>
          <w:rFonts w:ascii="Times New Roman" w:eastAsia="Times New Roman" w:hAnsi="Times New Roman" w:cs="Times New Roman"/>
          <w:iCs/>
          <w:sz w:val="24"/>
          <w:szCs w:val="24"/>
        </w:rPr>
        <w:t xml:space="preserve"> </w:t>
      </w:r>
      <w:r w:rsidR="004660E7">
        <w:rPr>
          <w:rFonts w:ascii="Times New Roman" w:eastAsia="Times New Roman" w:hAnsi="Times New Roman" w:cs="Times New Roman"/>
          <w:iCs/>
          <w:sz w:val="24"/>
          <w:szCs w:val="24"/>
        </w:rPr>
        <w:fldChar w:fldCharType="begin"/>
      </w:r>
      <w:r w:rsidR="004660E7">
        <w:rPr>
          <w:rFonts w:ascii="Times New Roman" w:eastAsia="Times New Roman" w:hAnsi="Times New Roman" w:cs="Times New Roman"/>
          <w:iCs/>
          <w:sz w:val="24"/>
          <w:szCs w:val="24"/>
        </w:rPr>
        <w:instrText xml:space="preserve"> ADDIN ZOTERO_ITEM CSL_CITATION {"citationID":"rk3iKvHl","properties":{"formattedCitation":"(Cooling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4660E7">
        <w:rPr>
          <w:rFonts w:ascii="Times New Roman" w:eastAsia="Times New Roman" w:hAnsi="Times New Roman" w:cs="Times New Roman"/>
          <w:iCs/>
          <w:sz w:val="24"/>
          <w:szCs w:val="24"/>
        </w:rPr>
        <w:fldChar w:fldCharType="separate"/>
      </w:r>
      <w:r w:rsidR="004660E7" w:rsidRPr="004660E7">
        <w:rPr>
          <w:rFonts w:ascii="Times New Roman" w:hAnsi="Times New Roman" w:cs="Times New Roman"/>
          <w:sz w:val="24"/>
        </w:rPr>
        <w:t xml:space="preserve">(Cooling </w:t>
      </w:r>
      <w:r w:rsidR="004660E7" w:rsidRPr="004660E7">
        <w:rPr>
          <w:rFonts w:ascii="Times New Roman" w:hAnsi="Times New Roman" w:cs="Times New Roman"/>
          <w:i/>
          <w:iCs/>
          <w:sz w:val="24"/>
        </w:rPr>
        <w:t>et al.</w:t>
      </w:r>
      <w:r w:rsidR="004660E7" w:rsidRPr="004660E7">
        <w:rPr>
          <w:rFonts w:ascii="Times New Roman" w:hAnsi="Times New Roman" w:cs="Times New Roman"/>
          <w:sz w:val="24"/>
        </w:rPr>
        <w:t xml:space="preserve"> 2012)</w:t>
      </w:r>
      <w:r w:rsidR="004660E7">
        <w:rPr>
          <w:rFonts w:ascii="Times New Roman" w:eastAsia="Times New Roman" w:hAnsi="Times New Roman" w:cs="Times New Roman"/>
          <w:iCs/>
          <w:sz w:val="24"/>
          <w:szCs w:val="24"/>
        </w:rPr>
        <w:fldChar w:fldCharType="end"/>
      </w:r>
      <w:r w:rsidR="00E1138F">
        <w:rPr>
          <w:rFonts w:ascii="Times New Roman" w:eastAsia="Times New Roman" w:hAnsi="Times New Roman" w:cs="Times New Roman"/>
          <w:iCs/>
          <w:sz w:val="24"/>
          <w:szCs w:val="24"/>
        </w:rPr>
        <w:t>.</w:t>
      </w:r>
      <w:r w:rsidR="009C2299">
        <w:rPr>
          <w:rFonts w:ascii="Times New Roman" w:eastAsia="Times New Roman" w:hAnsi="Times New Roman" w:cs="Times New Roman"/>
          <w:iCs/>
          <w:sz w:val="24"/>
          <w:szCs w:val="24"/>
        </w:rPr>
        <w:t xml:space="preserve">  </w:t>
      </w:r>
      <w:r w:rsidR="00252AB5">
        <w:rPr>
          <w:rFonts w:ascii="Times New Roman" w:eastAsia="Times New Roman" w:hAnsi="Times New Roman" w:cs="Times New Roman"/>
          <w:iCs/>
          <w:sz w:val="24"/>
          <w:szCs w:val="24"/>
        </w:rPr>
        <w:t xml:space="preserve">From these data, </w:t>
      </w:r>
      <w:r w:rsidR="00F175A0">
        <w:rPr>
          <w:rFonts w:ascii="Times New Roman" w:eastAsia="Times New Roman" w:hAnsi="Times New Roman" w:cs="Times New Roman"/>
          <w:iCs/>
          <w:sz w:val="24"/>
          <w:szCs w:val="24"/>
        </w:rPr>
        <w:t>Rusty Crayfish (</w:t>
      </w:r>
      <w:r w:rsidR="00F175A0" w:rsidRPr="00252AB5">
        <w:rPr>
          <w:rFonts w:ascii="Times New Roman" w:eastAsia="Times New Roman" w:hAnsi="Times New Roman" w:cs="Times New Roman"/>
          <w:i/>
          <w:sz w:val="24"/>
          <w:szCs w:val="24"/>
        </w:rPr>
        <w:t>F</w:t>
      </w:r>
      <w:r w:rsidR="00252AB5" w:rsidRPr="00252AB5">
        <w:rPr>
          <w:rFonts w:ascii="Times New Roman" w:eastAsia="Times New Roman" w:hAnsi="Times New Roman" w:cs="Times New Roman"/>
          <w:i/>
          <w:sz w:val="24"/>
          <w:szCs w:val="24"/>
        </w:rPr>
        <w:t>axonius rusticus</w:t>
      </w:r>
      <w:r w:rsidR="00252AB5">
        <w:rPr>
          <w:rFonts w:ascii="Times New Roman" w:eastAsia="Times New Roman" w:hAnsi="Times New Roman" w:cs="Times New Roman"/>
          <w:iCs/>
          <w:sz w:val="24"/>
          <w:szCs w:val="24"/>
        </w:rPr>
        <w:t>) were shown to experienced declines in 47% of 17 lakes in Wisconsin, USA</w:t>
      </w:r>
      <w:r w:rsidR="00F94711">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fldChar w:fldCharType="begin"/>
      </w:r>
      <w:r w:rsidR="00F94711">
        <w:rPr>
          <w:rFonts w:ascii="Times New Roman" w:eastAsia="Times New Roman" w:hAnsi="Times New Roman" w:cs="Times New Roman"/>
          <w:iCs/>
          <w:sz w:val="24"/>
          <w:szCs w:val="24"/>
        </w:rPr>
        <w:instrText xml:space="preserve"> ADDIN ZOTERO_ITEM CSL_CITATION {"citationID":"KOuwsCEP","properties":{"formattedCitation":"(Larson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F94711">
        <w:rPr>
          <w:rFonts w:ascii="Times New Roman" w:eastAsia="Times New Roman" w:hAnsi="Times New Roman" w:cs="Times New Roman"/>
          <w:iCs/>
          <w:sz w:val="24"/>
          <w:szCs w:val="24"/>
        </w:rPr>
        <w:fldChar w:fldCharType="separate"/>
      </w:r>
      <w:r w:rsidR="00F94711" w:rsidRPr="00F94711">
        <w:rPr>
          <w:rFonts w:ascii="Times New Roman" w:hAnsi="Times New Roman" w:cs="Times New Roman"/>
          <w:sz w:val="24"/>
        </w:rPr>
        <w:t xml:space="preserve">(Larson </w:t>
      </w:r>
      <w:r w:rsidR="00F94711" w:rsidRPr="00F94711">
        <w:rPr>
          <w:rFonts w:ascii="Times New Roman" w:hAnsi="Times New Roman" w:cs="Times New Roman"/>
          <w:i/>
          <w:iCs/>
          <w:sz w:val="24"/>
        </w:rPr>
        <w:t>et al.</w:t>
      </w:r>
      <w:r w:rsidR="00F94711" w:rsidRPr="00F94711">
        <w:rPr>
          <w:rFonts w:ascii="Times New Roman" w:hAnsi="Times New Roman" w:cs="Times New Roman"/>
          <w:sz w:val="24"/>
        </w:rPr>
        <w:t xml:space="preserve"> 2019)</w:t>
      </w:r>
      <w:r w:rsidR="00F94711">
        <w:rPr>
          <w:rFonts w:ascii="Times New Roman" w:eastAsia="Times New Roman" w:hAnsi="Times New Roman" w:cs="Times New Roman"/>
          <w:iCs/>
          <w:sz w:val="24"/>
          <w:szCs w:val="24"/>
        </w:rPr>
        <w:fldChar w:fldCharType="end"/>
      </w:r>
      <w:r w:rsidR="00252AB5">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t>Signal Crayfish</w:t>
      </w:r>
      <w:r w:rsidR="001B5FAD">
        <w:rPr>
          <w:rFonts w:ascii="Times New Roman" w:eastAsia="Times New Roman" w:hAnsi="Times New Roman" w:cs="Times New Roman"/>
          <w:iCs/>
          <w:sz w:val="24"/>
          <w:szCs w:val="24"/>
        </w:rPr>
        <w:t xml:space="preserve"> </w:t>
      </w:r>
      <w:r w:rsidR="00D76D11">
        <w:rPr>
          <w:rFonts w:ascii="Times New Roman" w:eastAsia="Times New Roman" w:hAnsi="Times New Roman" w:cs="Times New Roman"/>
          <w:iCs/>
          <w:sz w:val="24"/>
          <w:szCs w:val="24"/>
        </w:rPr>
        <w:t>(</w:t>
      </w:r>
      <w:r w:rsidR="0093579A" w:rsidRPr="0093579A">
        <w:rPr>
          <w:rFonts w:ascii="Times New Roman" w:eastAsia="Times New Roman" w:hAnsi="Times New Roman" w:cs="Times New Roman"/>
          <w:i/>
          <w:sz w:val="24"/>
          <w:szCs w:val="24"/>
        </w:rPr>
        <w:t>Pacifastacus leniusculus</w:t>
      </w:r>
      <w:r w:rsidR="00D76D11">
        <w:rPr>
          <w:rFonts w:ascii="Times New Roman" w:eastAsia="Times New Roman" w:hAnsi="Times New Roman" w:cs="Times New Roman"/>
          <w:iCs/>
          <w:sz w:val="24"/>
          <w:szCs w:val="24"/>
        </w:rPr>
        <w:t xml:space="preserve">) </w:t>
      </w:r>
      <w:r w:rsidR="009367F7">
        <w:rPr>
          <w:rFonts w:ascii="Times New Roman" w:eastAsia="Times New Roman" w:hAnsi="Times New Roman" w:cs="Times New Roman"/>
          <w:iCs/>
          <w:sz w:val="24"/>
          <w:szCs w:val="24"/>
        </w:rPr>
        <w:t>were show to experience what the author defined as population collapses in 41% o</w:t>
      </w:r>
      <w:r w:rsidR="002F5A4C">
        <w:rPr>
          <w:rFonts w:ascii="Times New Roman" w:eastAsia="Times New Roman" w:hAnsi="Times New Roman" w:cs="Times New Roman"/>
          <w:iCs/>
          <w:sz w:val="24"/>
          <w:szCs w:val="24"/>
        </w:rPr>
        <w:t xml:space="preserve">f 44 lakes across Sweden </w:t>
      </w:r>
      <w:r w:rsidR="002F5A4C">
        <w:rPr>
          <w:rFonts w:ascii="Times New Roman" w:eastAsia="Times New Roman" w:hAnsi="Times New Roman" w:cs="Times New Roman"/>
          <w:iCs/>
          <w:sz w:val="24"/>
          <w:szCs w:val="24"/>
        </w:rPr>
        <w:fldChar w:fldCharType="begin"/>
      </w:r>
      <w:r w:rsidR="002F5A4C">
        <w:rPr>
          <w:rFonts w:ascii="Times New Roman" w:eastAsia="Times New Roman" w:hAnsi="Times New Roman" w:cs="Times New Roman"/>
          <w:iCs/>
          <w:sz w:val="24"/>
          <w:szCs w:val="24"/>
        </w:rPr>
        <w:instrText xml:space="preserve"> ADDIN ZOTERO_ITEM CSL_CITATION {"citationID":"1RhMWTzY","properties":{"formattedCitation":"(Sandstr\\uc0\\u246{}m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2F5A4C">
        <w:rPr>
          <w:rFonts w:ascii="Times New Roman" w:eastAsia="Times New Roman" w:hAnsi="Times New Roman" w:cs="Times New Roman"/>
          <w:iCs/>
          <w:sz w:val="24"/>
          <w:szCs w:val="24"/>
        </w:rPr>
        <w:fldChar w:fldCharType="separate"/>
      </w:r>
      <w:r w:rsidR="002F5A4C" w:rsidRPr="002F5A4C">
        <w:rPr>
          <w:rFonts w:ascii="Times New Roman" w:hAnsi="Times New Roman" w:cs="Times New Roman"/>
          <w:sz w:val="24"/>
        </w:rPr>
        <w:t xml:space="preserve">(Sandström </w:t>
      </w:r>
      <w:r w:rsidR="002F5A4C" w:rsidRPr="002F5A4C">
        <w:rPr>
          <w:rFonts w:ascii="Times New Roman" w:hAnsi="Times New Roman" w:cs="Times New Roman"/>
          <w:i/>
          <w:iCs/>
          <w:sz w:val="24"/>
        </w:rPr>
        <w:t>et al.</w:t>
      </w:r>
      <w:r w:rsidR="002F5A4C" w:rsidRPr="002F5A4C">
        <w:rPr>
          <w:rFonts w:ascii="Times New Roman" w:hAnsi="Times New Roman" w:cs="Times New Roman"/>
          <w:sz w:val="24"/>
        </w:rPr>
        <w:t xml:space="preserve"> 2014)</w:t>
      </w:r>
      <w:r w:rsidR="002F5A4C">
        <w:rPr>
          <w:rFonts w:ascii="Times New Roman" w:eastAsia="Times New Roman" w:hAnsi="Times New Roman" w:cs="Times New Roman"/>
          <w:iCs/>
          <w:sz w:val="24"/>
          <w:szCs w:val="24"/>
        </w:rPr>
        <w:fldChar w:fldCharType="end"/>
      </w:r>
      <w:r w:rsidR="008A5883">
        <w:rPr>
          <w:rFonts w:ascii="Times New Roman" w:eastAsia="Times New Roman" w:hAnsi="Times New Roman" w:cs="Times New Roman"/>
          <w:iCs/>
          <w:sz w:val="24"/>
          <w:szCs w:val="24"/>
        </w:rPr>
        <w:t xml:space="preserve">, </w:t>
      </w:r>
      <w:r w:rsidR="00421CFE">
        <w:rPr>
          <w:rFonts w:ascii="Times New Roman" w:eastAsia="Times New Roman" w:hAnsi="Times New Roman" w:cs="Times New Roman"/>
          <w:iCs/>
          <w:sz w:val="24"/>
          <w:szCs w:val="24"/>
        </w:rPr>
        <w:t>Reindeer</w:t>
      </w:r>
      <w:r w:rsidR="00EF00E2">
        <w:rPr>
          <w:rFonts w:ascii="Times New Roman" w:eastAsia="Times New Roman" w:hAnsi="Times New Roman" w:cs="Times New Roman"/>
          <w:iCs/>
          <w:sz w:val="24"/>
          <w:szCs w:val="24"/>
        </w:rPr>
        <w:t xml:space="preserve"> (</w:t>
      </w:r>
      <w:r w:rsidR="00EF00E2" w:rsidRPr="00EF00E2">
        <w:rPr>
          <w:rFonts w:ascii="Times New Roman" w:eastAsia="Times New Roman" w:hAnsi="Times New Roman" w:cs="Times New Roman"/>
          <w:i/>
          <w:sz w:val="24"/>
          <w:szCs w:val="24"/>
        </w:rPr>
        <w:t>Rangifer tarandus</w:t>
      </w:r>
      <w:r w:rsidR="00EF00E2">
        <w:rPr>
          <w:rFonts w:ascii="Times New Roman" w:eastAsia="Times New Roman" w:hAnsi="Times New Roman" w:cs="Times New Roman"/>
          <w:iCs/>
          <w:sz w:val="24"/>
          <w:szCs w:val="24"/>
        </w:rPr>
        <w:t>) were shown to experience declines in</w:t>
      </w:r>
      <w:r w:rsidR="00421CFE">
        <w:rPr>
          <w:rFonts w:ascii="Times New Roman" w:eastAsia="Times New Roman" w:hAnsi="Times New Roman" w:cs="Times New Roman"/>
          <w:iCs/>
          <w:sz w:val="24"/>
          <w:szCs w:val="24"/>
        </w:rPr>
        <w:t xml:space="preserve"> 86% of </w:t>
      </w:r>
      <w:r w:rsidR="00EF00E2">
        <w:rPr>
          <w:rFonts w:ascii="Times New Roman" w:eastAsia="Times New Roman" w:hAnsi="Times New Roman" w:cs="Times New Roman"/>
          <w:iCs/>
          <w:sz w:val="24"/>
          <w:szCs w:val="24"/>
        </w:rPr>
        <w:t>7 introduced populations across the arctic</w:t>
      </w:r>
      <w:r w:rsidR="0093579A">
        <w:rPr>
          <w:rFonts w:ascii="Times New Roman" w:eastAsia="Times New Roman" w:hAnsi="Times New Roman" w:cs="Times New Roman"/>
          <w:iCs/>
          <w:sz w:val="24"/>
          <w:szCs w:val="24"/>
        </w:rPr>
        <w:t>,</w:t>
      </w:r>
      <w:r w:rsidR="005F1689">
        <w:rPr>
          <w:rFonts w:ascii="Times New Roman" w:eastAsia="Times New Roman" w:hAnsi="Times New Roman" w:cs="Times New Roman"/>
          <w:iCs/>
          <w:sz w:val="24"/>
          <w:szCs w:val="24"/>
        </w:rPr>
        <w:t xml:space="preserve"> and</w:t>
      </w:r>
      <w:r w:rsidR="00F22D30">
        <w:rPr>
          <w:rFonts w:ascii="Times New Roman" w:eastAsia="Times New Roman" w:hAnsi="Times New Roman" w:cs="Times New Roman"/>
          <w:iCs/>
          <w:sz w:val="24"/>
          <w:szCs w:val="24"/>
        </w:rPr>
        <w:t xml:space="preserve"> Argentine ants were found to be extirpated</w:t>
      </w:r>
      <w:r w:rsidR="0023421E">
        <w:rPr>
          <w:rFonts w:ascii="Times New Roman" w:eastAsia="Times New Roman" w:hAnsi="Times New Roman" w:cs="Times New Roman"/>
          <w:iCs/>
          <w:sz w:val="24"/>
          <w:szCs w:val="24"/>
        </w:rPr>
        <w:t xml:space="preserve"> from 40% of </w:t>
      </w:r>
      <w:r w:rsidR="005F1689">
        <w:rPr>
          <w:rFonts w:ascii="Times New Roman" w:eastAsia="Times New Roman" w:hAnsi="Times New Roman" w:cs="Times New Roman"/>
          <w:iCs/>
          <w:sz w:val="24"/>
          <w:szCs w:val="24"/>
        </w:rPr>
        <w:t xml:space="preserve">historical </w:t>
      </w:r>
      <w:r w:rsidR="0023421E">
        <w:rPr>
          <w:rFonts w:ascii="Times New Roman" w:eastAsia="Times New Roman" w:hAnsi="Times New Roman" w:cs="Times New Roman"/>
          <w:iCs/>
          <w:sz w:val="24"/>
          <w:szCs w:val="24"/>
        </w:rPr>
        <w:t>locations in New Zealand</w:t>
      </w:r>
      <w:r w:rsidR="00E33F8F">
        <w:rPr>
          <w:rFonts w:ascii="Times New Roman" w:eastAsia="Times New Roman" w:hAnsi="Times New Roman" w:cs="Times New Roman"/>
          <w:iCs/>
          <w:sz w:val="24"/>
          <w:szCs w:val="24"/>
        </w:rPr>
        <w:t xml:space="preserve"> </w:t>
      </w:r>
      <w:r w:rsidR="00E33F8F">
        <w:rPr>
          <w:rFonts w:ascii="Times New Roman" w:eastAsia="Times New Roman" w:hAnsi="Times New Roman" w:cs="Times New Roman"/>
          <w:iCs/>
          <w:sz w:val="24"/>
          <w:szCs w:val="24"/>
        </w:rPr>
        <w:fldChar w:fldCharType="begin"/>
      </w:r>
      <w:r w:rsidR="00E33F8F">
        <w:rPr>
          <w:rFonts w:ascii="Times New Roman" w:eastAsia="Times New Roman" w:hAnsi="Times New Roman" w:cs="Times New Roman"/>
          <w:iCs/>
          <w:sz w:val="24"/>
          <w:szCs w:val="24"/>
        </w:rPr>
        <w:instrText xml:space="preserve"> ADDIN ZOTERO_ITEM CSL_CITATION {"citationID":"NiCJrBpO","properties":{"formattedCitation":"(Cooling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E33F8F">
        <w:rPr>
          <w:rFonts w:ascii="Times New Roman" w:eastAsia="Times New Roman" w:hAnsi="Times New Roman" w:cs="Times New Roman"/>
          <w:iCs/>
          <w:sz w:val="24"/>
          <w:szCs w:val="24"/>
        </w:rPr>
        <w:fldChar w:fldCharType="separate"/>
      </w:r>
      <w:r w:rsidR="00E33F8F" w:rsidRPr="00E33F8F">
        <w:rPr>
          <w:rFonts w:ascii="Times New Roman" w:hAnsi="Times New Roman" w:cs="Times New Roman"/>
          <w:sz w:val="24"/>
        </w:rPr>
        <w:t xml:space="preserve">(Cooling </w:t>
      </w:r>
      <w:r w:rsidR="00E33F8F" w:rsidRPr="00E33F8F">
        <w:rPr>
          <w:rFonts w:ascii="Times New Roman" w:hAnsi="Times New Roman" w:cs="Times New Roman"/>
          <w:i/>
          <w:iCs/>
          <w:sz w:val="24"/>
        </w:rPr>
        <w:t>et al.</w:t>
      </w:r>
      <w:r w:rsidR="00E33F8F" w:rsidRPr="00E33F8F">
        <w:rPr>
          <w:rFonts w:ascii="Times New Roman" w:hAnsi="Times New Roman" w:cs="Times New Roman"/>
          <w:sz w:val="24"/>
        </w:rPr>
        <w:t xml:space="preserve"> 2012)</w:t>
      </w:r>
      <w:r w:rsidR="00E33F8F">
        <w:rPr>
          <w:rFonts w:ascii="Times New Roman" w:eastAsia="Times New Roman" w:hAnsi="Times New Roman" w:cs="Times New Roman"/>
          <w:iCs/>
          <w:sz w:val="24"/>
          <w:szCs w:val="24"/>
        </w:rPr>
        <w:fldChar w:fldCharType="end"/>
      </w:r>
      <w:r w:rsidR="0023421E">
        <w:rPr>
          <w:rFonts w:ascii="Times New Roman" w:eastAsia="Times New Roman" w:hAnsi="Times New Roman" w:cs="Times New Roman"/>
          <w:iCs/>
          <w:sz w:val="24"/>
          <w:szCs w:val="24"/>
        </w:rPr>
        <w:t>.</w:t>
      </w:r>
      <w:r w:rsidR="00C006F8">
        <w:rPr>
          <w:rFonts w:ascii="Times New Roman" w:eastAsia="Times New Roman" w:hAnsi="Times New Roman" w:cs="Times New Roman"/>
          <w:iCs/>
          <w:sz w:val="24"/>
          <w:szCs w:val="24"/>
        </w:rPr>
        <w:t xml:space="preserve">  </w:t>
      </w:r>
      <w:r w:rsidR="0096299B">
        <w:rPr>
          <w:rFonts w:ascii="Times New Roman" w:eastAsia="Times New Roman" w:hAnsi="Times New Roman" w:cs="Times New Roman"/>
          <w:iCs/>
          <w:sz w:val="24"/>
          <w:szCs w:val="24"/>
        </w:rPr>
        <w:t xml:space="preserve">Exploring patterns in the </w:t>
      </w:r>
      <w:r w:rsidR="00C006F8">
        <w:rPr>
          <w:rFonts w:ascii="Times New Roman" w:eastAsia="Times New Roman" w:hAnsi="Times New Roman" w:cs="Times New Roman"/>
          <w:iCs/>
          <w:sz w:val="24"/>
          <w:szCs w:val="24"/>
        </w:rPr>
        <w:t>likelihood of a population</w:t>
      </w:r>
      <w:r w:rsidR="0096299B">
        <w:rPr>
          <w:rFonts w:ascii="Times New Roman" w:eastAsia="Times New Roman" w:hAnsi="Times New Roman" w:cs="Times New Roman"/>
          <w:iCs/>
          <w:sz w:val="24"/>
          <w:szCs w:val="24"/>
        </w:rPr>
        <w:t xml:space="preserve"> experiencing declines has led to </w:t>
      </w:r>
      <w:r w:rsidR="00FD0BCE">
        <w:rPr>
          <w:rFonts w:ascii="Times New Roman" w:eastAsia="Times New Roman" w:hAnsi="Times New Roman" w:cs="Times New Roman"/>
          <w:iCs/>
          <w:sz w:val="24"/>
          <w:szCs w:val="24"/>
        </w:rPr>
        <w:t xml:space="preserve">some interesting results. </w:t>
      </w:r>
      <w:r w:rsidR="00530E48">
        <w:rPr>
          <w:rFonts w:ascii="Times New Roman" w:eastAsia="Times New Roman" w:hAnsi="Times New Roman" w:cs="Times New Roman"/>
          <w:iCs/>
          <w:sz w:val="24"/>
          <w:szCs w:val="24"/>
        </w:rPr>
        <w:t xml:space="preserve">For example, </w:t>
      </w:r>
      <w:r w:rsidR="00B361E8">
        <w:rPr>
          <w:rFonts w:ascii="Times New Roman" w:eastAsia="Times New Roman" w:hAnsi="Times New Roman" w:cs="Times New Roman"/>
          <w:iCs/>
          <w:sz w:val="24"/>
          <w:szCs w:val="24"/>
        </w:rPr>
        <w:t>r</w:t>
      </w:r>
      <w:r w:rsidR="00D97BE6">
        <w:rPr>
          <w:rFonts w:ascii="Times New Roman" w:eastAsia="Times New Roman" w:hAnsi="Times New Roman" w:cs="Times New Roman"/>
          <w:iCs/>
          <w:sz w:val="24"/>
          <w:szCs w:val="24"/>
        </w:rPr>
        <w:t xml:space="preserve">usty </w:t>
      </w:r>
      <w:r w:rsidR="00B361E8">
        <w:rPr>
          <w:rFonts w:ascii="Times New Roman" w:eastAsia="Times New Roman" w:hAnsi="Times New Roman" w:cs="Times New Roman"/>
          <w:iCs/>
          <w:sz w:val="24"/>
          <w:szCs w:val="24"/>
        </w:rPr>
        <w:t>c</w:t>
      </w:r>
      <w:r w:rsidR="00D97BE6">
        <w:rPr>
          <w:rFonts w:ascii="Times New Roman" w:eastAsia="Times New Roman" w:hAnsi="Times New Roman" w:cs="Times New Roman"/>
          <w:iCs/>
          <w:sz w:val="24"/>
          <w:szCs w:val="24"/>
        </w:rPr>
        <w:t xml:space="preserve">rayfish within </w:t>
      </w:r>
      <w:r w:rsidR="00C54FDF">
        <w:rPr>
          <w:rFonts w:ascii="Times New Roman" w:eastAsia="Times New Roman" w:hAnsi="Times New Roman" w:cs="Times New Roman"/>
          <w:iCs/>
          <w:sz w:val="24"/>
          <w:szCs w:val="24"/>
        </w:rPr>
        <w:t xml:space="preserve">lakes </w:t>
      </w:r>
      <w:r w:rsidR="00D9712F">
        <w:rPr>
          <w:rFonts w:ascii="Times New Roman" w:eastAsia="Times New Roman" w:hAnsi="Times New Roman" w:cs="Times New Roman"/>
          <w:iCs/>
          <w:sz w:val="24"/>
          <w:szCs w:val="24"/>
        </w:rPr>
        <w:t>with higher</w:t>
      </w:r>
      <w:r w:rsidR="003B70F8">
        <w:rPr>
          <w:rFonts w:ascii="Times New Roman" w:eastAsia="Times New Roman" w:hAnsi="Times New Roman" w:cs="Times New Roman"/>
          <w:iCs/>
          <w:sz w:val="24"/>
          <w:szCs w:val="24"/>
        </w:rPr>
        <w:t xml:space="preserve"> </w:t>
      </w:r>
      <w:r w:rsidR="002C01DD">
        <w:rPr>
          <w:rFonts w:ascii="Times New Roman" w:eastAsia="Times New Roman" w:hAnsi="Times New Roman" w:cs="Times New Roman"/>
          <w:iCs/>
          <w:sz w:val="24"/>
          <w:szCs w:val="24"/>
        </w:rPr>
        <w:t>proportion</w:t>
      </w:r>
      <w:r w:rsidR="00D9712F">
        <w:rPr>
          <w:rFonts w:ascii="Times New Roman" w:eastAsia="Times New Roman" w:hAnsi="Times New Roman" w:cs="Times New Roman"/>
          <w:iCs/>
          <w:sz w:val="24"/>
          <w:szCs w:val="24"/>
        </w:rPr>
        <w:t>s</w:t>
      </w:r>
      <w:r w:rsidR="002C01DD">
        <w:rPr>
          <w:rFonts w:ascii="Times New Roman" w:eastAsia="Times New Roman" w:hAnsi="Times New Roman" w:cs="Times New Roman"/>
          <w:iCs/>
          <w:sz w:val="24"/>
          <w:szCs w:val="24"/>
        </w:rPr>
        <w:t xml:space="preserve"> of substrate that was “rocky” </w:t>
      </w:r>
      <w:r w:rsidR="00C54FDF">
        <w:rPr>
          <w:rFonts w:ascii="Times New Roman" w:eastAsia="Times New Roman" w:hAnsi="Times New Roman" w:cs="Times New Roman"/>
          <w:iCs/>
          <w:sz w:val="24"/>
          <w:szCs w:val="24"/>
        </w:rPr>
        <w:t xml:space="preserve">within the littoral zone </w:t>
      </w:r>
      <w:r w:rsidR="00D9712F">
        <w:rPr>
          <w:rFonts w:ascii="Times New Roman" w:eastAsia="Times New Roman" w:hAnsi="Times New Roman" w:cs="Times New Roman"/>
          <w:iCs/>
          <w:sz w:val="24"/>
          <w:szCs w:val="24"/>
        </w:rPr>
        <w:t>were shown to be less likely to experience declines</w:t>
      </w:r>
      <w:r w:rsidR="00145E1A">
        <w:rPr>
          <w:rFonts w:ascii="Times New Roman" w:eastAsia="Times New Roman" w:hAnsi="Times New Roman" w:cs="Times New Roman"/>
          <w:iCs/>
          <w:sz w:val="24"/>
          <w:szCs w:val="24"/>
        </w:rPr>
        <w:t xml:space="preserve"> </w:t>
      </w:r>
      <w:r w:rsidR="00145E1A">
        <w:rPr>
          <w:rFonts w:ascii="Times New Roman" w:eastAsia="Times New Roman" w:hAnsi="Times New Roman" w:cs="Times New Roman"/>
          <w:iCs/>
          <w:sz w:val="24"/>
          <w:szCs w:val="24"/>
        </w:rPr>
        <w:fldChar w:fldCharType="begin"/>
      </w:r>
      <w:r w:rsidR="00145E1A">
        <w:rPr>
          <w:rFonts w:ascii="Times New Roman" w:eastAsia="Times New Roman" w:hAnsi="Times New Roman" w:cs="Times New Roman"/>
          <w:iCs/>
          <w:sz w:val="24"/>
          <w:szCs w:val="24"/>
        </w:rPr>
        <w:instrText xml:space="preserve"> ADDIN ZOTERO_ITEM CSL_CITATION {"citationID":"VpPW3RUB","properties":{"formattedCitation":"(Larson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145E1A">
        <w:rPr>
          <w:rFonts w:ascii="Times New Roman" w:eastAsia="Times New Roman" w:hAnsi="Times New Roman" w:cs="Times New Roman"/>
          <w:iCs/>
          <w:sz w:val="24"/>
          <w:szCs w:val="24"/>
        </w:rPr>
        <w:fldChar w:fldCharType="separate"/>
      </w:r>
      <w:r w:rsidR="00145E1A" w:rsidRPr="00145E1A">
        <w:rPr>
          <w:rFonts w:ascii="Times New Roman" w:hAnsi="Times New Roman" w:cs="Times New Roman"/>
          <w:sz w:val="24"/>
        </w:rPr>
        <w:t xml:space="preserve">(Larson </w:t>
      </w:r>
      <w:r w:rsidR="00145E1A" w:rsidRPr="00145E1A">
        <w:rPr>
          <w:rFonts w:ascii="Times New Roman" w:hAnsi="Times New Roman" w:cs="Times New Roman"/>
          <w:i/>
          <w:iCs/>
          <w:sz w:val="24"/>
        </w:rPr>
        <w:t>et al.</w:t>
      </w:r>
      <w:r w:rsidR="00145E1A" w:rsidRPr="00145E1A">
        <w:rPr>
          <w:rFonts w:ascii="Times New Roman" w:hAnsi="Times New Roman" w:cs="Times New Roman"/>
          <w:sz w:val="24"/>
        </w:rPr>
        <w:t xml:space="preserve"> 2019)</w:t>
      </w:r>
      <w:r w:rsidR="00145E1A">
        <w:rPr>
          <w:rFonts w:ascii="Times New Roman" w:eastAsia="Times New Roman" w:hAnsi="Times New Roman" w:cs="Times New Roman"/>
          <w:iCs/>
          <w:sz w:val="24"/>
          <w:szCs w:val="24"/>
        </w:rPr>
        <w:fldChar w:fldCharType="end"/>
      </w:r>
      <w:r w:rsidR="008C0871">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t>And</w:t>
      </w:r>
      <w:r w:rsidR="008C0871">
        <w:rPr>
          <w:rFonts w:ascii="Times New Roman" w:eastAsia="Times New Roman" w:hAnsi="Times New Roman" w:cs="Times New Roman"/>
          <w:iCs/>
          <w:sz w:val="24"/>
          <w:szCs w:val="24"/>
        </w:rPr>
        <w:t xml:space="preserve"> the time </w:t>
      </w:r>
      <w:r w:rsidR="00B361E8">
        <w:rPr>
          <w:rFonts w:ascii="Times New Roman" w:eastAsia="Times New Roman" w:hAnsi="Times New Roman" w:cs="Times New Roman"/>
          <w:iCs/>
          <w:sz w:val="24"/>
          <w:szCs w:val="24"/>
        </w:rPr>
        <w:t xml:space="preserve">until populations of Argentine ant collapsed as estimated by a </w:t>
      </w:r>
      <w:r w:rsidR="00C30B75">
        <w:rPr>
          <w:rFonts w:ascii="Times New Roman" w:eastAsia="Times New Roman" w:hAnsi="Times New Roman" w:cs="Times New Roman"/>
          <w:iCs/>
          <w:sz w:val="24"/>
          <w:szCs w:val="24"/>
        </w:rPr>
        <w:t>Kaplan</w:t>
      </w:r>
      <w:r w:rsidR="00B361E8">
        <w:rPr>
          <w:rFonts w:ascii="Times New Roman" w:eastAsia="Times New Roman" w:hAnsi="Times New Roman" w:cs="Times New Roman"/>
          <w:iCs/>
          <w:sz w:val="24"/>
          <w:szCs w:val="24"/>
        </w:rPr>
        <w:t xml:space="preserve"> Meier survival analysis varied from 10.5 to 1</w:t>
      </w:r>
      <w:r w:rsidR="00872A2A">
        <w:rPr>
          <w:rFonts w:ascii="Times New Roman" w:eastAsia="Times New Roman" w:hAnsi="Times New Roman" w:cs="Times New Roman"/>
          <w:iCs/>
          <w:sz w:val="24"/>
          <w:szCs w:val="24"/>
        </w:rPr>
        <w:t>7</w:t>
      </w:r>
      <w:r w:rsidR="00B361E8">
        <w:rPr>
          <w:rFonts w:ascii="Times New Roman" w:eastAsia="Times New Roman" w:hAnsi="Times New Roman" w:cs="Times New Roman"/>
          <w:iCs/>
          <w:sz w:val="24"/>
          <w:szCs w:val="24"/>
        </w:rPr>
        <w:t xml:space="preserve">.1 years depending </w:t>
      </w:r>
      <w:r w:rsidR="00C30B75">
        <w:rPr>
          <w:rFonts w:ascii="Times New Roman" w:eastAsia="Times New Roman" w:hAnsi="Times New Roman" w:cs="Times New Roman"/>
          <w:iCs/>
          <w:sz w:val="24"/>
          <w:szCs w:val="24"/>
        </w:rPr>
        <w:t xml:space="preserve">on </w:t>
      </w:r>
      <w:r w:rsidR="00B361E8">
        <w:rPr>
          <w:rFonts w:ascii="Times New Roman" w:eastAsia="Times New Roman" w:hAnsi="Times New Roman" w:cs="Times New Roman"/>
          <w:iCs/>
          <w:sz w:val="24"/>
          <w:szCs w:val="24"/>
        </w:rPr>
        <w:t>different climatic conditions (i.e., low or high rainfall and low or high temperatures</w:t>
      </w:r>
      <w:r w:rsidR="00F606B9">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{"citationID":"fIDahwz4","properties":{"formattedCitation":"(Cooling {\\i{}et al.} 2012)","plainCitation":"(Cooling et al. 2012)","dontUpdate":true,"noteIndex":0},"citationItems":[{"id":237,"uris":["http://zotero.org/users/9972654/items/PGCIIC5E"],"itemData":{"id":237,"type":"article-journal","abstract":"Synergies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F606B9">
        <w:rPr>
          <w:rFonts w:ascii="Times New Roman" w:eastAsia="Times New Roman" w:hAnsi="Times New Roman" w:cs="Times New Roman"/>
          <w:iCs/>
          <w:sz w:val="24"/>
          <w:szCs w:val="24"/>
        </w:rPr>
        <w:fldChar w:fldCharType="separate"/>
      </w:r>
      <w:r w:rsidR="00F606B9" w:rsidRPr="00F606B9">
        <w:rPr>
          <w:rFonts w:ascii="Times New Roman" w:hAnsi="Times New Roman" w:cs="Times New Roman"/>
          <w:sz w:val="24"/>
        </w:rPr>
        <w:t xml:space="preserve">Cooling </w:t>
      </w:r>
      <w:r w:rsidR="00F606B9" w:rsidRPr="00F606B9">
        <w:rPr>
          <w:rFonts w:ascii="Times New Roman" w:hAnsi="Times New Roman" w:cs="Times New Roman"/>
          <w:i/>
          <w:iCs/>
          <w:sz w:val="24"/>
        </w:rPr>
        <w:t>et al.</w:t>
      </w:r>
      <w:r w:rsidR="00F606B9" w:rsidRPr="00F606B9">
        <w:rPr>
          <w:rFonts w:ascii="Times New Roman" w:hAnsi="Times New Roman" w:cs="Times New Roman"/>
          <w:sz w:val="24"/>
        </w:rPr>
        <w:t xml:space="preserve"> 2012)</w:t>
      </w:r>
      <w:r w:rsidR="00F606B9">
        <w:rPr>
          <w:rFonts w:ascii="Times New Roman" w:eastAsia="Times New Roman" w:hAnsi="Times New Roman" w:cs="Times New Roman"/>
          <w:iCs/>
          <w:sz w:val="24"/>
          <w:szCs w:val="24"/>
        </w:rPr>
        <w:fldChar w:fldCharType="end"/>
      </w:r>
      <w:r w:rsidR="00B361E8">
        <w:rPr>
          <w:rFonts w:ascii="Times New Roman" w:eastAsia="Times New Roman" w:hAnsi="Times New Roman" w:cs="Times New Roman"/>
          <w:iCs/>
          <w:sz w:val="24"/>
          <w:szCs w:val="24"/>
        </w:rPr>
        <w:t>.</w:t>
      </w:r>
      <w:r w:rsidR="00872A2A">
        <w:rPr>
          <w:rFonts w:ascii="Times New Roman" w:eastAsia="Times New Roman" w:hAnsi="Times New Roman" w:cs="Times New Roman"/>
          <w:iCs/>
          <w:sz w:val="24"/>
          <w:szCs w:val="24"/>
        </w:rPr>
        <w:t xml:space="preserve">  Thus, habitat and the climate conditions experienced by a population may mediate</w:t>
      </w:r>
      <w:r w:rsidR="008F4B01">
        <w:rPr>
          <w:rFonts w:ascii="Times New Roman" w:eastAsia="Times New Roman" w:hAnsi="Times New Roman" w:cs="Times New Roman"/>
          <w:iCs/>
          <w:sz w:val="24"/>
          <w:szCs w:val="24"/>
        </w:rPr>
        <w:t xml:space="preserve"> boom-bust</w:t>
      </w:r>
      <w:r w:rsidR="0050106D">
        <w:rPr>
          <w:rFonts w:ascii="Times New Roman" w:eastAsia="Times New Roman" w:hAnsi="Times New Roman" w:cs="Times New Roman"/>
          <w:iCs/>
          <w:sz w:val="24"/>
          <w:szCs w:val="24"/>
        </w:rPr>
        <w:t>s in</w:t>
      </w:r>
      <w:r w:rsidR="00AA6D2F">
        <w:rPr>
          <w:rFonts w:ascii="Times New Roman" w:eastAsia="Times New Roman" w:hAnsi="Times New Roman" w:cs="Times New Roman"/>
          <w:iCs/>
          <w:sz w:val="24"/>
          <w:szCs w:val="24"/>
        </w:rPr>
        <w:t xml:space="preserve"> invasions.</w:t>
      </w:r>
    </w:p>
    <w:p w14:paraId="5A4C688B" w14:textId="27A5C6DA" w:rsidR="00981117" w:rsidRPr="00916FCC" w:rsidRDefault="00317F7C"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5678E6">
        <w:rPr>
          <w:rFonts w:ascii="Times New Roman" w:eastAsia="Times New Roman" w:hAnsi="Times New Roman" w:cs="Times New Roman"/>
          <w:iCs/>
          <w:sz w:val="24"/>
          <w:szCs w:val="24"/>
        </w:rPr>
        <w:t xml:space="preserve">Similarly, </w:t>
      </w:r>
      <w:r w:rsidR="00FB3CC7">
        <w:rPr>
          <w:rFonts w:ascii="Times New Roman" w:eastAsia="Times New Roman" w:hAnsi="Times New Roman" w:cs="Times New Roman"/>
          <w:iCs/>
          <w:sz w:val="24"/>
          <w:szCs w:val="24"/>
        </w:rPr>
        <w:t xml:space="preserve">when </w:t>
      </w:r>
      <w:r w:rsidR="00FA65FD">
        <w:rPr>
          <w:rFonts w:ascii="Times New Roman" w:eastAsia="Times New Roman" w:hAnsi="Times New Roman" w:cs="Times New Roman"/>
          <w:iCs/>
          <w:sz w:val="24"/>
          <w:szCs w:val="24"/>
        </w:rPr>
        <w:t>busts</w:t>
      </w:r>
      <w:r w:rsidR="00FB3CC7">
        <w:rPr>
          <w:rFonts w:ascii="Times New Roman" w:eastAsia="Times New Roman" w:hAnsi="Times New Roman" w:cs="Times New Roman"/>
          <w:iCs/>
          <w:sz w:val="24"/>
          <w:szCs w:val="24"/>
        </w:rPr>
        <w:t xml:space="preserve"> within invasions are</w:t>
      </w:r>
      <w:r>
        <w:rPr>
          <w:rFonts w:ascii="Times New Roman" w:eastAsia="Times New Roman" w:hAnsi="Times New Roman" w:cs="Times New Roman"/>
          <w:iCs/>
          <w:sz w:val="24"/>
          <w:szCs w:val="24"/>
        </w:rPr>
        <w:t xml:space="preserve"> assess</w:t>
      </w:r>
      <w:r w:rsidR="00097214">
        <w:rPr>
          <w:rFonts w:ascii="Times New Roman" w:eastAsia="Times New Roman" w:hAnsi="Times New Roman" w:cs="Times New Roman"/>
          <w:iCs/>
          <w:sz w:val="24"/>
          <w:szCs w:val="24"/>
        </w:rPr>
        <w:t>ed</w:t>
      </w:r>
      <w:r>
        <w:rPr>
          <w:rFonts w:ascii="Times New Roman" w:eastAsia="Times New Roman" w:hAnsi="Times New Roman" w:cs="Times New Roman"/>
          <w:iCs/>
          <w:sz w:val="24"/>
          <w:szCs w:val="24"/>
        </w:rPr>
        <w:t xml:space="preserve"> across species, </w:t>
      </w:r>
      <w:r w:rsidR="00E72FE6">
        <w:rPr>
          <w:rFonts w:ascii="Times New Roman" w:eastAsia="Times New Roman" w:hAnsi="Times New Roman" w:cs="Times New Roman"/>
          <w:iCs/>
          <w:sz w:val="24"/>
          <w:szCs w:val="24"/>
        </w:rPr>
        <w:t xml:space="preserve">not all invasives species experiences declines. </w:t>
      </w:r>
      <w:r w:rsidR="00EE1A95">
        <w:rPr>
          <w:rFonts w:ascii="Times New Roman" w:eastAsia="Times New Roman" w:hAnsi="Times New Roman" w:cs="Times New Roman"/>
          <w:iCs/>
          <w:sz w:val="24"/>
          <w:szCs w:val="24"/>
        </w:rPr>
        <w:t xml:space="preserve">The best data for assessing </w:t>
      </w:r>
      <w:r w:rsidR="00D76EFD">
        <w:rPr>
          <w:rFonts w:ascii="Times New Roman" w:eastAsia="Times New Roman" w:hAnsi="Times New Roman" w:cs="Times New Roman"/>
          <w:iCs/>
          <w:sz w:val="24"/>
          <w:szCs w:val="24"/>
        </w:rPr>
        <w:t xml:space="preserve">declines across species is a compiled list of the time-series of the different non-native </w:t>
      </w:r>
      <w:commentRangeStart w:id="5"/>
      <w:commentRangeStart w:id="6"/>
      <w:r w:rsidR="00D76EFD">
        <w:rPr>
          <w:rFonts w:ascii="Times New Roman" w:eastAsia="Times New Roman" w:hAnsi="Times New Roman" w:cs="Times New Roman"/>
          <w:iCs/>
          <w:sz w:val="24"/>
          <w:szCs w:val="24"/>
        </w:rPr>
        <w:t>species</w:t>
      </w:r>
      <w:commentRangeEnd w:id="5"/>
      <w:r w:rsidR="00B90789">
        <w:rPr>
          <w:rStyle w:val="CommentReference"/>
        </w:rPr>
        <w:commentReference w:id="5"/>
      </w:r>
      <w:commentRangeEnd w:id="6"/>
      <w:r w:rsidR="00AD6211">
        <w:rPr>
          <w:rStyle w:val="CommentReference"/>
        </w:rPr>
        <w:commentReference w:id="6"/>
      </w:r>
      <w:r w:rsidR="00D76EFD">
        <w:rPr>
          <w:rFonts w:ascii="Times New Roman" w:eastAsia="Times New Roman" w:hAnsi="Times New Roman" w:cs="Times New Roman"/>
          <w:iCs/>
          <w:sz w:val="24"/>
          <w:szCs w:val="24"/>
        </w:rPr>
        <w:t xml:space="preserve"> within </w:t>
      </w:r>
      <w:r w:rsidR="00D93A39">
        <w:rPr>
          <w:rFonts w:ascii="Times New Roman" w:eastAsia="Times New Roman" w:hAnsi="Times New Roman" w:cs="Times New Roman"/>
          <w:iCs/>
          <w:sz w:val="24"/>
          <w:szCs w:val="24"/>
        </w:rPr>
        <w:t>a region</w:t>
      </w:r>
      <w:r w:rsidR="005C36D2">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fldChar w:fldCharType="begin"/>
      </w:r>
      <w:r w:rsidR="005C36D2">
        <w:rPr>
          <w:rFonts w:ascii="Times New Roman" w:eastAsia="Times New Roman" w:hAnsi="Times New Roman" w:cs="Times New Roman"/>
          <w:iCs/>
          <w:sz w:val="24"/>
          <w:szCs w:val="24"/>
        </w:rPr>
        <w:instrText xml:space="preserve"> ADDIN ZOTERO_ITEM CSL_CITATION {"citationID":"CyfamJqc","properties":{"formattedCitation":"(Aagaard &amp; Lockwood 2016; Morris {\\i{}et al.} 2013)","plainCitation":"(Aagaard &amp; Lockwood 2016; Morris et al. 2013)","noteIndex":0},"citationItems":[{"id":195,"uris":["http://zotero.org/users/9972654/items/GYZSSW44"],"itemData":{"id":195,"type":"article-journal","container-title":"Biological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C36D2">
        <w:rPr>
          <w:rFonts w:ascii="Times New Roman" w:eastAsia="Times New Roman" w:hAnsi="Times New Roman" w:cs="Times New Roman"/>
          <w:iCs/>
          <w:sz w:val="24"/>
          <w:szCs w:val="24"/>
        </w:rPr>
        <w:fldChar w:fldCharType="separate"/>
      </w:r>
      <w:r w:rsidR="005C36D2" w:rsidRPr="005C36D2">
        <w:rPr>
          <w:rFonts w:ascii="Times New Roman" w:hAnsi="Times New Roman" w:cs="Times New Roman"/>
          <w:sz w:val="24"/>
        </w:rPr>
        <w:t xml:space="preserve">(Aagaard &amp; Lockwood 2016; Morris </w:t>
      </w:r>
      <w:r w:rsidR="005C36D2" w:rsidRPr="005C36D2">
        <w:rPr>
          <w:rFonts w:ascii="Times New Roman" w:hAnsi="Times New Roman" w:cs="Times New Roman"/>
          <w:i/>
          <w:iCs/>
          <w:sz w:val="24"/>
        </w:rPr>
        <w:t>et al.</w:t>
      </w:r>
      <w:r w:rsidR="005C36D2" w:rsidRPr="005C36D2">
        <w:rPr>
          <w:rFonts w:ascii="Times New Roman" w:hAnsi="Times New Roman" w:cs="Times New Roman"/>
          <w:sz w:val="24"/>
        </w:rPr>
        <w:t xml:space="preserve"> 2013)</w:t>
      </w:r>
      <w:r w:rsidR="005C36D2">
        <w:rPr>
          <w:rFonts w:ascii="Times New Roman" w:eastAsia="Times New Roman" w:hAnsi="Times New Roman" w:cs="Times New Roman"/>
          <w:iCs/>
          <w:sz w:val="24"/>
          <w:szCs w:val="24"/>
        </w:rPr>
        <w:fldChar w:fldCharType="end"/>
      </w:r>
      <w:r w:rsidR="00D93A39">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t>For example, a list of time series</w:t>
      </w:r>
      <w:r w:rsidR="00767068">
        <w:rPr>
          <w:rFonts w:ascii="Times New Roman" w:eastAsia="Times New Roman" w:hAnsi="Times New Roman" w:cs="Times New Roman"/>
          <w:iCs/>
          <w:sz w:val="24"/>
          <w:szCs w:val="24"/>
        </w:rPr>
        <w:t xml:space="preserve"> were compiled</w:t>
      </w:r>
      <w:r w:rsidR="005C36D2">
        <w:rPr>
          <w:rFonts w:ascii="Times New Roman" w:eastAsia="Times New Roman" w:hAnsi="Times New Roman" w:cs="Times New Roman"/>
          <w:iCs/>
          <w:sz w:val="24"/>
          <w:szCs w:val="24"/>
        </w:rPr>
        <w:t xml:space="preserve"> </w:t>
      </w:r>
      <w:r w:rsidR="00610789">
        <w:rPr>
          <w:rFonts w:ascii="Times New Roman" w:eastAsia="Times New Roman" w:hAnsi="Times New Roman" w:cs="Times New Roman"/>
          <w:iCs/>
          <w:sz w:val="24"/>
          <w:szCs w:val="24"/>
        </w:rPr>
        <w:t xml:space="preserve">from the Audubon Christmas Bird Counts </w:t>
      </w:r>
      <w:r w:rsidR="004F60FC">
        <w:rPr>
          <w:rFonts w:ascii="Times New Roman" w:eastAsia="Times New Roman" w:hAnsi="Times New Roman" w:cs="Times New Roman"/>
          <w:iCs/>
          <w:sz w:val="24"/>
          <w:szCs w:val="24"/>
        </w:rPr>
        <w:t>for the non-native</w:t>
      </w:r>
      <w:r w:rsidR="005C36D2">
        <w:rPr>
          <w:rFonts w:ascii="Times New Roman" w:eastAsia="Times New Roman" w:hAnsi="Times New Roman" w:cs="Times New Roman"/>
          <w:iCs/>
          <w:sz w:val="24"/>
          <w:szCs w:val="24"/>
        </w:rPr>
        <w:t xml:space="preserve"> birds within Hawaii, Los Angeles </w:t>
      </w:r>
      <w:r w:rsidR="0058647A">
        <w:rPr>
          <w:rFonts w:ascii="Times New Roman" w:eastAsia="Times New Roman" w:hAnsi="Times New Roman" w:cs="Times New Roman"/>
          <w:iCs/>
          <w:sz w:val="24"/>
          <w:szCs w:val="24"/>
        </w:rPr>
        <w:t>California</w:t>
      </w:r>
      <w:r w:rsidR="005C36D2">
        <w:rPr>
          <w:rFonts w:ascii="Times New Roman" w:eastAsia="Times New Roman" w:hAnsi="Times New Roman" w:cs="Times New Roman"/>
          <w:iCs/>
          <w:sz w:val="24"/>
          <w:szCs w:val="24"/>
        </w:rPr>
        <w:t xml:space="preserve">, Miami Florida and </w:t>
      </w:r>
      <w:r w:rsidR="008D4466">
        <w:rPr>
          <w:rFonts w:ascii="Times New Roman" w:eastAsia="Times New Roman" w:hAnsi="Times New Roman" w:cs="Times New Roman"/>
          <w:iCs/>
          <w:sz w:val="24"/>
          <w:szCs w:val="24"/>
        </w:rPr>
        <w:t>Puerto Rico</w:t>
      </w:r>
      <w:r w:rsidR="004F60FC">
        <w:rPr>
          <w:rFonts w:ascii="Times New Roman" w:eastAsia="Times New Roman" w:hAnsi="Times New Roman" w:cs="Times New Roman"/>
          <w:iCs/>
          <w:sz w:val="24"/>
          <w:szCs w:val="24"/>
        </w:rPr>
        <w:t>,</w:t>
      </w:r>
      <w:r w:rsidR="008D4466">
        <w:rPr>
          <w:rFonts w:ascii="Times New Roman" w:eastAsia="Times New Roman" w:hAnsi="Times New Roman" w:cs="Times New Roman"/>
          <w:iCs/>
          <w:sz w:val="24"/>
          <w:szCs w:val="24"/>
        </w:rPr>
        <w:t xml:space="preserve"> USA</w:t>
      </w:r>
      <w:r w:rsidR="004F60FC">
        <w:rPr>
          <w:rFonts w:ascii="Times New Roman" w:eastAsia="Times New Roman" w:hAnsi="Times New Roman" w:cs="Times New Roman"/>
          <w:iCs/>
          <w:sz w:val="24"/>
          <w:szCs w:val="24"/>
        </w:rPr>
        <w:t xml:space="preserve"> </w:t>
      </w:r>
      <w:r w:rsidR="0058647A">
        <w:rPr>
          <w:rFonts w:ascii="Times New Roman" w:eastAsia="Times New Roman" w:hAnsi="Times New Roman" w:cs="Times New Roman"/>
          <w:iCs/>
          <w:sz w:val="24"/>
          <w:szCs w:val="24"/>
        </w:rPr>
        <w:fldChar w:fldCharType="begin"/>
      </w:r>
      <w:r w:rsidR="0058647A">
        <w:rPr>
          <w:rFonts w:ascii="Times New Roman" w:eastAsia="Times New Roman" w:hAnsi="Times New Roman" w:cs="Times New Roman"/>
          <w:iCs/>
          <w:sz w:val="24"/>
          <w:szCs w:val="24"/>
        </w:rPr>
        <w:instrText xml:space="preserve"> ADDIN ZOTERO_ITEM CSL_CITATION {"citationID":"6JlwIgGL","properties":{"formattedCitation":"(Aagaard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58647A">
        <w:rPr>
          <w:rFonts w:ascii="Times New Roman" w:eastAsia="Times New Roman" w:hAnsi="Times New Roman" w:cs="Times New Roman"/>
          <w:iCs/>
          <w:sz w:val="24"/>
          <w:szCs w:val="24"/>
        </w:rPr>
        <w:fldChar w:fldCharType="separate"/>
      </w:r>
      <w:r w:rsidR="0058647A" w:rsidRPr="0058647A">
        <w:rPr>
          <w:rFonts w:ascii="Times New Roman" w:hAnsi="Times New Roman" w:cs="Times New Roman"/>
          <w:sz w:val="24"/>
        </w:rPr>
        <w:t>(Aagaard &amp; Lockwood 2016)</w:t>
      </w:r>
      <w:r w:rsidR="0058647A">
        <w:rPr>
          <w:rFonts w:ascii="Times New Roman" w:eastAsia="Times New Roman" w:hAnsi="Times New Roman" w:cs="Times New Roman"/>
          <w:iCs/>
          <w:sz w:val="24"/>
          <w:szCs w:val="24"/>
        </w:rPr>
        <w:fldChar w:fldCharType="end"/>
      </w:r>
      <w:r w:rsidR="0058647A">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t>And i</w:t>
      </w:r>
      <w:r w:rsidR="00EB7FBA">
        <w:rPr>
          <w:rFonts w:ascii="Times New Roman" w:eastAsia="Times New Roman" w:hAnsi="Times New Roman" w:cs="Times New Roman"/>
          <w:iCs/>
          <w:sz w:val="24"/>
          <w:szCs w:val="24"/>
        </w:rPr>
        <w:t>n a rare</w:t>
      </w:r>
      <w:r w:rsidR="00684EDC">
        <w:rPr>
          <w:rFonts w:ascii="Times New Roman" w:eastAsia="Times New Roman" w:hAnsi="Times New Roman" w:cs="Times New Roman"/>
          <w:iCs/>
          <w:sz w:val="24"/>
          <w:szCs w:val="24"/>
        </w:rPr>
        <w:t>r</w:t>
      </w:r>
      <w:r w:rsidR="00EB7FBA">
        <w:rPr>
          <w:rFonts w:ascii="Times New Roman" w:eastAsia="Times New Roman" w:hAnsi="Times New Roman" w:cs="Times New Roman"/>
          <w:iCs/>
          <w:sz w:val="24"/>
          <w:szCs w:val="24"/>
        </w:rPr>
        <w:t xml:space="preserve"> study of boom-bust dynamics in invasive plants, </w:t>
      </w:r>
      <w:r w:rsidR="00BA1AB2">
        <w:rPr>
          <w:rFonts w:ascii="Times New Roman" w:eastAsia="Times New Roman" w:hAnsi="Times New Roman" w:cs="Times New Roman"/>
          <w:iCs/>
          <w:sz w:val="24"/>
          <w:szCs w:val="24"/>
        </w:rPr>
        <w:t>t</w:t>
      </w:r>
      <w:r w:rsidR="006137D3">
        <w:rPr>
          <w:rFonts w:ascii="Times New Roman" w:eastAsia="Times New Roman" w:hAnsi="Times New Roman" w:cs="Times New Roman"/>
          <w:iCs/>
          <w:sz w:val="24"/>
          <w:szCs w:val="24"/>
        </w:rPr>
        <w:t xml:space="preserve">ime </w:t>
      </w:r>
      <w:r w:rsidR="00BA1AB2">
        <w:rPr>
          <w:rFonts w:ascii="Times New Roman" w:eastAsia="Times New Roman" w:hAnsi="Times New Roman" w:cs="Times New Roman"/>
          <w:iCs/>
          <w:sz w:val="24"/>
          <w:szCs w:val="24"/>
        </w:rPr>
        <w:t>series</w:t>
      </w:r>
      <w:r w:rsidR="006137D3">
        <w:rPr>
          <w:rFonts w:ascii="Times New Roman" w:eastAsia="Times New Roman" w:hAnsi="Times New Roman" w:cs="Times New Roman"/>
          <w:iCs/>
          <w:sz w:val="24"/>
          <w:szCs w:val="24"/>
        </w:rPr>
        <w:t xml:space="preserve"> from </w:t>
      </w:r>
      <w:r w:rsidR="00934C64">
        <w:rPr>
          <w:rFonts w:ascii="Times New Roman" w:eastAsia="Times New Roman" w:hAnsi="Times New Roman" w:cs="Times New Roman"/>
          <w:iCs/>
          <w:sz w:val="24"/>
          <w:szCs w:val="24"/>
        </w:rPr>
        <w:t>various</w:t>
      </w:r>
      <w:r w:rsidR="00BA1AB2">
        <w:rPr>
          <w:rFonts w:ascii="Times New Roman" w:eastAsia="Times New Roman" w:hAnsi="Times New Roman" w:cs="Times New Roman"/>
          <w:iCs/>
          <w:sz w:val="24"/>
          <w:szCs w:val="24"/>
        </w:rPr>
        <w:t xml:space="preserve"> long-term data sources were compiled for i</w:t>
      </w:r>
      <w:r w:rsidR="00767068">
        <w:rPr>
          <w:rFonts w:ascii="Times New Roman" w:eastAsia="Times New Roman" w:hAnsi="Times New Roman" w:cs="Times New Roman"/>
          <w:iCs/>
          <w:sz w:val="24"/>
          <w:szCs w:val="24"/>
        </w:rPr>
        <w:t xml:space="preserve">nvasive rangeland plants </w:t>
      </w:r>
      <w:r w:rsidR="00BA1AB2">
        <w:rPr>
          <w:rFonts w:ascii="Times New Roman" w:eastAsia="Times New Roman" w:hAnsi="Times New Roman" w:cs="Times New Roman"/>
          <w:iCs/>
          <w:sz w:val="24"/>
          <w:szCs w:val="24"/>
        </w:rPr>
        <w:t>within the western United States</w:t>
      </w:r>
      <w:r w:rsidR="00793B93">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fldChar w:fldCharType="begin"/>
      </w:r>
      <w:r w:rsidR="00793B93">
        <w:rPr>
          <w:rFonts w:ascii="Times New Roman" w:eastAsia="Times New Roman" w:hAnsi="Times New Roman" w:cs="Times New Roman"/>
          <w:iCs/>
          <w:sz w:val="24"/>
          <w:szCs w:val="24"/>
        </w:rPr>
        <w:instrText xml:space="preserve"> ADDIN ZOTERO_ITEM CSL_CITATION {"citationID":"q8TYRhKt","properties":{"formattedCitation":"(Morris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793B93">
        <w:rPr>
          <w:rFonts w:ascii="Times New Roman" w:eastAsia="Times New Roman" w:hAnsi="Times New Roman" w:cs="Times New Roman"/>
          <w:iCs/>
          <w:sz w:val="24"/>
          <w:szCs w:val="24"/>
        </w:rPr>
        <w:fldChar w:fldCharType="separate"/>
      </w:r>
      <w:r w:rsidR="00793B93" w:rsidRPr="00793B93">
        <w:rPr>
          <w:rFonts w:ascii="Times New Roman" w:hAnsi="Times New Roman" w:cs="Times New Roman"/>
          <w:sz w:val="24"/>
        </w:rPr>
        <w:t xml:space="preserve">(Morris </w:t>
      </w:r>
      <w:r w:rsidR="00793B93" w:rsidRPr="00793B93">
        <w:rPr>
          <w:rFonts w:ascii="Times New Roman" w:hAnsi="Times New Roman" w:cs="Times New Roman"/>
          <w:i/>
          <w:iCs/>
          <w:sz w:val="24"/>
        </w:rPr>
        <w:t>et al.</w:t>
      </w:r>
      <w:r w:rsidR="00793B93" w:rsidRPr="00793B93">
        <w:rPr>
          <w:rFonts w:ascii="Times New Roman" w:hAnsi="Times New Roman" w:cs="Times New Roman"/>
          <w:sz w:val="24"/>
        </w:rPr>
        <w:t xml:space="preserve"> 2013)</w:t>
      </w:r>
      <w:r w:rsidR="00793B93">
        <w:rPr>
          <w:rFonts w:ascii="Times New Roman" w:eastAsia="Times New Roman" w:hAnsi="Times New Roman" w:cs="Times New Roman"/>
          <w:iCs/>
          <w:sz w:val="24"/>
          <w:szCs w:val="24"/>
        </w:rPr>
        <w:fldChar w:fldCharType="end"/>
      </w:r>
      <w:r w:rsidR="00793B93">
        <w:rPr>
          <w:rFonts w:ascii="Times New Roman" w:eastAsia="Times New Roman" w:hAnsi="Times New Roman" w:cs="Times New Roman"/>
          <w:iCs/>
          <w:sz w:val="24"/>
          <w:szCs w:val="24"/>
        </w:rPr>
        <w:t>.</w:t>
      </w:r>
      <w:r w:rsidR="00684EDC">
        <w:rPr>
          <w:rFonts w:ascii="Times New Roman" w:eastAsia="Times New Roman" w:hAnsi="Times New Roman" w:cs="Times New Roman"/>
          <w:iCs/>
          <w:sz w:val="24"/>
          <w:szCs w:val="24"/>
        </w:rPr>
        <w:t xml:space="preserve">  </w:t>
      </w:r>
      <w:r w:rsidR="0055639C">
        <w:rPr>
          <w:rFonts w:ascii="Times New Roman" w:eastAsia="Times New Roman" w:hAnsi="Times New Roman" w:cs="Times New Roman"/>
          <w:iCs/>
          <w:sz w:val="24"/>
          <w:szCs w:val="24"/>
        </w:rPr>
        <w:t xml:space="preserve">From these data, </w:t>
      </w:r>
      <w:r w:rsidR="00EB4E4F">
        <w:rPr>
          <w:rFonts w:ascii="Times New Roman" w:eastAsia="Times New Roman" w:hAnsi="Times New Roman" w:cs="Times New Roman"/>
          <w:iCs/>
          <w:sz w:val="24"/>
          <w:szCs w:val="24"/>
        </w:rPr>
        <w:t>65% of 44 invasive populations of birds experienced declines</w:t>
      </w:r>
      <w:r w:rsidR="00103942">
        <w:rPr>
          <w:rFonts w:ascii="Times New Roman" w:eastAsia="Times New Roman" w:hAnsi="Times New Roman" w:cs="Times New Roman"/>
          <w:iCs/>
          <w:sz w:val="24"/>
          <w:szCs w:val="24"/>
        </w:rPr>
        <w:t xml:space="preserve"> </w:t>
      </w:r>
      <w:r w:rsidR="00952C57">
        <w:rPr>
          <w:rFonts w:ascii="Times New Roman" w:eastAsia="Times New Roman" w:hAnsi="Times New Roman" w:cs="Times New Roman"/>
          <w:iCs/>
          <w:sz w:val="24"/>
          <w:szCs w:val="24"/>
        </w:rPr>
        <w:fldChar w:fldCharType="begin"/>
      </w:r>
      <w:r w:rsidR="00952C57">
        <w:rPr>
          <w:rFonts w:ascii="Times New Roman" w:eastAsia="Times New Roman" w:hAnsi="Times New Roman" w:cs="Times New Roman"/>
          <w:iCs/>
          <w:sz w:val="24"/>
          <w:szCs w:val="24"/>
        </w:rPr>
        <w:instrText xml:space="preserve"> ADDIN ZOTERO_ITEM CSL_CITATION {"citationID":"yZSsY7q0","properties":{"formattedCitation":"(Aagaard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952C57">
        <w:rPr>
          <w:rFonts w:ascii="Times New Roman" w:eastAsia="Times New Roman" w:hAnsi="Times New Roman" w:cs="Times New Roman"/>
          <w:iCs/>
          <w:sz w:val="24"/>
          <w:szCs w:val="24"/>
        </w:rPr>
        <w:fldChar w:fldCharType="separate"/>
      </w:r>
      <w:r w:rsidR="00952C57" w:rsidRPr="00952C57">
        <w:rPr>
          <w:rFonts w:ascii="Times New Roman" w:hAnsi="Times New Roman" w:cs="Times New Roman"/>
          <w:sz w:val="24"/>
        </w:rPr>
        <w:t>(Aagaard &amp; Lockwood 2016)</w:t>
      </w:r>
      <w:r w:rsidR="00952C57">
        <w:rPr>
          <w:rFonts w:ascii="Times New Roman" w:eastAsia="Times New Roman" w:hAnsi="Times New Roman" w:cs="Times New Roman"/>
          <w:iCs/>
          <w:sz w:val="24"/>
          <w:szCs w:val="24"/>
        </w:rPr>
        <w:fldChar w:fldCharType="end"/>
      </w:r>
      <w:r w:rsidR="00EB4E4F">
        <w:rPr>
          <w:rFonts w:ascii="Times New Roman" w:eastAsia="Times New Roman" w:hAnsi="Times New Roman" w:cs="Times New Roman"/>
          <w:iCs/>
          <w:sz w:val="24"/>
          <w:szCs w:val="24"/>
        </w:rPr>
        <w:t xml:space="preserve">, and </w:t>
      </w:r>
      <w:r w:rsidR="00952C57">
        <w:rPr>
          <w:rFonts w:ascii="Times New Roman" w:eastAsia="Times New Roman" w:hAnsi="Times New Roman" w:cs="Times New Roman"/>
          <w:iCs/>
          <w:sz w:val="24"/>
          <w:szCs w:val="24"/>
        </w:rPr>
        <w:lastRenderedPageBreak/>
        <w:t>29% of rangeland plants experienced declines</w:t>
      </w:r>
      <w:r w:rsidR="00552F4D">
        <w:rPr>
          <w:rFonts w:ascii="Times New Roman" w:eastAsia="Times New Roman" w:hAnsi="Times New Roman" w:cs="Times New Roman"/>
          <w:iCs/>
          <w:sz w:val="24"/>
          <w:szCs w:val="24"/>
        </w:rPr>
        <w:t xml:space="preserve"> </w:t>
      </w:r>
      <w:r w:rsidR="00552F4D">
        <w:rPr>
          <w:rFonts w:ascii="Times New Roman" w:eastAsia="Times New Roman" w:hAnsi="Times New Roman" w:cs="Times New Roman"/>
          <w:iCs/>
          <w:sz w:val="24"/>
          <w:szCs w:val="24"/>
        </w:rPr>
        <w:fldChar w:fldCharType="begin"/>
      </w:r>
      <w:r w:rsidR="00552F4D">
        <w:rPr>
          <w:rFonts w:ascii="Times New Roman" w:eastAsia="Times New Roman" w:hAnsi="Times New Roman" w:cs="Times New Roman"/>
          <w:iCs/>
          <w:sz w:val="24"/>
          <w:szCs w:val="24"/>
        </w:rPr>
        <w:instrText xml:space="preserve"> ADDIN ZOTERO_ITEM CSL_CITATION {"citationID":"tjMOZnx3","properties":{"formattedCitation":"(Morris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52F4D">
        <w:rPr>
          <w:rFonts w:ascii="Times New Roman" w:eastAsia="Times New Roman" w:hAnsi="Times New Roman" w:cs="Times New Roman"/>
          <w:iCs/>
          <w:sz w:val="24"/>
          <w:szCs w:val="24"/>
        </w:rPr>
        <w:fldChar w:fldCharType="separate"/>
      </w:r>
      <w:r w:rsidR="00552F4D" w:rsidRPr="00552F4D">
        <w:rPr>
          <w:rFonts w:ascii="Times New Roman" w:hAnsi="Times New Roman" w:cs="Times New Roman"/>
          <w:sz w:val="24"/>
        </w:rPr>
        <w:t xml:space="preserve">(Morris </w:t>
      </w:r>
      <w:r w:rsidR="00552F4D" w:rsidRPr="00552F4D">
        <w:rPr>
          <w:rFonts w:ascii="Times New Roman" w:hAnsi="Times New Roman" w:cs="Times New Roman"/>
          <w:i/>
          <w:iCs/>
          <w:sz w:val="24"/>
        </w:rPr>
        <w:t>et al.</w:t>
      </w:r>
      <w:r w:rsidR="00552F4D" w:rsidRPr="00552F4D">
        <w:rPr>
          <w:rFonts w:ascii="Times New Roman" w:hAnsi="Times New Roman" w:cs="Times New Roman"/>
          <w:sz w:val="24"/>
        </w:rPr>
        <w:t xml:space="preserve"> 2013)</w:t>
      </w:r>
      <w:r w:rsidR="00552F4D">
        <w:rPr>
          <w:rFonts w:ascii="Times New Roman" w:eastAsia="Times New Roman" w:hAnsi="Times New Roman" w:cs="Times New Roman"/>
          <w:iCs/>
          <w:sz w:val="24"/>
          <w:szCs w:val="24"/>
        </w:rPr>
        <w:fldChar w:fldCharType="end"/>
      </w:r>
      <w:r w:rsidR="00952C57">
        <w:rPr>
          <w:rFonts w:ascii="Times New Roman" w:eastAsia="Times New Roman" w:hAnsi="Times New Roman" w:cs="Times New Roman"/>
          <w:iCs/>
          <w:sz w:val="24"/>
          <w:szCs w:val="24"/>
        </w:rPr>
        <w:t>.</w:t>
      </w:r>
      <w:r w:rsidR="00552F4D">
        <w:rPr>
          <w:rFonts w:ascii="Times New Roman" w:eastAsia="Times New Roman" w:hAnsi="Times New Roman" w:cs="Times New Roman"/>
          <w:iCs/>
          <w:sz w:val="24"/>
          <w:szCs w:val="24"/>
        </w:rPr>
        <w:t xml:space="preserve">  Interestingly,</w:t>
      </w:r>
      <w:r w:rsidR="0021678A">
        <w:rPr>
          <w:rFonts w:ascii="Times New Roman" w:eastAsia="Times New Roman" w:hAnsi="Times New Roman" w:cs="Times New Roman"/>
          <w:iCs/>
          <w:sz w:val="24"/>
          <w:szCs w:val="24"/>
        </w:rPr>
        <w:t xml:space="preserve"> </w:t>
      </w:r>
      <w:r w:rsidR="007C679C">
        <w:rPr>
          <w:rFonts w:ascii="Times New Roman" w:eastAsia="Times New Roman" w:hAnsi="Times New Roman" w:cs="Times New Roman"/>
          <w:iCs/>
          <w:sz w:val="24"/>
          <w:szCs w:val="24"/>
        </w:rPr>
        <w:t>analysis exploring the likelihood of population declines across geographic and taxonom</w:t>
      </w:r>
      <w:r w:rsidR="00E751A0">
        <w:rPr>
          <w:rFonts w:ascii="Times New Roman" w:eastAsia="Times New Roman" w:hAnsi="Times New Roman" w:cs="Times New Roman"/>
          <w:iCs/>
          <w:sz w:val="24"/>
          <w:szCs w:val="24"/>
        </w:rPr>
        <w:t>ic</w:t>
      </w:r>
      <w:r w:rsidR="007C679C">
        <w:rPr>
          <w:rFonts w:ascii="Times New Roman" w:eastAsia="Times New Roman" w:hAnsi="Times New Roman" w:cs="Times New Roman"/>
          <w:iCs/>
          <w:sz w:val="24"/>
          <w:szCs w:val="24"/>
        </w:rPr>
        <w:t xml:space="preserve"> showed little explanatory power </w:t>
      </w:r>
      <w:r w:rsidR="007C679C">
        <w:rPr>
          <w:rFonts w:ascii="Times New Roman" w:eastAsia="Times New Roman" w:hAnsi="Times New Roman" w:cs="Times New Roman"/>
          <w:iCs/>
          <w:sz w:val="24"/>
          <w:szCs w:val="24"/>
        </w:rPr>
        <w:fldChar w:fldCharType="begin"/>
      </w:r>
      <w:r w:rsidR="007C679C">
        <w:rPr>
          <w:rFonts w:ascii="Times New Roman" w:eastAsia="Times New Roman" w:hAnsi="Times New Roman" w:cs="Times New Roman"/>
          <w:iCs/>
          <w:sz w:val="24"/>
          <w:szCs w:val="24"/>
        </w:rPr>
        <w:instrText xml:space="preserve"> ADDIN ZOTERO_ITEM CSL_CITATION {"citationID":"qELKFFFi","properties":{"formattedCitation":"(Aagaard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7C679C">
        <w:rPr>
          <w:rFonts w:ascii="Times New Roman" w:eastAsia="Times New Roman" w:hAnsi="Times New Roman" w:cs="Times New Roman"/>
          <w:iCs/>
          <w:sz w:val="24"/>
          <w:szCs w:val="24"/>
        </w:rPr>
        <w:fldChar w:fldCharType="separate"/>
      </w:r>
      <w:r w:rsidR="007C679C" w:rsidRPr="007C679C">
        <w:rPr>
          <w:rFonts w:ascii="Times New Roman" w:hAnsi="Times New Roman" w:cs="Times New Roman"/>
          <w:sz w:val="24"/>
        </w:rPr>
        <w:t>(Aagaard &amp; Lockwood 2016)</w:t>
      </w:r>
      <w:r w:rsidR="007C679C">
        <w:rPr>
          <w:rFonts w:ascii="Times New Roman" w:eastAsia="Times New Roman" w:hAnsi="Times New Roman" w:cs="Times New Roman"/>
          <w:iCs/>
          <w:sz w:val="24"/>
          <w:szCs w:val="24"/>
        </w:rPr>
        <w:fldChar w:fldCharType="end"/>
      </w:r>
      <w:r w:rsidR="00EC05A9">
        <w:rPr>
          <w:rFonts w:ascii="Times New Roman" w:eastAsia="Times New Roman" w:hAnsi="Times New Roman" w:cs="Times New Roman"/>
          <w:iCs/>
          <w:sz w:val="24"/>
          <w:szCs w:val="24"/>
        </w:rPr>
        <w:t xml:space="preserve">. A </w:t>
      </w:r>
      <w:r w:rsidR="00C138EE">
        <w:rPr>
          <w:rFonts w:ascii="Times New Roman" w:eastAsia="Times New Roman" w:hAnsi="Times New Roman" w:cs="Times New Roman"/>
          <w:iCs/>
          <w:sz w:val="24"/>
          <w:szCs w:val="24"/>
        </w:rPr>
        <w:t>trait-based</w:t>
      </w:r>
      <w:r w:rsidR="00EC05A9">
        <w:rPr>
          <w:rFonts w:ascii="Times New Roman" w:eastAsia="Times New Roman" w:hAnsi="Times New Roman" w:cs="Times New Roman"/>
          <w:iCs/>
          <w:sz w:val="24"/>
          <w:szCs w:val="24"/>
        </w:rPr>
        <w:t xml:space="preserve"> analysis, however, has not been explored a</w:t>
      </w:r>
      <w:r w:rsidR="0020635F">
        <w:rPr>
          <w:rFonts w:ascii="Times New Roman" w:eastAsia="Times New Roman" w:hAnsi="Times New Roman" w:cs="Times New Roman"/>
          <w:iCs/>
          <w:sz w:val="24"/>
          <w:szCs w:val="24"/>
        </w:rPr>
        <w:t xml:space="preserve">nd could be a fruitful area of research to find patterns in the likelihood of declines </w:t>
      </w:r>
      <w:r w:rsidR="00C138EE">
        <w:rPr>
          <w:rFonts w:ascii="Times New Roman" w:eastAsia="Times New Roman" w:hAnsi="Times New Roman" w:cs="Times New Roman"/>
          <w:iCs/>
          <w:sz w:val="24"/>
          <w:szCs w:val="24"/>
        </w:rPr>
        <w:t xml:space="preserve">across </w:t>
      </w:r>
      <w:r w:rsidR="009B7667">
        <w:rPr>
          <w:rFonts w:ascii="Times New Roman" w:eastAsia="Times New Roman" w:hAnsi="Times New Roman" w:cs="Times New Roman"/>
          <w:iCs/>
          <w:sz w:val="24"/>
          <w:szCs w:val="24"/>
        </w:rPr>
        <w:t xml:space="preserve">different invading </w:t>
      </w:r>
      <w:r w:rsidR="00C138EE">
        <w:rPr>
          <w:rFonts w:ascii="Times New Roman" w:eastAsia="Times New Roman" w:hAnsi="Times New Roman" w:cs="Times New Roman"/>
          <w:iCs/>
          <w:sz w:val="24"/>
          <w:szCs w:val="24"/>
        </w:rPr>
        <w:t>species</w:t>
      </w:r>
      <w:r w:rsidR="0020635F">
        <w:rPr>
          <w:rFonts w:ascii="Times New Roman" w:eastAsia="Times New Roman" w:hAnsi="Times New Roman" w:cs="Times New Roman"/>
          <w:iCs/>
          <w:sz w:val="24"/>
          <w:szCs w:val="24"/>
        </w:rPr>
        <w:t>.</w:t>
      </w:r>
      <w:r w:rsidR="00981117">
        <w:rPr>
          <w:rFonts w:ascii="Times New Roman" w:eastAsia="Times New Roman" w:hAnsi="Times New Roman" w:cs="Times New Roman"/>
          <w:iCs/>
          <w:sz w:val="24"/>
          <w:szCs w:val="24"/>
        </w:rPr>
        <w:tab/>
      </w:r>
    </w:p>
    <w:p w14:paraId="68B03E80" w14:textId="19F2560F" w:rsidR="00106C6A" w:rsidRDefault="00106C6A"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What causes</w:t>
      </w:r>
      <w:r w:rsidR="00A02326">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boom-busts?</w:t>
      </w:r>
    </w:p>
    <w:p w14:paraId="588117C4" w14:textId="7255BA33" w:rsidR="00012885" w:rsidRPr="003B494D" w:rsidRDefault="00D14455"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EB110F">
        <w:rPr>
          <w:rFonts w:ascii="Times New Roman" w:eastAsia="Times New Roman" w:hAnsi="Times New Roman" w:cs="Times New Roman"/>
          <w:iCs/>
          <w:sz w:val="24"/>
          <w:szCs w:val="24"/>
        </w:rPr>
        <w:t>Perhaps because the</w:t>
      </w:r>
      <w:r w:rsidR="002B0E15">
        <w:rPr>
          <w:rFonts w:ascii="Times New Roman" w:eastAsia="Times New Roman" w:hAnsi="Times New Roman" w:cs="Times New Roman"/>
          <w:iCs/>
          <w:sz w:val="24"/>
          <w:szCs w:val="24"/>
        </w:rPr>
        <w:t xml:space="preserve"> ecological and monetary costs attributed to both the impacts and management of invasions</w:t>
      </w:r>
      <w:r w:rsidR="00EB110F">
        <w:rPr>
          <w:rFonts w:ascii="Times New Roman" w:eastAsia="Times New Roman" w:hAnsi="Times New Roman" w:cs="Times New Roman"/>
          <w:iCs/>
          <w:sz w:val="24"/>
          <w:szCs w:val="24"/>
        </w:rPr>
        <w:t xml:space="preserve"> are so large</w:t>
      </w:r>
      <w:r w:rsidR="002B0E15">
        <w:rPr>
          <w:rFonts w:ascii="Times New Roman" w:eastAsia="Times New Roman" w:hAnsi="Times New Roman" w:cs="Times New Roman"/>
          <w:iCs/>
          <w:sz w:val="24"/>
          <w:szCs w:val="24"/>
        </w:rPr>
        <w:t xml:space="preserve"> </w:t>
      </w:r>
      <w:r w:rsidR="002B0E15">
        <w:rPr>
          <w:rFonts w:ascii="Times New Roman" w:eastAsia="Times New Roman" w:hAnsi="Times New Roman" w:cs="Times New Roman"/>
          <w:iCs/>
          <w:sz w:val="24"/>
          <w:szCs w:val="24"/>
        </w:rPr>
        <w:fldChar w:fldCharType="begin"/>
      </w:r>
      <w:r w:rsidR="00D00E3D">
        <w:rPr>
          <w:rFonts w:ascii="Times New Roman" w:eastAsia="Times New Roman" w:hAnsi="Times New Roman" w:cs="Times New Roman"/>
          <w:iCs/>
          <w:sz w:val="24"/>
          <w:szCs w:val="24"/>
        </w:rPr>
        <w:instrText xml:space="preserve"> ADDIN ZOTERO_ITEM CSL_CITATION {"citationID":"eM8Psesk","properties":{"formattedCitation":"(Gallardo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2B0E15">
        <w:rPr>
          <w:rFonts w:ascii="Times New Roman" w:eastAsia="Times New Roman" w:hAnsi="Times New Roman" w:cs="Times New Roman"/>
          <w:iCs/>
          <w:sz w:val="24"/>
          <w:szCs w:val="24"/>
        </w:rPr>
        <w:fldChar w:fldCharType="separate"/>
      </w:r>
      <w:r w:rsidR="002B0E15" w:rsidRPr="008B361B">
        <w:rPr>
          <w:rFonts w:ascii="Times New Roman" w:hAnsi="Times New Roman" w:cs="Times New Roman"/>
          <w:sz w:val="24"/>
        </w:rPr>
        <w:t xml:space="preserve">(Gallardo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2016; Linders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2019; Pimentel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2005)</w:t>
      </w:r>
      <w:r w:rsidR="002B0E15">
        <w:rPr>
          <w:rFonts w:ascii="Times New Roman" w:eastAsia="Times New Roman" w:hAnsi="Times New Roman" w:cs="Times New Roman"/>
          <w:iCs/>
          <w:sz w:val="24"/>
          <w:szCs w:val="24"/>
        </w:rPr>
        <w:fldChar w:fldCharType="end"/>
      </w:r>
      <w:r w:rsidR="00EB110F">
        <w:rPr>
          <w:rFonts w:ascii="Times New Roman" w:eastAsia="Times New Roman" w:hAnsi="Times New Roman" w:cs="Times New Roman"/>
          <w:iCs/>
          <w:sz w:val="24"/>
          <w:szCs w:val="24"/>
        </w:rPr>
        <w:t>,</w:t>
      </w:r>
      <w:r w:rsidR="00481699">
        <w:rPr>
          <w:rFonts w:ascii="Times New Roman" w:eastAsia="Times New Roman" w:hAnsi="Times New Roman" w:cs="Times New Roman"/>
          <w:iCs/>
          <w:sz w:val="24"/>
          <w:szCs w:val="24"/>
        </w:rPr>
        <w:t xml:space="preserve"> the</w:t>
      </w:r>
      <w:r w:rsidR="00EB110F">
        <w:rPr>
          <w:rFonts w:ascii="Times New Roman" w:eastAsia="Times New Roman" w:hAnsi="Times New Roman" w:cs="Times New Roman"/>
          <w:iCs/>
          <w:sz w:val="24"/>
          <w:szCs w:val="24"/>
        </w:rPr>
        <w:t xml:space="preserve"> </w:t>
      </w:r>
      <w:r w:rsidR="00B26F94">
        <w:rPr>
          <w:rFonts w:ascii="Times New Roman" w:eastAsia="Times New Roman" w:hAnsi="Times New Roman" w:cs="Times New Roman"/>
          <w:iCs/>
          <w:sz w:val="24"/>
          <w:szCs w:val="24"/>
        </w:rPr>
        <w:t xml:space="preserve">invasion </w:t>
      </w:r>
      <w:r w:rsidR="00D00E3D">
        <w:rPr>
          <w:rFonts w:ascii="Times New Roman" w:eastAsia="Times New Roman" w:hAnsi="Times New Roman" w:cs="Times New Roman"/>
          <w:iCs/>
          <w:sz w:val="24"/>
          <w:szCs w:val="24"/>
        </w:rPr>
        <w:t>literature seems to focus on document</w:t>
      </w:r>
      <w:r w:rsidR="00D35C40">
        <w:rPr>
          <w:rFonts w:ascii="Times New Roman" w:eastAsia="Times New Roman" w:hAnsi="Times New Roman" w:cs="Times New Roman"/>
          <w:iCs/>
          <w:sz w:val="24"/>
          <w:szCs w:val="24"/>
        </w:rPr>
        <w:t>ing</w:t>
      </w:r>
      <w:r w:rsidR="00D00E3D">
        <w:rPr>
          <w:rFonts w:ascii="Times New Roman" w:eastAsia="Times New Roman" w:hAnsi="Times New Roman" w:cs="Times New Roman"/>
          <w:iCs/>
          <w:sz w:val="24"/>
          <w:szCs w:val="24"/>
        </w:rPr>
        <w:t xml:space="preserve"> </w:t>
      </w:r>
      <w:r w:rsidR="00EB110F">
        <w:rPr>
          <w:rFonts w:ascii="Times New Roman" w:eastAsia="Times New Roman" w:hAnsi="Times New Roman" w:cs="Times New Roman"/>
          <w:iCs/>
          <w:sz w:val="24"/>
          <w:szCs w:val="24"/>
        </w:rPr>
        <w:t>the impacts of invasive species and</w:t>
      </w:r>
      <w:r w:rsidR="00D00E3D">
        <w:rPr>
          <w:rFonts w:ascii="Times New Roman" w:eastAsia="Times New Roman" w:hAnsi="Times New Roman" w:cs="Times New Roman"/>
          <w:iCs/>
          <w:sz w:val="24"/>
          <w:szCs w:val="24"/>
        </w:rPr>
        <w:t xml:space="preserve"> assessing the efficacy of management control efforts </w:t>
      </w:r>
      <w:r w:rsidR="00D00E3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{"citationID":"GW6swTdl","properties":{"formattedCitation":"(Harrison {\\i{}et al.} 2013; Pintar {\\i{}et al.} 2023; Tipping {\\i{}et al.} 2012)","plainCitation":"(Harrison et al. 2013; Pintar et al. 2023; Tipping et al. 2012)","dontUpdate":true,"noteIndex":0},"citationItems":[{"id":1607,"uris":["http://zotero.org/users/9972654/items/Y7WC84R5"],"itemData":{"id":1607,"type":"article-journal","container-title":"Copeia","DOI":"10.1643/CE-11-182","ISSN":"0045-8511, 1938-5110","issue":"1","journalAbbreviation":"Copeia","language":"en","page":"80-96","source":"DOI.org (Crossref)","title":"Per Capita Effects of Non-native Mayan Cichlids ( &lt;i&gt;Cichlasoma urophthalmus&lt;/i&gt; ; Gunther) on Native Fish in the Estuarine Southern Everglades","volume":"2013","author":[{"family":"Harrison","given":"Elizabeth"},{"family":"Lorenz","given":"Jerome J."},{"family":"Trexler","given":"Joel C."}],"issued":{"date-parts":[["2013",3,27]]}}},{"id":1825,"uris":["http://zotero.org/users/9972654/items/S4M92RUI"],"itemData":{"id":1825,"type":"article-journal","container-title":"Biological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C."}],"accessed":{"date-parts":[["2023",9,29]]},"issued":{"date-parts":[["2023",8,16]]}}},{"id":2344,"uris":["http://zotero.org/users/9972654/items/DZR2WARA"],"itemData":{"id":2344,"type":"article-journal","abstract":"The recruitment and mortality of Melaleuca quinquenervia seedlings were evaluated over a 3-year period in a seasonally inundated wetland in the western Everglades region. The mean (±SE) density of seedlings/ saplings mÀ1 declined from 64.8 (±4.5) to 0.5 (±0.2) over the 3 years, a population reduction of 99.2%. Four distinct water regimes characterized this site: dry, dry to wet transition, ﬂooded, and wet to dry transition. Seedling recruitment was highest in the dry to wet transition and lowest in the ﬂooded water regime, while mortality was highest under ﬂooded and dry water regimes. The mean estimate of population growth (k) across water regimes was 0.64 ± 0.05 indicating negative population growth. Elimination of introduced insect herbivores using insecticides did not reduce mortality of recruited M. quinquenervia seedlings/saplings indicating that direct herbivory was not responsible for the decline in seedling density. On the other hand, a mean of only 0.2 (±0.03) viable seeds mÀ2 dÀ1 fell into the plots, an amount considerably lower than in previous studies. We submit that change in the invasion trajectory M. quinquenervia was most likely caused by reduced seed inputs from aerial seed banks depleted by insect herbivory rather than direct herbivory on seedlings. This may indicate a fundamental alteration of M. quinquenervia population dynamics ultimately resulting in a less invasive and, therefore, less ecologically damaging species.","container-title":"Biological Control","DOI":"10.1016/j.biocontrol.2011.10.003","ISSN":"10499644","issue":"2","journalAbbreviation":"Biological Control","language":"en","license":"https://www.elsevier.com/tdm/userlicense/1.0/","page":"163-168","source":"DOI.org (Crossref)","title":"Post-biological control invasion trajectory for Melaleuca quinquenervia in a seasonally inundated wetland","volume":"60","author":[{"family":"Tipping","given":"Philip W."},{"family":"Martin","given":"Melissa R."},{"family":"Pierce","given":"Ryan"},{"family":"Center","given":"Ted D."},{"family":"Pratt","given":"Paul R."},{"family":"Rayamajhi","given":"Min B."}],"issued":{"date-parts":[["2012",2]]}}}],"schema":"https://github.com/citation-style-language/schema/raw/master/csl-citation.json"} </w:instrText>
      </w:r>
      <w:r w:rsidR="00D00E3D">
        <w:rPr>
          <w:rFonts w:ascii="Times New Roman" w:eastAsia="Times New Roman" w:hAnsi="Times New Roman" w:cs="Times New Roman"/>
          <w:iCs/>
          <w:sz w:val="24"/>
          <w:szCs w:val="24"/>
        </w:rPr>
        <w:fldChar w:fldCharType="separate"/>
      </w:r>
      <w:r w:rsidR="00452B6D" w:rsidRPr="00452B6D">
        <w:rPr>
          <w:rFonts w:ascii="Times New Roman" w:hAnsi="Times New Roman" w:cs="Times New Roman"/>
          <w:sz w:val="24"/>
        </w:rPr>
        <w:t>(</w:t>
      </w:r>
      <w:r w:rsidR="00452B6D">
        <w:rPr>
          <w:rFonts w:ascii="Times New Roman" w:hAnsi="Times New Roman" w:cs="Times New Roman"/>
          <w:sz w:val="24"/>
        </w:rPr>
        <w:t xml:space="preserve">e.g., </w:t>
      </w:r>
      <w:r w:rsidR="00452B6D" w:rsidRPr="00452B6D">
        <w:rPr>
          <w:rFonts w:ascii="Times New Roman" w:hAnsi="Times New Roman" w:cs="Times New Roman"/>
          <w:sz w:val="24"/>
        </w:rPr>
        <w:t xml:space="preserve">Harrison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2013; Pintar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2023; Tipping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2012)</w:t>
      </w:r>
      <w:r w:rsidR="00D00E3D">
        <w:rPr>
          <w:rFonts w:ascii="Times New Roman" w:eastAsia="Times New Roman" w:hAnsi="Times New Roman" w:cs="Times New Roman"/>
          <w:iCs/>
          <w:sz w:val="24"/>
          <w:szCs w:val="24"/>
        </w:rPr>
        <w:fldChar w:fldCharType="end"/>
      </w:r>
      <w:r w:rsidR="005D583E">
        <w:rPr>
          <w:rFonts w:ascii="Times New Roman" w:eastAsia="Times New Roman" w:hAnsi="Times New Roman" w:cs="Times New Roman"/>
          <w:iCs/>
          <w:sz w:val="24"/>
          <w:szCs w:val="24"/>
        </w:rPr>
        <w:t xml:space="preserve">.  It seems that rarely </w:t>
      </w:r>
      <w:r w:rsidR="00C968C8">
        <w:rPr>
          <w:rFonts w:ascii="Times New Roman" w:eastAsia="Times New Roman" w:hAnsi="Times New Roman" w:cs="Times New Roman"/>
          <w:iCs/>
          <w:sz w:val="24"/>
          <w:szCs w:val="24"/>
        </w:rPr>
        <w:t>are</w:t>
      </w:r>
      <w:r w:rsidR="004B7A1D">
        <w:rPr>
          <w:rFonts w:ascii="Times New Roman" w:eastAsia="Times New Roman" w:hAnsi="Times New Roman" w:cs="Times New Roman"/>
          <w:iCs/>
          <w:sz w:val="24"/>
          <w:szCs w:val="24"/>
        </w:rPr>
        <w:t xml:space="preserve"> mechanisms</w:t>
      </w:r>
      <w:r w:rsidR="005D0E08">
        <w:rPr>
          <w:rFonts w:ascii="Times New Roman" w:eastAsia="Times New Roman" w:hAnsi="Times New Roman" w:cs="Times New Roman"/>
          <w:iCs/>
          <w:sz w:val="24"/>
          <w:szCs w:val="24"/>
        </w:rPr>
        <w:t xml:space="preserve"> that</w:t>
      </w:r>
      <w:r w:rsidR="004B7A1D">
        <w:rPr>
          <w:rFonts w:ascii="Times New Roman" w:eastAsia="Times New Roman" w:hAnsi="Times New Roman" w:cs="Times New Roman"/>
          <w:iCs/>
          <w:sz w:val="24"/>
          <w:szCs w:val="24"/>
        </w:rPr>
        <w:t xml:space="preserve"> driv</w:t>
      </w:r>
      <w:r w:rsidR="005D0E08">
        <w:rPr>
          <w:rFonts w:ascii="Times New Roman" w:eastAsia="Times New Roman" w:hAnsi="Times New Roman" w:cs="Times New Roman"/>
          <w:iCs/>
          <w:sz w:val="24"/>
          <w:szCs w:val="24"/>
        </w:rPr>
        <w:t>e</w:t>
      </w:r>
      <w:r w:rsidR="004B7A1D">
        <w:rPr>
          <w:rFonts w:ascii="Times New Roman" w:eastAsia="Times New Roman" w:hAnsi="Times New Roman" w:cs="Times New Roman"/>
          <w:iCs/>
          <w:sz w:val="24"/>
          <w:szCs w:val="24"/>
        </w:rPr>
        <w:t xml:space="preserve"> the dynamics of the invasion critically evaluated</w:t>
      </w:r>
      <w:r w:rsidR="00A0630D">
        <w:rPr>
          <w:rFonts w:ascii="Times New Roman" w:eastAsia="Times New Roman" w:hAnsi="Times New Roman" w:cs="Times New Roman"/>
          <w:iCs/>
          <w:sz w:val="24"/>
          <w:szCs w:val="24"/>
        </w:rPr>
        <w:t xml:space="preserve"> </w:t>
      </w:r>
      <w:r w:rsidR="00A0630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{"citationID":"zUEcbQoL","properties":{"formattedCitation":"(Strayer {\\i{}et al.} 2017; Tyler 2010)","plainCitation":"(Strayer et al. 2017; Tyler 2010)","dontUpdate":true,"noteIndex":0},"citationItems":[{"id":96,"uris":["http://zotero.org/users/9972654/items/NCR5V6NZ"],"itemData":{"id":96,"type":"article-journal","abstract":"Boom-bust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C."}],"issued":{"date-parts":[["2010",5]]}},"label":"page"}],"schema":"https://github.com/citation-style-language/schema/raw/master/csl-citation.json"} </w:instrText>
      </w:r>
      <w:r w:rsidR="00A0630D">
        <w:rPr>
          <w:rFonts w:ascii="Times New Roman" w:eastAsia="Times New Roman" w:hAnsi="Times New Roman" w:cs="Times New Roman"/>
          <w:iCs/>
          <w:sz w:val="24"/>
          <w:szCs w:val="24"/>
        </w:rPr>
        <w:fldChar w:fldCharType="separate"/>
      </w:r>
      <w:r w:rsidR="002C612C" w:rsidRPr="002C612C">
        <w:rPr>
          <w:rFonts w:ascii="Times New Roman" w:hAnsi="Times New Roman" w:cs="Times New Roman"/>
          <w:sz w:val="24"/>
        </w:rPr>
        <w:t xml:space="preserve">(Strayer </w:t>
      </w:r>
      <w:r w:rsidR="002C612C" w:rsidRPr="002C612C">
        <w:rPr>
          <w:rFonts w:ascii="Times New Roman" w:hAnsi="Times New Roman" w:cs="Times New Roman"/>
          <w:i/>
          <w:iCs/>
          <w:sz w:val="24"/>
        </w:rPr>
        <w:t>et al.</w:t>
      </w:r>
      <w:r w:rsidR="002C612C" w:rsidRPr="002C612C">
        <w:rPr>
          <w:rFonts w:ascii="Times New Roman" w:hAnsi="Times New Roman" w:cs="Times New Roman"/>
          <w:sz w:val="24"/>
        </w:rPr>
        <w:t xml:space="preserve"> 2017;</w:t>
      </w:r>
      <w:r w:rsidR="002C612C">
        <w:rPr>
          <w:rFonts w:ascii="Times New Roman" w:hAnsi="Times New Roman" w:cs="Times New Roman"/>
          <w:sz w:val="24"/>
        </w:rPr>
        <w:t xml:space="preserve"> but see</w:t>
      </w:r>
      <w:r w:rsidR="002C612C" w:rsidRPr="002C612C">
        <w:rPr>
          <w:rFonts w:ascii="Times New Roman" w:hAnsi="Times New Roman" w:cs="Times New Roman"/>
          <w:sz w:val="24"/>
        </w:rPr>
        <w:t xml:space="preserve"> Tyler 2010)</w:t>
      </w:r>
      <w:r w:rsidR="00A0630D">
        <w:rPr>
          <w:rFonts w:ascii="Times New Roman" w:eastAsia="Times New Roman" w:hAnsi="Times New Roman" w:cs="Times New Roman"/>
          <w:iCs/>
          <w:sz w:val="24"/>
          <w:szCs w:val="24"/>
        </w:rPr>
        <w:fldChar w:fldCharType="end"/>
      </w:r>
      <w:r w:rsidR="004B7A1D">
        <w:rPr>
          <w:rFonts w:ascii="Times New Roman" w:eastAsia="Times New Roman" w:hAnsi="Times New Roman" w:cs="Times New Roman"/>
          <w:iCs/>
          <w:sz w:val="24"/>
          <w:szCs w:val="24"/>
        </w:rPr>
        <w:t>.</w:t>
      </w:r>
      <w:r w:rsidR="00D171D9">
        <w:rPr>
          <w:rFonts w:ascii="Times New Roman" w:eastAsia="Times New Roman" w:hAnsi="Times New Roman" w:cs="Times New Roman"/>
          <w:iCs/>
          <w:sz w:val="24"/>
          <w:szCs w:val="24"/>
        </w:rPr>
        <w:t xml:space="preserve"> Here, </w:t>
      </w:r>
      <w:r w:rsidR="005E5120">
        <w:rPr>
          <w:rFonts w:ascii="Times New Roman" w:eastAsia="Times New Roman" w:hAnsi="Times New Roman" w:cs="Times New Roman"/>
          <w:iCs/>
          <w:sz w:val="24"/>
          <w:szCs w:val="24"/>
        </w:rPr>
        <w:t xml:space="preserve">for </w:t>
      </w:r>
      <w:r w:rsidR="00D171D9">
        <w:rPr>
          <w:rFonts w:ascii="Times New Roman" w:eastAsia="Times New Roman" w:hAnsi="Times New Roman" w:cs="Times New Roman"/>
          <w:iCs/>
          <w:sz w:val="24"/>
          <w:szCs w:val="24"/>
        </w:rPr>
        <w:t xml:space="preserve">all the papers that had time series that met the definition for boom-bust, we </w:t>
      </w:r>
      <w:r w:rsidR="005E5120">
        <w:rPr>
          <w:rFonts w:ascii="Times New Roman" w:eastAsia="Times New Roman" w:hAnsi="Times New Roman" w:cs="Times New Roman"/>
          <w:iCs/>
          <w:sz w:val="24"/>
          <w:szCs w:val="24"/>
        </w:rPr>
        <w:t>determine the mechanisms proposed to cause the population dynamics and</w:t>
      </w:r>
      <w:r w:rsidR="00D171D9">
        <w:rPr>
          <w:rFonts w:ascii="Times New Roman" w:eastAsia="Times New Roman" w:hAnsi="Times New Roman" w:cs="Times New Roman"/>
          <w:iCs/>
          <w:sz w:val="24"/>
          <w:szCs w:val="24"/>
        </w:rPr>
        <w:t xml:space="preserve"> the strength of </w:t>
      </w:r>
      <w:r w:rsidR="005E5120">
        <w:rPr>
          <w:rFonts w:ascii="Times New Roman" w:eastAsia="Times New Roman" w:hAnsi="Times New Roman" w:cs="Times New Roman"/>
          <w:iCs/>
          <w:sz w:val="24"/>
          <w:szCs w:val="24"/>
        </w:rPr>
        <w:t xml:space="preserve">evidence in support of the proposed mechanism (Table 1). </w:t>
      </w:r>
      <w:r w:rsidR="003B4BE4">
        <w:rPr>
          <w:rFonts w:ascii="Times New Roman" w:eastAsia="Times New Roman" w:hAnsi="Times New Roman" w:cs="Times New Roman"/>
          <w:iCs/>
          <w:sz w:val="24"/>
          <w:szCs w:val="24"/>
        </w:rPr>
        <w:t xml:space="preserve"> In a previous review, only a small fraction actually demonstrated </w:t>
      </w:r>
      <w:r w:rsidR="002C612C">
        <w:rPr>
          <w:rFonts w:ascii="Times New Roman" w:eastAsia="Times New Roman" w:hAnsi="Times New Roman" w:cs="Times New Roman"/>
          <w:iCs/>
          <w:sz w:val="24"/>
          <w:szCs w:val="24"/>
        </w:rPr>
        <w:t>a</w:t>
      </w:r>
      <w:r w:rsidR="003B4BE4">
        <w:rPr>
          <w:rFonts w:ascii="Times New Roman" w:eastAsia="Times New Roman" w:hAnsi="Times New Roman" w:cs="Times New Roman"/>
          <w:iCs/>
          <w:sz w:val="24"/>
          <w:szCs w:val="24"/>
        </w:rPr>
        <w:t xml:space="preserve"> cause of boom-bust </w:t>
      </w:r>
      <w:r w:rsidR="003B4BE4">
        <w:rPr>
          <w:rFonts w:ascii="Times New Roman" w:eastAsia="Times New Roman" w:hAnsi="Times New Roman" w:cs="Times New Roman"/>
          <w:iCs/>
          <w:sz w:val="24"/>
          <w:szCs w:val="24"/>
        </w:rPr>
        <w:fldChar w:fldCharType="begin"/>
      </w:r>
      <w:r w:rsidR="003B4BE4">
        <w:rPr>
          <w:rFonts w:ascii="Times New Roman" w:eastAsia="Times New Roman" w:hAnsi="Times New Roman" w:cs="Times New Roman"/>
          <w:iCs/>
          <w:sz w:val="24"/>
          <w:szCs w:val="24"/>
        </w:rPr>
        <w:instrText xml:space="preserve"> ADDIN ZOTERO_ITEM CSL_CITATION {"citationID":"D5TdhQRs","properties":{"formattedCitation":"(Strayer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B4BE4">
        <w:rPr>
          <w:rFonts w:ascii="Times New Roman" w:eastAsia="Times New Roman" w:hAnsi="Times New Roman" w:cs="Times New Roman"/>
          <w:iCs/>
          <w:sz w:val="24"/>
          <w:szCs w:val="24"/>
        </w:rPr>
        <w:fldChar w:fldCharType="separate"/>
      </w:r>
      <w:r w:rsidR="003B4BE4" w:rsidRPr="003B4BE4">
        <w:rPr>
          <w:rFonts w:ascii="Times New Roman" w:hAnsi="Times New Roman" w:cs="Times New Roman"/>
          <w:sz w:val="24"/>
        </w:rPr>
        <w:t xml:space="preserve">(Strayer </w:t>
      </w:r>
      <w:r w:rsidR="003B4BE4" w:rsidRPr="003B4BE4">
        <w:rPr>
          <w:rFonts w:ascii="Times New Roman" w:hAnsi="Times New Roman" w:cs="Times New Roman"/>
          <w:i/>
          <w:iCs/>
          <w:sz w:val="24"/>
        </w:rPr>
        <w:t>et al.</w:t>
      </w:r>
      <w:r w:rsidR="003B4BE4" w:rsidRPr="003B4BE4">
        <w:rPr>
          <w:rFonts w:ascii="Times New Roman" w:hAnsi="Times New Roman" w:cs="Times New Roman"/>
          <w:sz w:val="24"/>
        </w:rPr>
        <w:t xml:space="preserve"> 2017)</w:t>
      </w:r>
      <w:r w:rsidR="003B4BE4">
        <w:rPr>
          <w:rFonts w:ascii="Times New Roman" w:eastAsia="Times New Roman" w:hAnsi="Times New Roman" w:cs="Times New Roman"/>
          <w:iCs/>
          <w:sz w:val="24"/>
          <w:szCs w:val="24"/>
        </w:rPr>
        <w:fldChar w:fldCharType="end"/>
      </w:r>
      <w:r w:rsidR="003C4D46">
        <w:rPr>
          <w:rFonts w:ascii="Times New Roman" w:eastAsia="Times New Roman" w:hAnsi="Times New Roman" w:cs="Times New Roman"/>
          <w:iCs/>
          <w:sz w:val="24"/>
          <w:szCs w:val="24"/>
        </w:rPr>
        <w:t>. Similarly, we found</w:t>
      </w:r>
      <w:r w:rsidR="00481730">
        <w:rPr>
          <w:rFonts w:ascii="Times New Roman" w:eastAsia="Times New Roman" w:hAnsi="Times New Roman" w:cs="Times New Roman"/>
          <w:iCs/>
          <w:sz w:val="24"/>
          <w:szCs w:val="24"/>
        </w:rPr>
        <w:t xml:space="preserve"> most studies provided evidence that we classified as poor or weak</w:t>
      </w:r>
      <w:r w:rsidR="00D04D16">
        <w:rPr>
          <w:rFonts w:ascii="Times New Roman" w:eastAsia="Times New Roman" w:hAnsi="Times New Roman" w:cs="Times New Roman"/>
          <w:iCs/>
          <w:sz w:val="24"/>
          <w:szCs w:val="24"/>
        </w:rPr>
        <w:t>. The mechanisms of r</w:t>
      </w:r>
      <w:r w:rsidR="008E6503">
        <w:rPr>
          <w:rFonts w:ascii="Times New Roman" w:eastAsia="Times New Roman" w:hAnsi="Times New Roman" w:cs="Times New Roman"/>
          <w:iCs/>
          <w:sz w:val="24"/>
          <w:szCs w:val="24"/>
        </w:rPr>
        <w:t>esource depletio</w:t>
      </w:r>
      <w:r w:rsidR="00D04D16">
        <w:rPr>
          <w:rFonts w:ascii="Times New Roman" w:eastAsia="Times New Roman" w:hAnsi="Times New Roman" w:cs="Times New Roman"/>
          <w:iCs/>
          <w:sz w:val="24"/>
          <w:szCs w:val="24"/>
        </w:rPr>
        <w:t xml:space="preserve">n, enemy release followed by enemy accumulation, and the invasive species unfavorably alters the ecosystem for future generations each had at least one study that had intermediate or strong evidence. </w:t>
      </w:r>
    </w:p>
    <w:p w14:paraId="4EC4B725" w14:textId="77777777" w:rsidR="00E72E8B" w:rsidRDefault="00AD1AC2" w:rsidP="00AD1AC2">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Another important aspect to consider </w:t>
      </w:r>
      <w:r w:rsidR="00582361">
        <w:rPr>
          <w:rFonts w:ascii="Times New Roman" w:eastAsia="Times New Roman" w:hAnsi="Times New Roman" w:cs="Times New Roman"/>
          <w:sz w:val="24"/>
          <w:szCs w:val="24"/>
        </w:rPr>
        <w:t>in</w:t>
      </w:r>
      <w:r w:rsidRPr="00605F58">
        <w:rPr>
          <w:rFonts w:ascii="Times New Roman" w:eastAsia="Times New Roman" w:hAnsi="Times New Roman" w:cs="Times New Roman"/>
          <w:sz w:val="24"/>
          <w:szCs w:val="24"/>
        </w:rPr>
        <w:t xml:space="preserve"> boom-bust</w:t>
      </w:r>
      <w:r w:rsidR="00DD34E0">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is the potential for occurrences of repeated boom-busts.   Irruptive population dynamics were first identified in arid small mammal populations where populations can persist at low abundance</w:t>
      </w:r>
      <w:r w:rsidR="00D7728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for many years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{"citationID":"c7TCWXNB","properties":{"formattedCitation":"(Andreassen {\\i{}et al.} 2021; Pavey {\\i{}et al.} 2017)","plainCitation":"(Andreassen et al. 2021; Pavey et al. 2017)","noteIndex":0},"citationItems":[{"id":94,"uris":["http://zotero.org/users/9972654/items/PIV2PA9R"],"itemData":{"id":94,"type":"article-journal","abstract":"Most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Broecke","given":"Bram"},{"family":"Ylönen","given":"Hannu"}],"issued":{"date-parts":[["2021",3]]}}},{"id":71,"uris":["http://zotero.org/users/9972654/items/8N8G3A3V"],"itemData":{"id":71,"type":"article-journal","abstract":"Irruptive population dynamics are characteristic of a wide range of fauna in the world’s arid (dryland) regions. Recent evidence indicates that regional persistence of irruptive species, particularly small mammals, during the extensive dry periods of unpredictable length that occur between resource pulses in drylands occurs as a result of the presence of refuge habitats or refuge patches into which populations contract during dry (bust) periods. These small dry-period populations act as a source of animals when recolonisation of the surrounding habitat occurs during and after subsequent resource pulses (booms). The refuges used by irruptive dryland fauna differ in temporal and spatial scale from the refugia to which species contract in response to changing climate. Refuges of dryland fauna operate over timescales of months and years, whereas refugia operate on timescales of millennia over which evolutionary divergence may occur. Protection and management of refuge patches and refuge habitats should be a priority for the conservation of dryland-dwelling fauna. This urgency is driven by recognition that disturbance to refuges can lead to the extinction of local populations and, if disturbance is widespread, entire species. Despite the apparent signiﬁcance of dryland refuges for conservation management, these sites remain poorly understood ecologically. Here, we synthesise available information on the refuges of dryland-dwelling fauna, using Australian mammals as a case study to provide focus, and document a research agenda for increasing this knowledge base. We develop a typology of refuges that recognises two main types of refuge: ﬁxed and shifting. We outline a suite of models of ﬁxed refuges on the basis of stability in occupancy between and within successive bust phases of population cycles. To illustrate the breadth of refuge types we provide case studies of refuge use in three species of dryland mammal: plains mouse (Pseudomys australis), central rock-rat (Zyzomys pedunculatus), and spinifex hopping-mouse (Notomys alexis). We suggest that future research should focus on understanding the species-speciﬁc nature of refuge use and the spatial ecology of refuges with a focus on connectivity and potential metapopulation dynamics. Assessing refuge quality and understanding the threats to high-quality refuge patches and habitat should also be a priority. To facilitate this understanding we develop a three-step methodology for determining species-speciﬁc refuge location and habitat attributes. This review is necessarily focussed on dryland mammals in continental Australia where most refuge-based research has been undertaken. The applicability of the refuge concept and the importance of refuges for dryland fauna conservation elsewhere in the world should be investigated. We predict that refuge-using mammals will be widespread particularly among dryland areas with unpredictable rainfall patterns.","container-title":"Biological Reviews","DOI":"10.1111/brv.12247","ISSN":"14647931","issue":"2","journalAbbreviation":"Biol Rev","language":"en","page":"647-664","source":"DOI.org (Crossref)","title":"The role of refuges in the persistence of Australian dryland mammals: Mammal refuges in drylands","title-short":"The role of refuges in the persistence of Australian dryland mammals","volume":"92","author":[{"family":"Pavey","given":"Chris R."},{"family":"Addison","given":"Jane"},{"family":"Brandle","given":"Rob"},{"family":"Dickman","given":"Chris R."},{"family":"McDonald","given":"Peter J."},{"family":"Moseby","given":"Katherine E."},{"family":"Young","given":"Lauren I."}],"issued":{"date-parts":[["2017",5]]}}}],"schema":"https://github.com/citation-style-language/schema/raw/master/csl-citation.json"}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 xml:space="preserve">(Andreassen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w:t>
      </w:r>
      <w:r w:rsidR="00A07D54" w:rsidRPr="00A07D54">
        <w:rPr>
          <w:rFonts w:ascii="Times New Roman" w:hAnsi="Times New Roman" w:cs="Times New Roman"/>
          <w:sz w:val="24"/>
        </w:rPr>
        <w:lastRenderedPageBreak/>
        <w:t xml:space="preserve">2021; Pavey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2017)</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Then, in response to stochastic events of high abnormal rainfall, these small mammal populations irrupt to states of high abundances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{"citationID":"myuweNwM","properties":{"formattedCitation":"(Letnic &amp; Dickman 2006)","plainCitation":"(Letnic &amp; Dickman 2006)","noteIndex":0},"citationItems":[{"id":220,"uris":["http://zotero.org/users/9972654/items/YSIE7HJG"],"itemData":{"id":220,"type":"article-journal","abstract":"We collated an environmental history for a 8580 km2 study area in the Simpson Desert, Australia. Quantitative and qualitative data on climate, land-use, ﬁre history and ecosystem dynamics were used to construct a chronology of processes threatening terrestrial mammal species. Over the last 150 years there has been the transition in land tenure from a hunter–gatherer economy to pastoralism, the loss of 11 mammal species, the cessation of small scale burning by Aboriginal people and the introduction of the fox and cat. Annual rainfall was highly variable and was inﬂuenced by the phase of the El Nin˜ o Southern Oscillation (ENSO). Irruptions of rodents, marked increases in the populations of native and introduced predators and extensive wildﬁres were associated with the La Nin˜ a phase of ENSO and occurred when rain-year (July–June) rainfall approached or exceeded the 90th percentile of the historical rainfall distribution. Large rainfall events in arid Australia have been viewed traditionally as the ‘boom’ times that beneﬁt wildlife and pastoral production. However, because of hyper-predation and the risk of wildﬁre, we show that the years including and immediately following ﬂooding rains should be identiﬁed as critical, or ‘bust’ periods for wildlife and conservation management. ENSO related climatic forecasts appear to be useful cues which can be incorporated into ﬁre and predator management strategies in arid Australia. Studies such as this, which utilise a broad range of data types across extensive areas, can identify the timing and potential of threatening process not possible using contemporary studies alone.","container-title":"Biodiversity &amp; Conservation","DOI":"10.1007/s10531-005-0601-2","ISSN":"0960-3115, 1572-9710","issue":"12","journalAbbreviation":"Biodivers Conserv","language":"en","page":"3847-3880","source":"DOI.org (Crossref)","title":"Boom means bust: interactions between the El Niño/Southern Oscillation (ENSO), rainfall and the processes threatening mammal species in arid Australia","title-short":"Boom means bust","volume":"15","author":[{"family":"Letnic","given":"Mike"},{"family":"Dickman","given":"Christopher R."}],"issued":{"date-parts":[["2006",11]]}}}],"schema":"https://github.com/citation-style-language/schema/raw/master/csl-citation.json"}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(Letnic &amp; Dickman 2006)</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920148">
        <w:rPr>
          <w:rFonts w:ascii="Times New Roman" w:eastAsia="Times New Roman" w:hAnsi="Times New Roman" w:cs="Times New Roman"/>
          <w:sz w:val="24"/>
          <w:szCs w:val="24"/>
        </w:rPr>
        <w:t xml:space="preserve"> </w:t>
      </w:r>
      <w:r w:rsidR="00D77284">
        <w:rPr>
          <w:rFonts w:ascii="Times New Roman" w:eastAsia="Times New Roman" w:hAnsi="Times New Roman" w:cs="Times New Roman"/>
          <w:sz w:val="24"/>
          <w:szCs w:val="24"/>
        </w:rPr>
        <w:t xml:space="preserve">Similar to this mechanism, if the thermal condition (or other environmental driver) in an introduced environment is at or near the species threshold of tolerance, then inter annual variation in thermal conditions could produce irruptive dynamics. In </w:t>
      </w:r>
      <w:r w:rsidRPr="00605F58">
        <w:rPr>
          <w:rFonts w:ascii="Times New Roman" w:eastAsia="Times New Roman" w:hAnsi="Times New Roman" w:cs="Times New Roman"/>
          <w:sz w:val="24"/>
          <w:szCs w:val="24"/>
        </w:rPr>
        <w:t xml:space="preserve">reference to persistence (or sustained) low abundances and the rapid growth and declines exhibited in these dynamics </w:t>
      </w:r>
      <w:r w:rsidR="00D84664">
        <w:rPr>
          <w:rFonts w:ascii="Times New Roman" w:eastAsia="Times New Roman" w:hAnsi="Times New Roman" w:cs="Times New Roman"/>
          <w:sz w:val="24"/>
          <w:szCs w:val="24"/>
        </w:rPr>
        <w:fldChar w:fldCharType="begin"/>
      </w:r>
      <w:r w:rsidR="00D84664">
        <w:rPr>
          <w:rFonts w:ascii="Times New Roman" w:eastAsia="Times New Roman" w:hAnsi="Times New Roman" w:cs="Times New Roman"/>
          <w:sz w:val="24"/>
          <w:szCs w:val="24"/>
        </w:rPr>
        <w:instrText xml:space="preserve"> ADDIN ZOTERO_ITEM CSL_CITATION {"citationID":"mOI3mlTb","properties":{"formattedCitation":"(Andreassen {\\i{}et al.} 2021)","plainCitation":"(Andreassen et al. 2021)","noteIndex":0},"citationItems":[{"id":94,"uris":["http://zotero.org/users/9972654/items/PIV2PA9R"],"itemData":{"id":94,"type":"article-journal","abstract":"Most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Broecke","given":"Bram"},{"family":"Ylönen","given":"Hannu"}],"issued":{"date-parts":[["2021",3]]}}}],"schema":"https://github.com/citation-style-language/schema/raw/master/csl-citation.json"} </w:instrText>
      </w:r>
      <w:r w:rsidR="00D84664">
        <w:rPr>
          <w:rFonts w:ascii="Times New Roman" w:eastAsia="Times New Roman" w:hAnsi="Times New Roman" w:cs="Times New Roman"/>
          <w:sz w:val="24"/>
          <w:szCs w:val="24"/>
        </w:rPr>
        <w:fldChar w:fldCharType="separate"/>
      </w:r>
      <w:r w:rsidR="00D84664" w:rsidRPr="00D84664">
        <w:rPr>
          <w:rFonts w:ascii="Times New Roman" w:hAnsi="Times New Roman" w:cs="Times New Roman"/>
          <w:sz w:val="24"/>
        </w:rPr>
        <w:t xml:space="preserve">(Andreassen </w:t>
      </w:r>
      <w:r w:rsidR="00D84664" w:rsidRPr="00D84664">
        <w:rPr>
          <w:rFonts w:ascii="Times New Roman" w:hAnsi="Times New Roman" w:cs="Times New Roman"/>
          <w:i/>
          <w:iCs/>
          <w:sz w:val="24"/>
        </w:rPr>
        <w:t>et al.</w:t>
      </w:r>
      <w:r w:rsidR="00D84664" w:rsidRPr="00D84664">
        <w:rPr>
          <w:rFonts w:ascii="Times New Roman" w:hAnsi="Times New Roman" w:cs="Times New Roman"/>
          <w:sz w:val="24"/>
        </w:rPr>
        <w:t xml:space="preserve"> 2021)</w:t>
      </w:r>
      <w:r w:rsidR="00D8466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which are </w:t>
      </w:r>
      <w:r w:rsidR="0043438E">
        <w:rPr>
          <w:rFonts w:ascii="Times New Roman" w:eastAsia="Times New Roman" w:hAnsi="Times New Roman" w:cs="Times New Roman"/>
          <w:sz w:val="24"/>
          <w:szCs w:val="24"/>
        </w:rPr>
        <w:t>incorporated</w:t>
      </w:r>
      <w:r w:rsidR="00D84664">
        <w:rPr>
          <w:rFonts w:ascii="Times New Roman" w:eastAsia="Times New Roman" w:hAnsi="Times New Roman" w:cs="Times New Roman"/>
          <w:sz w:val="24"/>
          <w:szCs w:val="24"/>
        </w:rPr>
        <w:t xml:space="preserve"> in our definition</w:t>
      </w:r>
      <w:r w:rsidRPr="00605F58">
        <w:rPr>
          <w:rFonts w:ascii="Times New Roman" w:eastAsia="Times New Roman" w:hAnsi="Times New Roman" w:cs="Times New Roman"/>
          <w:sz w:val="24"/>
          <w:szCs w:val="24"/>
        </w:rPr>
        <w:t xml:space="preserve">, </w:t>
      </w:r>
      <w:r w:rsidR="00D84664">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choose to use “irruptive population dynamics” as the term to describe repeated boom-bust</w:t>
      </w:r>
      <w:r w:rsidR="002C7BAF">
        <w:rPr>
          <w:rFonts w:ascii="Times New Roman" w:eastAsia="Times New Roman" w:hAnsi="Times New Roman" w:cs="Times New Roman"/>
          <w:sz w:val="24"/>
          <w:szCs w:val="24"/>
        </w:rPr>
        <w:t xml:space="preserve">s </w:t>
      </w:r>
      <w:r w:rsidRPr="00605F58">
        <w:rPr>
          <w:rFonts w:ascii="Times New Roman" w:eastAsia="Times New Roman" w:hAnsi="Times New Roman" w:cs="Times New Roman"/>
          <w:sz w:val="24"/>
          <w:szCs w:val="24"/>
        </w:rPr>
        <w:t xml:space="preserve">in invasions. </w:t>
      </w:r>
      <w:r w:rsidR="00B63501">
        <w:rPr>
          <w:rFonts w:ascii="Times New Roman" w:eastAsia="Times New Roman" w:hAnsi="Times New Roman" w:cs="Times New Roman"/>
          <w:sz w:val="24"/>
          <w:szCs w:val="24"/>
        </w:rPr>
        <w:t xml:space="preserve">While our </w:t>
      </w:r>
      <w:r w:rsidR="0084789F">
        <w:rPr>
          <w:rFonts w:ascii="Times New Roman" w:eastAsia="Times New Roman" w:hAnsi="Times New Roman" w:cs="Times New Roman"/>
          <w:sz w:val="24"/>
          <w:szCs w:val="24"/>
        </w:rPr>
        <w:t xml:space="preserve">analysis was targeted towards finding a single boom-bust, we did find several examples where population increased again after a bust. </w:t>
      </w:r>
      <w:r w:rsidRPr="00605F58">
        <w:rPr>
          <w:rFonts w:ascii="Times New Roman" w:eastAsia="Times New Roman" w:hAnsi="Times New Roman" w:cs="Times New Roman"/>
          <w:sz w:val="24"/>
          <w:szCs w:val="24"/>
        </w:rPr>
        <w:t>Furthermore, non-native common house mice (</w:t>
      </w:r>
      <w:r w:rsidRPr="00605F58">
        <w:rPr>
          <w:rFonts w:ascii="Times New Roman" w:eastAsia="Times New Roman" w:hAnsi="Times New Roman" w:cs="Times New Roman"/>
          <w:i/>
          <w:sz w:val="24"/>
          <w:szCs w:val="24"/>
        </w:rPr>
        <w:t>Mus musculus</w:t>
      </w:r>
      <w:r w:rsidRPr="00605F58">
        <w:rPr>
          <w:rFonts w:ascii="Times New Roman" w:eastAsia="Times New Roman" w:hAnsi="Times New Roman" w:cs="Times New Roman"/>
          <w:sz w:val="24"/>
          <w:szCs w:val="24"/>
        </w:rPr>
        <w:t xml:space="preserve">) have also been documented to exhibit irruptive population dynamics in these same regions </w:t>
      </w:r>
      <w:r w:rsidR="006B1939">
        <w:rPr>
          <w:rFonts w:ascii="Times New Roman" w:eastAsia="Times New Roman" w:hAnsi="Times New Roman" w:cs="Times New Roman"/>
          <w:sz w:val="24"/>
          <w:szCs w:val="24"/>
        </w:rPr>
        <w:fldChar w:fldCharType="begin"/>
      </w:r>
      <w:r w:rsidR="006B1939">
        <w:rPr>
          <w:rFonts w:ascii="Times New Roman" w:eastAsia="Times New Roman" w:hAnsi="Times New Roman" w:cs="Times New Roman"/>
          <w:sz w:val="24"/>
          <w:szCs w:val="24"/>
        </w:rPr>
        <w:instrText xml:space="preserve"> ADDIN ZOTERO_ITEM CSL_CITATION {"citationID":"t0Oscmka","properties":{"formattedCitation":"(Bennison {\\i{}et al.} 2018; Breed {\\i{}et al.} 2017)","plainCitation":"(Bennison et al. 2018; Breed et al. 2017)","noteIndex":0},"citationItems":[{"id":254,"uris":["http://zotero.org/users/9972654/items/7JGL37RI"],"itemData":{"id":254,"type":"article-journal","container-title":"Journal of Mammalogy","DOI":"10.1093/jmammal/gyy105","ISSN":"0022-2372, 1545-1542","issue":"5","language":"en","page":"1137-1148","source":"DOI.org (Crossref)","title":"Synchronous boom–bust cycles in central Australian rodents and marsupials in response to rainfall and fire","volume":"99","author":[{"family":"Bennison","given":"Kerrie"},{"family":"Godfree","given":"Robert"},{"family":"Dickman","given":"Christopher R"}],"issued":{"date-parts":[["2018",10,10]]}}},{"id":250,"uris":["http://zotero.org/users/9972654/items/BVYSAGYS"],"itemData":{"id":250,"type":"article-journal","abstract":"Context. Boom and bust population cycles are characteristic of many arid-zone rodents, but it is unknown to what extent these dynamics might be inﬂuenced by the presence of invasive rodents, such as the house mouse (Mus musculus) in Australia.","container-title":"Wildlife Research","DOI":"10.1071/WR16152","ISSN":"1035-3712","issue":"1","journalAbbreviation":"Wildl. Res.","language":"en","page":"22","source":"DOI.org (Crossref)","title":"Changes in abundance and reproductive activity of small arid-zone murid rodents on an active cattle station in central Australia","volume":"44","author":[{"family":"Breed","given":"W. G."},{"family":"Leigh","given":"C. M."},{"family":"Breed","given":"M. F."}],"issued":{"date-parts":[["2017"]]}}}],"schema":"https://github.com/citation-style-language/schema/raw/master/csl-citation.json"} </w:instrText>
      </w:r>
      <w:r w:rsidR="006B1939">
        <w:rPr>
          <w:rFonts w:ascii="Times New Roman" w:eastAsia="Times New Roman" w:hAnsi="Times New Roman" w:cs="Times New Roman"/>
          <w:sz w:val="24"/>
          <w:szCs w:val="24"/>
        </w:rPr>
        <w:fldChar w:fldCharType="separate"/>
      </w:r>
      <w:r w:rsidR="006B1939" w:rsidRPr="006B1939">
        <w:rPr>
          <w:rFonts w:ascii="Times New Roman" w:hAnsi="Times New Roman" w:cs="Times New Roman"/>
          <w:sz w:val="24"/>
        </w:rPr>
        <w:t xml:space="preserve">(Bennison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2018; Breed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2017)</w:t>
      </w:r>
      <w:r w:rsidR="006B1939">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B63501">
        <w:rPr>
          <w:rFonts w:ascii="Times New Roman" w:eastAsia="Times New Roman" w:hAnsi="Times New Roman" w:cs="Times New Roman"/>
          <w:sz w:val="24"/>
          <w:szCs w:val="24"/>
        </w:rPr>
        <w:t xml:space="preserve"> </w:t>
      </w:r>
    </w:p>
    <w:p w14:paraId="0047891B" w14:textId="57DD5D0C" w:rsidR="00AD1AC2" w:rsidRPr="00605F58" w:rsidRDefault="00AD1AC2" w:rsidP="00E72E8B">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In contrast to irruptive population dynamics, </w:t>
      </w:r>
      <w:r w:rsidR="006B1939">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do not classify cyclic population dynamics in invasive species as repeated boom-bust. Cyclic population dynamics undergo regular fluctuations of population size</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{"citationID":"jvKv91x6","properties":{"formattedCitation":"(Myers 2018)","plainCitation":"(Myers 2018)","noteIndex":0},"citationItems":[{"id":87,"uris":["http://zotero.org/users/9972654/items/UCSMJSVS"],"itemData":{"id":87,"type":"article-journal","abstract":"Population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(Myers 2018)</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Although the rate of population </w:t>
      </w:r>
      <w:r w:rsidR="006814E5">
        <w:rPr>
          <w:rFonts w:ascii="Times New Roman" w:eastAsia="Times New Roman" w:hAnsi="Times New Roman" w:cs="Times New Roman"/>
          <w:sz w:val="24"/>
          <w:szCs w:val="24"/>
        </w:rPr>
        <w:t>change</w:t>
      </w:r>
      <w:r w:rsidRPr="00605F58">
        <w:rPr>
          <w:rFonts w:ascii="Times New Roman" w:eastAsia="Times New Roman" w:hAnsi="Times New Roman" w:cs="Times New Roman"/>
          <w:sz w:val="24"/>
          <w:szCs w:val="24"/>
        </w:rPr>
        <w:t xml:space="preserve"> during the fluctuations in abundance might meet the criteria for boom-bust</w:t>
      </w:r>
      <w:r w:rsidR="002C7BAF">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declines during fluctuations rarely are sustained.  Fluctuations akin to cyclic dynamics have been reported in non-native populations during invasions</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{"citationID":"J4QJtsxh","properties":{"formattedCitation":"(Dexter {\\i{}et al.} 2015; Kaeuffer {\\i{}et al.} 2009; Lester {\\i{}et al.} 2017; Moncayo-Estrada {\\i{}et al.} 2012; Strayer &amp; Malcom 2006)","plainCitation":"(Dexter et al. 2015; Kaeuffer et al. 2009; Lester et al. 2017; Moncayo-Estrada et al. 2012;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R."}],"editor":[{"family":"Sanders","given":"Nate"}],"issued":{"date-parts":[["2017",3]]}}},{"id":218,"uris":["http://zotero.org/users/9972654/items/RQNVCFIM"],"itemData":{"id":218,"type":"article-journal","abstract":"Moncayo-Estrada R, Lyons J, Escalera-Gallardo C, and Lind OT. 2012. Long-term change in the biotic integrity of a shallow tropical lake: A decadal analysis of the Lake Chapala ﬁsh community. Lake Reserv Manage. 28:92–104.","container-title":"Lake and Reservoir Management","DOI":"10.1080/07438141.2012.661029","ISSN":"1040-2381, 2151-5530","issue":"1","journalAbbreviation":"Lake and Reservoir Management","language":"en","page":"92-104","source":"DOI.org (Crossref)","title":"Long-term change in the biotic integrity of a shallow tropical lake: A decadal analysis of the Lake Chapala fish community","title-short":"Long-term change in the biotic integrity of a shallow tropical lake","volume":"28","author":[{"family":"Moncayo-Estrada","given":"Rodrigo"},{"family":"Lyons","given":"John"},{"family":"Escalera-Gallardo","given":"Carlos"},{"family":"Lind","given":"Owen T."}],"issued":{"date-parts":[["2012",3]]}}},{"id":208,"uris":["http://zotero.org/users/9972654/items/36QJLQ6V"],"itemData":{"id":208,"type":"article-journal","container-title":"Freshwater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 xml:space="preserve">(Dexter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2015; Kaeuffer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2009; Lester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2017; Moncayo-Estrada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2012; Strayer &amp; Malcom 2006)</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Although rare, it may be possible that boom-bust</w:t>
      </w:r>
      <w:r w:rsidR="002D6E1E">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repeat at regular intervals rather than stochastically like population irruptions. In this case, </w:t>
      </w:r>
      <w:r w:rsidR="00AD5BA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would name these “cyclic irruptions” in reference to the sustained nature of the population declines between cycles. </w:t>
      </w:r>
    </w:p>
    <w:p w14:paraId="7279E9A9" w14:textId="77777777" w:rsidR="00FE56CF" w:rsidRPr="00E2609D" w:rsidRDefault="005064CC" w:rsidP="00605F58">
      <w:pPr>
        <w:spacing w:line="480" w:lineRule="auto"/>
        <w:rPr>
          <w:rFonts w:ascii="Times New Roman" w:eastAsia="Times New Roman" w:hAnsi="Times New Roman" w:cs="Times New Roman"/>
          <w:bCs/>
          <w:i/>
          <w:iCs/>
          <w:sz w:val="24"/>
          <w:szCs w:val="24"/>
        </w:rPr>
      </w:pPr>
      <w:r w:rsidRPr="00E2609D">
        <w:rPr>
          <w:rFonts w:ascii="Times New Roman" w:eastAsia="Times New Roman" w:hAnsi="Times New Roman" w:cs="Times New Roman"/>
          <w:bCs/>
          <w:i/>
          <w:iCs/>
          <w:sz w:val="24"/>
          <w:szCs w:val="24"/>
        </w:rPr>
        <w:t>Conclusions</w:t>
      </w:r>
    </w:p>
    <w:p w14:paraId="7279E9AA" w14:textId="298D1EAA" w:rsidR="00FE56CF" w:rsidRDefault="005064CC" w:rsidP="00605F58">
      <w:pPr>
        <w:spacing w:line="480" w:lineRule="auto"/>
        <w:rPr>
          <w:rFonts w:ascii="Times New Roman" w:eastAsia="Gungsuh" w:hAnsi="Times New Roman" w:cs="Times New Roman"/>
          <w:sz w:val="24"/>
          <w:szCs w:val="24"/>
        </w:rPr>
      </w:pPr>
      <w:r w:rsidRPr="00605F58">
        <w:rPr>
          <w:rFonts w:ascii="Times New Roman" w:eastAsia="Times New Roman" w:hAnsi="Times New Roman" w:cs="Times New Roman"/>
          <w:sz w:val="24"/>
          <w:szCs w:val="24"/>
        </w:rPr>
        <w:lastRenderedPageBreak/>
        <w:tab/>
        <w:t xml:space="preserve">Overall, </w:t>
      </w:r>
      <w:r w:rsidR="0057264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quantitatively define boom-bust</w:t>
      </w:r>
      <w:r w:rsidR="000A1DE3">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in invasions as a sequence of three phases 1) lag/growth phase, 2)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and 3)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(Fig</w:t>
      </w:r>
      <w:r w:rsidR="00572647">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 where the transition between the growth and boom phase must be rapid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7D653D">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(0 &lt;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572647">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severe (≥ 90%), and sustained (≥3 years; Fig</w:t>
      </w:r>
      <w:r w:rsidR="00572647">
        <w:rPr>
          <w:rFonts w:ascii="Times New Roman" w:eastAsia="Gungsuh" w:hAnsi="Times New Roman" w:cs="Times New Roman"/>
          <w:sz w:val="24"/>
          <w:szCs w:val="24"/>
        </w:rPr>
        <w:t>.</w:t>
      </w:r>
      <w:r w:rsidRPr="00605F58">
        <w:rPr>
          <w:rFonts w:ascii="Times New Roman" w:eastAsia="Gungsuh" w:hAnsi="Times New Roman" w:cs="Times New Roman"/>
          <w:sz w:val="24"/>
          <w:szCs w:val="24"/>
        </w:rPr>
        <w:t xml:space="preserve"> 1).</w:t>
      </w:r>
      <w:r w:rsidR="006E079A">
        <w:rPr>
          <w:rFonts w:ascii="Times New Roman" w:eastAsia="Gungsuh" w:hAnsi="Times New Roman" w:cs="Times New Roman"/>
          <w:sz w:val="24"/>
          <w:szCs w:val="24"/>
        </w:rPr>
        <w:t xml:space="preserve">We compiled and classified time series </w:t>
      </w:r>
      <w:r w:rsidR="00AD2ACE">
        <w:rPr>
          <w:rFonts w:ascii="Times New Roman" w:eastAsia="Gungsuh" w:hAnsi="Times New Roman" w:cs="Times New Roman"/>
          <w:sz w:val="24"/>
          <w:szCs w:val="24"/>
        </w:rPr>
        <w:t>using our definition (Fig. 2), and w</w:t>
      </w:r>
      <w:r w:rsidR="00AB110D">
        <w:rPr>
          <w:rFonts w:ascii="Times New Roman" w:eastAsia="Gungsuh" w:hAnsi="Times New Roman" w:cs="Times New Roman"/>
          <w:sz w:val="24"/>
          <w:szCs w:val="24"/>
        </w:rPr>
        <w:t>e found that evidence for boom-bust occurs across a relatively diverse set of taxa and geogra</w:t>
      </w:r>
      <w:r w:rsidR="006E079A">
        <w:rPr>
          <w:rFonts w:ascii="Times New Roman" w:eastAsia="Gungsuh" w:hAnsi="Times New Roman" w:cs="Times New Roman"/>
          <w:sz w:val="24"/>
          <w:szCs w:val="24"/>
        </w:rPr>
        <w:t>phic locations (Fig. 3).</w:t>
      </w:r>
      <w:r w:rsidR="001C5197">
        <w:rPr>
          <w:rFonts w:ascii="Times New Roman" w:eastAsia="Gungsuh" w:hAnsi="Times New Roman" w:cs="Times New Roman"/>
          <w:sz w:val="24"/>
          <w:szCs w:val="24"/>
        </w:rPr>
        <w:t xml:space="preserve">  Our standardized definition should </w:t>
      </w:r>
      <w:r w:rsidR="001C6FB9">
        <w:rPr>
          <w:rFonts w:ascii="Times New Roman" w:eastAsia="Gungsuh" w:hAnsi="Times New Roman" w:cs="Times New Roman"/>
          <w:sz w:val="24"/>
          <w:szCs w:val="24"/>
        </w:rPr>
        <w:t xml:space="preserve">further clarify what constitutes boom-busts in invasions and facilitate communication. Our definitions effectively </w:t>
      </w:r>
      <w:r w:rsidR="00EA331D">
        <w:rPr>
          <w:rFonts w:ascii="Times New Roman" w:eastAsia="Gungsuh" w:hAnsi="Times New Roman" w:cs="Times New Roman"/>
          <w:sz w:val="24"/>
          <w:szCs w:val="24"/>
        </w:rPr>
        <w:t>narrow</w:t>
      </w:r>
      <w:r w:rsidR="001C6FB9">
        <w:rPr>
          <w:rFonts w:ascii="Times New Roman" w:eastAsia="Gungsuh" w:hAnsi="Times New Roman" w:cs="Times New Roman"/>
          <w:sz w:val="24"/>
          <w:szCs w:val="24"/>
        </w:rPr>
        <w:t xml:space="preserve"> the dynamics clarified as boom-bust</w:t>
      </w:r>
      <w:r w:rsidR="00EA331D">
        <w:rPr>
          <w:rFonts w:ascii="Times New Roman" w:eastAsia="Gungsuh" w:hAnsi="Times New Roman" w:cs="Times New Roman"/>
          <w:sz w:val="24"/>
          <w:szCs w:val="24"/>
        </w:rPr>
        <w:t xml:space="preserve">. This work is an important </w:t>
      </w:r>
      <w:r w:rsidR="001C6FB9">
        <w:rPr>
          <w:rFonts w:ascii="Times New Roman" w:eastAsia="Gungsuh" w:hAnsi="Times New Roman" w:cs="Times New Roman"/>
          <w:sz w:val="24"/>
          <w:szCs w:val="24"/>
        </w:rPr>
        <w:t>precursor to developing predictive frameworks for when boom-busts occur and</w:t>
      </w:r>
      <w:r w:rsidR="00EA331D">
        <w:rPr>
          <w:rFonts w:ascii="Times New Roman" w:eastAsia="Gungsuh" w:hAnsi="Times New Roman" w:cs="Times New Roman"/>
          <w:sz w:val="24"/>
          <w:szCs w:val="24"/>
        </w:rPr>
        <w:t xml:space="preserve"> for when</w:t>
      </w:r>
      <w:r w:rsidR="001C6FB9">
        <w:rPr>
          <w:rFonts w:ascii="Times New Roman" w:eastAsia="Gungsuh" w:hAnsi="Times New Roman" w:cs="Times New Roman"/>
          <w:sz w:val="24"/>
          <w:szCs w:val="24"/>
        </w:rPr>
        <w:t xml:space="preserve"> the “do nothing policy” may be viable.</w:t>
      </w:r>
    </w:p>
    <w:p w14:paraId="19C2B478" w14:textId="381B1FFF" w:rsidR="00E2609D" w:rsidRDefault="00E2609D" w:rsidP="00605F58">
      <w:pPr>
        <w:spacing w:line="480" w:lineRule="auto"/>
        <w:rPr>
          <w:rFonts w:ascii="Times New Roman" w:eastAsia="Gungsuh" w:hAnsi="Times New Roman" w:cs="Times New Roman"/>
          <w:b/>
          <w:bCs/>
          <w:sz w:val="24"/>
          <w:szCs w:val="24"/>
        </w:rPr>
      </w:pPr>
      <w:r w:rsidRPr="00E2609D">
        <w:rPr>
          <w:rFonts w:ascii="Times New Roman" w:eastAsia="Gungsuh" w:hAnsi="Times New Roman" w:cs="Times New Roman"/>
          <w:b/>
          <w:bCs/>
          <w:sz w:val="24"/>
          <w:szCs w:val="24"/>
        </w:rPr>
        <w:t>Acknowledgements</w:t>
      </w:r>
    </w:p>
    <w:p w14:paraId="5B9E09D0" w14:textId="35A4BBCC" w:rsidR="007408D3" w:rsidRPr="007408D3" w:rsidRDefault="001C19F9"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De</w:t>
      </w:r>
      <w:r w:rsidR="008F7D99">
        <w:rPr>
          <w:rFonts w:ascii="Times New Roman" w:eastAsia="Times New Roman" w:hAnsi="Times New Roman" w:cs="Times New Roman"/>
          <w:sz w:val="24"/>
          <w:szCs w:val="24"/>
        </w:rPr>
        <w:t xml:space="preserve">Gennaro’s </w:t>
      </w:r>
      <w:r w:rsidR="00D409A3">
        <w:rPr>
          <w:rFonts w:ascii="Times New Roman" w:eastAsia="Times New Roman" w:hAnsi="Times New Roman" w:cs="Times New Roman"/>
          <w:sz w:val="24"/>
          <w:szCs w:val="24"/>
        </w:rPr>
        <w:t xml:space="preserve">Introduction to Biological Research </w:t>
      </w:r>
      <w:r w:rsidR="00DF15A0">
        <w:rPr>
          <w:rFonts w:ascii="Times New Roman" w:eastAsia="Times New Roman" w:hAnsi="Times New Roman" w:cs="Times New Roman"/>
          <w:sz w:val="24"/>
          <w:szCs w:val="24"/>
        </w:rPr>
        <w:t xml:space="preserve">course </w:t>
      </w:r>
      <w:r w:rsidR="00D409A3">
        <w:rPr>
          <w:rFonts w:ascii="Times New Roman" w:eastAsia="Times New Roman" w:hAnsi="Times New Roman" w:cs="Times New Roman"/>
          <w:sz w:val="24"/>
          <w:szCs w:val="24"/>
        </w:rPr>
        <w:t xml:space="preserve">at Florida International University was instrumental in initiating the ideas for this paper. </w:t>
      </w:r>
      <w:r w:rsidR="00263728">
        <w:rPr>
          <w:rFonts w:ascii="Times New Roman" w:eastAsia="Times New Roman" w:hAnsi="Times New Roman" w:cs="Times New Roman"/>
          <w:sz w:val="24"/>
          <w:szCs w:val="24"/>
        </w:rPr>
        <w:t>Th</w:t>
      </w:r>
      <w:r w:rsidR="003F3BC1">
        <w:rPr>
          <w:rFonts w:ascii="Times New Roman" w:eastAsia="Times New Roman" w:hAnsi="Times New Roman" w:cs="Times New Roman"/>
          <w:sz w:val="24"/>
          <w:szCs w:val="24"/>
        </w:rPr>
        <w:t xml:space="preserve">e aquatic ecology lab in Florida International University provided invaluable support as well as thoughtful comments that improved this work. </w:t>
      </w:r>
      <w:r w:rsidR="001977FB">
        <w:rPr>
          <w:rFonts w:ascii="Times New Roman" w:eastAsia="Times New Roman" w:hAnsi="Times New Roman" w:cs="Times New Roman"/>
          <w:sz w:val="24"/>
          <w:szCs w:val="24"/>
        </w:rPr>
        <w:t>This paper is contribution #### of the Institute of the Environment at Florida International University.</w:t>
      </w:r>
    </w:p>
    <w:p w14:paraId="7279E9AB" w14:textId="6F18B926" w:rsidR="00FE56CF" w:rsidRDefault="002B5A50" w:rsidP="007408D3">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References</w:t>
      </w:r>
    </w:p>
    <w:p w14:paraId="338D3AC9" w14:textId="77777777" w:rsidR="004B5E8E" w:rsidRDefault="00340C59" w:rsidP="004B5E8E">
      <w:pPr>
        <w:pStyle w:val="Bibliography"/>
      </w:pPr>
      <w:r>
        <w:rPr>
          <w:rFonts w:eastAsia="Times New Roman"/>
          <w:b/>
          <w:sz w:val="24"/>
          <w:szCs w:val="24"/>
        </w:rPr>
        <w:fldChar w:fldCharType="begin"/>
      </w:r>
      <w:r>
        <w:rPr>
          <w:rFonts w:eastAsia="Times New Roman"/>
          <w:b/>
          <w:sz w:val="24"/>
          <w:szCs w:val="24"/>
        </w:rPr>
        <w:instrText xml:space="preserve"> ADDIN ZOTERO_BIBL {"uncited":[],"omitted":[],"custom":[]} CSL_BIBLIOGRAPHY </w:instrText>
      </w:r>
      <w:r>
        <w:rPr>
          <w:rFonts w:eastAsia="Times New Roman"/>
          <w:b/>
          <w:sz w:val="24"/>
          <w:szCs w:val="24"/>
        </w:rPr>
        <w:fldChar w:fldCharType="separate"/>
      </w:r>
      <w:r w:rsidR="004B5E8E">
        <w:t xml:space="preserve">Aagaard, K. &amp; Lockwood, J.L. (2016). Severe and rapid population declines in exotic birds. </w:t>
      </w:r>
      <w:r w:rsidR="004B5E8E">
        <w:rPr>
          <w:i/>
          <w:iCs/>
        </w:rPr>
        <w:t>Biol Invasions</w:t>
      </w:r>
      <w:r w:rsidR="004B5E8E">
        <w:t>, 18, 1667–1678.</w:t>
      </w:r>
    </w:p>
    <w:p w14:paraId="4C150A2F" w14:textId="77777777" w:rsidR="004B5E8E" w:rsidRDefault="004B5E8E" w:rsidP="004B5E8E">
      <w:pPr>
        <w:pStyle w:val="Bibliography"/>
      </w:pPr>
      <w:r>
        <w:t xml:space="preserve">Aagaard, K., Lockwood, J.L. &amp; Green, E.J. (2016). A Bayesian approach for characterizing uncertainty in declaring a population collapse. </w:t>
      </w:r>
      <w:r>
        <w:rPr>
          <w:i/>
          <w:iCs/>
        </w:rPr>
        <w:t>Ecological Modelling</w:t>
      </w:r>
      <w:r>
        <w:t>, 328, 78–84.</w:t>
      </w:r>
    </w:p>
    <w:p w14:paraId="5E348CC2" w14:textId="77777777" w:rsidR="004B5E8E" w:rsidRDefault="004B5E8E" w:rsidP="004B5E8E">
      <w:pPr>
        <w:pStyle w:val="Bibliography"/>
      </w:pPr>
      <w:r>
        <w:t xml:space="preserve">Andreassen, H.P., Sundell, J., Ecke, F., Halle, S., Haapakoski, M., Henttonen, H., </w:t>
      </w:r>
      <w:r>
        <w:rPr>
          <w:i/>
          <w:iCs/>
        </w:rPr>
        <w:t>et al.</w:t>
      </w:r>
      <w:r>
        <w:t xml:space="preserve"> (2021). Population cycles and outbreaks of small rodents: ten essential questions we still need to solve. </w:t>
      </w:r>
      <w:r>
        <w:rPr>
          <w:i/>
          <w:iCs/>
        </w:rPr>
        <w:t>Oecologia</w:t>
      </w:r>
      <w:r>
        <w:t>, 195, 601–622.</w:t>
      </w:r>
    </w:p>
    <w:p w14:paraId="2108C698" w14:textId="77777777" w:rsidR="004B5E8E" w:rsidRDefault="004B5E8E" w:rsidP="004B5E8E">
      <w:pPr>
        <w:pStyle w:val="Bibliography"/>
      </w:pPr>
      <w:r>
        <w:t xml:space="preserve">Bennison, K., Godfree, R. &amp; Dickman, C.R. (2018). Synchronous boom–bust cycles in central Australian rodents and marsupials in response to rainfall and fire. </w:t>
      </w:r>
      <w:r>
        <w:rPr>
          <w:i/>
          <w:iCs/>
        </w:rPr>
        <w:t>Journal of Mammalogy</w:t>
      </w:r>
      <w:r>
        <w:t>, 99, 1137–1148.</w:t>
      </w:r>
    </w:p>
    <w:p w14:paraId="68B78012" w14:textId="77777777" w:rsidR="004B5E8E" w:rsidRDefault="004B5E8E" w:rsidP="004B5E8E">
      <w:pPr>
        <w:pStyle w:val="Bibliography"/>
      </w:pPr>
      <w:r>
        <w:t xml:space="preserve">Bird, J.P., Martin, R., Akçakaya, H.R., Gilroy, J., Burfield, I.J., Garnett, S.T., </w:t>
      </w:r>
      <w:r>
        <w:rPr>
          <w:i/>
          <w:iCs/>
        </w:rPr>
        <w:t>et al.</w:t>
      </w:r>
      <w:r>
        <w:t xml:space="preserve"> (2020). Generation lengths of the world’s birds and their implications for extinction risk. </w:t>
      </w:r>
      <w:r>
        <w:rPr>
          <w:i/>
          <w:iCs/>
        </w:rPr>
        <w:t>Conservation Biology</w:t>
      </w:r>
      <w:r>
        <w:t>, 34, 1252–1261.</w:t>
      </w:r>
    </w:p>
    <w:p w14:paraId="62B91DFC" w14:textId="77777777" w:rsidR="004B5E8E" w:rsidRDefault="004B5E8E" w:rsidP="004B5E8E">
      <w:pPr>
        <w:pStyle w:val="Bibliography"/>
      </w:pPr>
      <w:r>
        <w:lastRenderedPageBreak/>
        <w:t xml:space="preserve">Breed, W.G., Leigh, C.M. &amp; Breed, M.F. (2017). Changes in abundance and reproductive activity of small arid-zone murid rodents on an active cattle station in central Australia. </w:t>
      </w:r>
      <w:r>
        <w:rPr>
          <w:i/>
          <w:iCs/>
        </w:rPr>
        <w:t>Wildl. Res.</w:t>
      </w:r>
      <w:r>
        <w:t>, 44, 22.</w:t>
      </w:r>
    </w:p>
    <w:p w14:paraId="72C03884" w14:textId="77777777" w:rsidR="004B5E8E" w:rsidRDefault="004B5E8E" w:rsidP="004B5E8E">
      <w:pPr>
        <w:pStyle w:val="Bibliography"/>
      </w:pPr>
      <w:r>
        <w:t xml:space="preserve">Clavero, M., Brotons, L., Pons, P. &amp; Sol, D. (2009). Prominent role of invasive species in avian biodiversity loss. </w:t>
      </w:r>
      <w:r>
        <w:rPr>
          <w:i/>
          <w:iCs/>
        </w:rPr>
        <w:t>Biological Conservation</w:t>
      </w:r>
      <w:r>
        <w:t>, 142, 2043–2049.</w:t>
      </w:r>
    </w:p>
    <w:p w14:paraId="53451657" w14:textId="77777777" w:rsidR="004B5E8E" w:rsidRDefault="004B5E8E" w:rsidP="004B5E8E">
      <w:pPr>
        <w:pStyle w:val="Bibliography"/>
      </w:pPr>
      <w:r>
        <w:t xml:space="preserve">Cooling, M., Hartley, S., Sim, D.A. &amp; Lester, P.J. (2012). The widespread collapse of an invasive species: Argentine ants ( </w:t>
      </w:r>
      <w:r>
        <w:rPr>
          <w:i/>
          <w:iCs/>
        </w:rPr>
        <w:t>Linepithema humile</w:t>
      </w:r>
      <w:r>
        <w:t xml:space="preserve"> ) in New Zealand. </w:t>
      </w:r>
      <w:r>
        <w:rPr>
          <w:i/>
          <w:iCs/>
        </w:rPr>
        <w:t>Biol. Lett.</w:t>
      </w:r>
      <w:r>
        <w:t>, 8, 430–433.</w:t>
      </w:r>
    </w:p>
    <w:p w14:paraId="1C76E126" w14:textId="77777777" w:rsidR="004B5E8E" w:rsidRDefault="004B5E8E" w:rsidP="004B5E8E">
      <w:pPr>
        <w:pStyle w:val="Bibliography"/>
      </w:pPr>
      <w:r>
        <w:t xml:space="preserve">Cooling, M. &amp; Hoffmann, B.D. (2015). Here today, gone tomorrow: declines and local extinctions of invasive ant populations in the absence of intervention. </w:t>
      </w:r>
      <w:r>
        <w:rPr>
          <w:i/>
          <w:iCs/>
        </w:rPr>
        <w:t>Biol Invasions</w:t>
      </w:r>
      <w:r>
        <w:t>, 17, 3351–3357.</w:t>
      </w:r>
    </w:p>
    <w:p w14:paraId="17A8249B" w14:textId="77777777" w:rsidR="004B5E8E" w:rsidRDefault="004B5E8E" w:rsidP="004B5E8E">
      <w:pPr>
        <w:pStyle w:val="Bibliography"/>
      </w:pPr>
      <w:r>
        <w:t xml:space="preserve">Cuthbert, R.N., Pattison, Z., Taylor, N.G., Verbrugge, L., Diagne, C., Ahmed, D.A., </w:t>
      </w:r>
      <w:r>
        <w:rPr>
          <w:i/>
          <w:iCs/>
        </w:rPr>
        <w:t>et al.</w:t>
      </w:r>
      <w:r>
        <w:t xml:space="preserve"> (2021). Global economic costs of aquatic invasive alien species. </w:t>
      </w:r>
      <w:r>
        <w:rPr>
          <w:i/>
          <w:iCs/>
        </w:rPr>
        <w:t>Science of The Total Environment</w:t>
      </w:r>
      <w:r>
        <w:t>, 775, 145238.</w:t>
      </w:r>
    </w:p>
    <w:p w14:paraId="289111D2" w14:textId="77777777" w:rsidR="004B5E8E" w:rsidRDefault="004B5E8E" w:rsidP="004B5E8E">
      <w:pPr>
        <w:pStyle w:val="Bibliography"/>
      </w:pPr>
      <w:r>
        <w:t>De Magalhães, J.P. &amp; Costa, J. (2009). A database of vertebrate longevity records and their relation to other life</w:t>
      </w:r>
      <w:r>
        <w:rPr>
          <w:rFonts w:ascii="Cambria Math" w:hAnsi="Cambria Math" w:cs="Cambria Math"/>
        </w:rPr>
        <w:t>‐</w:t>
      </w:r>
      <w:r>
        <w:t xml:space="preserve">history traits. </w:t>
      </w:r>
      <w:r>
        <w:rPr>
          <w:i/>
          <w:iCs/>
        </w:rPr>
        <w:t>J of Evolutionary Biology</w:t>
      </w:r>
      <w:r>
        <w:t>, 22, 1770–1774.</w:t>
      </w:r>
    </w:p>
    <w:p w14:paraId="60657204" w14:textId="77777777" w:rsidR="004B5E8E" w:rsidRDefault="004B5E8E" w:rsidP="004B5E8E">
      <w:pPr>
        <w:pStyle w:val="Bibliography"/>
      </w:pPr>
      <w:r>
        <w:t xml:space="preserve">Dexter, E., Bollens, S.M., Rollwagen-Bollens, G., Emerson, J. &amp; Zimmerman, J. (2015). Persistent vs. ephemeral invasions: 8.5 years of zooplankton community dynamics in the Columbia River: Persistent vs. ephemeral invasions. </w:t>
      </w:r>
      <w:r>
        <w:rPr>
          <w:i/>
          <w:iCs/>
        </w:rPr>
        <w:t>Limnol. Oceanogr.</w:t>
      </w:r>
      <w:r>
        <w:t>, 60, 527–539.</w:t>
      </w:r>
    </w:p>
    <w:p w14:paraId="2ED3DD4B" w14:textId="77777777" w:rsidR="004B5E8E" w:rsidRDefault="004B5E8E" w:rsidP="004B5E8E">
      <w:pPr>
        <w:pStyle w:val="Bibliography"/>
      </w:pPr>
      <w:r>
        <w:t xml:space="preserve">Duncan, R.P., Dexter, N., Wayne, A. &amp; Hone, J. (2020). Eruptive dynamics are common in managed mammal populations. </w:t>
      </w:r>
      <w:r>
        <w:rPr>
          <w:i/>
          <w:iCs/>
        </w:rPr>
        <w:t>Ecology</w:t>
      </w:r>
      <w:r>
        <w:t>, 101.</w:t>
      </w:r>
    </w:p>
    <w:p w14:paraId="10DD57EC" w14:textId="77777777" w:rsidR="004B5E8E" w:rsidRDefault="004B5E8E" w:rsidP="004B5E8E">
      <w:pPr>
        <w:pStyle w:val="Bibliography"/>
      </w:pPr>
      <w:r>
        <w:t xml:space="preserve">Elton, C. (1927). </w:t>
      </w:r>
      <w:r>
        <w:rPr>
          <w:i/>
          <w:iCs/>
        </w:rPr>
        <w:t>Animal Ecology</w:t>
      </w:r>
      <w:r>
        <w:t>. The Macmillan Company, New York, NY.</w:t>
      </w:r>
    </w:p>
    <w:p w14:paraId="1682ABC3" w14:textId="77777777" w:rsidR="004B5E8E" w:rsidRDefault="004B5E8E" w:rsidP="004B5E8E">
      <w:pPr>
        <w:pStyle w:val="Bibliography"/>
      </w:pPr>
      <w:r>
        <w:t xml:space="preserve">Elton, C. &amp; Nicholson, M. (1942). The Ten-Year Cycle in Numbers of the Lynx in Canada. </w:t>
      </w:r>
      <w:r>
        <w:rPr>
          <w:i/>
          <w:iCs/>
        </w:rPr>
        <w:t>The Journal of Animal Ecology</w:t>
      </w:r>
      <w:r>
        <w:t>, 11, 215.</w:t>
      </w:r>
    </w:p>
    <w:p w14:paraId="2E042611" w14:textId="77777777" w:rsidR="004B5E8E" w:rsidRDefault="004B5E8E" w:rsidP="004B5E8E">
      <w:pPr>
        <w:pStyle w:val="Bibliography"/>
      </w:pPr>
      <w:r>
        <w:t xml:space="preserve">Elton, C.S. (1958). </w:t>
      </w:r>
      <w:r>
        <w:rPr>
          <w:i/>
          <w:iCs/>
        </w:rPr>
        <w:t>The Ecology of Invasions by Animals and Plants</w:t>
      </w:r>
      <w:r>
        <w:t>. 2nd edn. Springer, Gewerbestrasse, Switzerland.</w:t>
      </w:r>
    </w:p>
    <w:p w14:paraId="703525ED" w14:textId="77777777" w:rsidR="004B5E8E" w:rsidRDefault="004B5E8E" w:rsidP="004B5E8E">
      <w:pPr>
        <w:pStyle w:val="Bibliography"/>
      </w:pPr>
      <w:r>
        <w:t xml:space="preserve">Fernández, C. (2020). Boom-bust of </w:t>
      </w:r>
      <w:r>
        <w:rPr>
          <w:i/>
          <w:iCs/>
        </w:rPr>
        <w:t>Sargassum muticum</w:t>
      </w:r>
      <w:r>
        <w:t xml:space="preserve"> in northern Spain: 30 years of invasion. </w:t>
      </w:r>
      <w:r>
        <w:rPr>
          <w:i/>
          <w:iCs/>
        </w:rPr>
        <w:t>European Journal of Phycology</w:t>
      </w:r>
      <w:r>
        <w:t>, 55, 285–295.</w:t>
      </w:r>
    </w:p>
    <w:p w14:paraId="41FCE770" w14:textId="77777777" w:rsidR="004B5E8E" w:rsidRDefault="004B5E8E" w:rsidP="004B5E8E">
      <w:pPr>
        <w:pStyle w:val="Bibliography"/>
      </w:pPr>
      <w:r>
        <w:t xml:space="preserve">Froese, R., Palomares, M.L.D. &amp; Pauly, D. (1992). Draft User’s Manual of Fish Base A Biological Database on Fish (ver. 1.0). </w:t>
      </w:r>
      <w:r>
        <w:rPr>
          <w:i/>
          <w:iCs/>
        </w:rPr>
        <w:t>ICLARM Software</w:t>
      </w:r>
      <w:r>
        <w:t>, 7, 48.</w:t>
      </w:r>
    </w:p>
    <w:p w14:paraId="1E4794B9" w14:textId="77777777" w:rsidR="004B5E8E" w:rsidRDefault="004B5E8E" w:rsidP="004B5E8E">
      <w:pPr>
        <w:pStyle w:val="Bibliography"/>
      </w:pPr>
      <w:r>
        <w:t xml:space="preserve">Gallardo, B., Clavero, M., Sánchez, M.I. &amp; Vilà, M. (2016). Global ecological impacts of invasive species in aquatic ecosystems. </w:t>
      </w:r>
      <w:r>
        <w:rPr>
          <w:i/>
          <w:iCs/>
        </w:rPr>
        <w:t>Global Change Biology</w:t>
      </w:r>
      <w:r>
        <w:t>, 22, 151–163.</w:t>
      </w:r>
    </w:p>
    <w:p w14:paraId="3B21394D" w14:textId="77777777" w:rsidR="004B5E8E" w:rsidRDefault="004B5E8E" w:rsidP="004B5E8E">
      <w:pPr>
        <w:pStyle w:val="Bibliography"/>
      </w:pPr>
      <w:r>
        <w:t xml:space="preserve">Harrison, E., Lorenz, J.J. &amp; Trexler, J.C. (2013). Per Capita Effects of Non-native Mayan Cichlids ( </w:t>
      </w:r>
      <w:r>
        <w:rPr>
          <w:i/>
          <w:iCs/>
        </w:rPr>
        <w:t>Cichlasoma urophthalmus</w:t>
      </w:r>
      <w:r>
        <w:t xml:space="preserve"> ; Gunther) on Native Fish in the Estuarine Southern Everglades. </w:t>
      </w:r>
      <w:r>
        <w:rPr>
          <w:i/>
          <w:iCs/>
        </w:rPr>
        <w:t>Copeia</w:t>
      </w:r>
      <w:r>
        <w:t>, 2013, 80–96.</w:t>
      </w:r>
    </w:p>
    <w:p w14:paraId="04A00C61" w14:textId="77777777" w:rsidR="004B5E8E" w:rsidRDefault="004B5E8E" w:rsidP="004B5E8E">
      <w:pPr>
        <w:pStyle w:val="Bibliography"/>
      </w:pPr>
      <w:r>
        <w:t xml:space="preserve">Haubrock, P.J., Ahmed, D.A., Cuthbert, R.N., Stubbington, R., Domisch, S., Marquez, J.R.G., </w:t>
      </w:r>
      <w:r>
        <w:rPr>
          <w:i/>
          <w:iCs/>
        </w:rPr>
        <w:t>et al.</w:t>
      </w:r>
      <w:r>
        <w:t xml:space="preserve"> (2022). Invasion impacts and dynamics of a European</w:t>
      </w:r>
      <w:r>
        <w:rPr>
          <w:rFonts w:ascii="Cambria Math" w:hAnsi="Cambria Math" w:cs="Cambria Math"/>
        </w:rPr>
        <w:t>‐</w:t>
      </w:r>
      <w:r>
        <w:t xml:space="preserve">wide introduced species. </w:t>
      </w:r>
      <w:r>
        <w:rPr>
          <w:i/>
          <w:iCs/>
        </w:rPr>
        <w:t>Global Change Biology</w:t>
      </w:r>
      <w:r>
        <w:t>, 28, 4620–4632.</w:t>
      </w:r>
    </w:p>
    <w:p w14:paraId="0B078AB5" w14:textId="77777777" w:rsidR="004B5E8E" w:rsidRDefault="004B5E8E" w:rsidP="004B5E8E">
      <w:pPr>
        <w:pStyle w:val="Bibliography"/>
      </w:pPr>
      <w:r>
        <w:t xml:space="preserve">Kaeuffer, R., Bonenfant, C., Chapuis, J.-L. &amp; Devillard, S. (2009). Dynamics of an introduced population of mouflon </w:t>
      </w:r>
      <w:r>
        <w:rPr>
          <w:i/>
          <w:iCs/>
        </w:rPr>
        <w:t>Ovis aries</w:t>
      </w:r>
      <w:r>
        <w:t xml:space="preserve"> on the sub-Antarctic archipelago of Kerguelen. </w:t>
      </w:r>
      <w:r>
        <w:rPr>
          <w:i/>
          <w:iCs/>
        </w:rPr>
        <w:t>Ecography</w:t>
      </w:r>
      <w:r>
        <w:t>.</w:t>
      </w:r>
    </w:p>
    <w:p w14:paraId="3B60EE56" w14:textId="77777777" w:rsidR="004B5E8E" w:rsidRDefault="004B5E8E" w:rsidP="004B5E8E">
      <w:pPr>
        <w:pStyle w:val="Bibliography"/>
      </w:pPr>
      <w:r>
        <w:t xml:space="preserve">Kattge, J., Bönisch, G., Díaz, S., Lavorel, S., Prentice, I.C., Leadley, P., </w:t>
      </w:r>
      <w:r>
        <w:rPr>
          <w:i/>
          <w:iCs/>
        </w:rPr>
        <w:t>et al.</w:t>
      </w:r>
      <w:r>
        <w:t xml:space="preserve"> (2020). TRY plant trait database – enhanced coverage and open access. </w:t>
      </w:r>
      <w:r>
        <w:rPr>
          <w:i/>
          <w:iCs/>
        </w:rPr>
        <w:t>Global Change Biology</w:t>
      </w:r>
      <w:r>
        <w:t>, 26, 119–188.</w:t>
      </w:r>
    </w:p>
    <w:p w14:paraId="10A43602" w14:textId="77777777" w:rsidR="004B5E8E" w:rsidRDefault="004B5E8E" w:rsidP="004B5E8E">
      <w:pPr>
        <w:pStyle w:val="Bibliography"/>
      </w:pPr>
      <w:r>
        <w:t xml:space="preserve">Kauppi, L., Norkko, A. &amp; Norkko, J. (2015). Large-scale species invasion into a low-diversity system: spatial and temporal distribution of the invasive polychaetes Marenzelleria spp. in the Baltic Sea. </w:t>
      </w:r>
      <w:r>
        <w:rPr>
          <w:i/>
          <w:iCs/>
        </w:rPr>
        <w:t>Biol Invasions</w:t>
      </w:r>
      <w:r>
        <w:t>, 17, 2055–2074.</w:t>
      </w:r>
    </w:p>
    <w:p w14:paraId="06B89943" w14:textId="77777777" w:rsidR="004B5E8E" w:rsidRDefault="004B5E8E" w:rsidP="004B5E8E">
      <w:pPr>
        <w:pStyle w:val="Bibliography"/>
      </w:pPr>
      <w:r>
        <w:t xml:space="preserve">Larson, E.R., Kreps, T.A., Peters, B., Peters, J.A. &amp; Lodge, D.M. (2019). Habitat explains patterns of population decline for an invasive crayfish. </w:t>
      </w:r>
      <w:r>
        <w:rPr>
          <w:i/>
          <w:iCs/>
        </w:rPr>
        <w:t>Ecology</w:t>
      </w:r>
      <w:r>
        <w:t>, 100, e02659.</w:t>
      </w:r>
    </w:p>
    <w:p w14:paraId="72DC4B18" w14:textId="77777777" w:rsidR="004B5E8E" w:rsidRDefault="004B5E8E" w:rsidP="004B5E8E">
      <w:pPr>
        <w:pStyle w:val="Bibliography"/>
      </w:pPr>
      <w:r>
        <w:lastRenderedPageBreak/>
        <w:t xml:space="preserve">Lester, P.J., Haywood, J., Archer, M.E. &amp; Shortall, C.R. (2017). The long-term population dynamics of common wasps in their native and invaded range. </w:t>
      </w:r>
      <w:r>
        <w:rPr>
          <w:i/>
          <w:iCs/>
        </w:rPr>
        <w:t>J Anim Ecol</w:t>
      </w:r>
      <w:r>
        <w:t>, 86, 337–347.</w:t>
      </w:r>
    </w:p>
    <w:p w14:paraId="0839DAEC" w14:textId="77777777" w:rsidR="004B5E8E" w:rsidRDefault="004B5E8E" w:rsidP="004B5E8E">
      <w:pPr>
        <w:pStyle w:val="Bibliography"/>
      </w:pPr>
      <w:r>
        <w:t xml:space="preserve">Letnic, M. &amp; Dickman, C.R. (2006). Boom means bust: interactions between the El Niño/Southern Oscillation (ENSO), rainfall and the processes threatening mammal species in arid Australia. </w:t>
      </w:r>
      <w:r>
        <w:rPr>
          <w:i/>
          <w:iCs/>
        </w:rPr>
        <w:t>Biodivers Conserv</w:t>
      </w:r>
      <w:r>
        <w:t>, 15, 3847–3880.</w:t>
      </w:r>
    </w:p>
    <w:p w14:paraId="2E90454F" w14:textId="77777777" w:rsidR="004B5E8E" w:rsidRDefault="004B5E8E" w:rsidP="004B5E8E">
      <w:pPr>
        <w:pStyle w:val="Bibliography"/>
      </w:pPr>
      <w:r>
        <w:t xml:space="preserve">Linders, T.E.W., Schaffner, U., Eschen, R., Abebe, A., Choge, S.K., Nigatu, L., </w:t>
      </w:r>
      <w:r>
        <w:rPr>
          <w:i/>
          <w:iCs/>
        </w:rPr>
        <w:t>et al.</w:t>
      </w:r>
      <w:r>
        <w:t xml:space="preserve"> (2019). Direct and indirect effects of invasive species: Biodiversity loss is a major mechanism by which an invasive tree affects ecosystem functioning. </w:t>
      </w:r>
      <w:r>
        <w:rPr>
          <w:i/>
          <w:iCs/>
        </w:rPr>
        <w:t>J Ecol</w:t>
      </w:r>
      <w:r>
        <w:t>, 107, 2660–2672.</w:t>
      </w:r>
    </w:p>
    <w:p w14:paraId="6FBFBCAA" w14:textId="77777777" w:rsidR="004B5E8E" w:rsidRDefault="004B5E8E" w:rsidP="004B5E8E">
      <w:pPr>
        <w:pStyle w:val="Bibliography"/>
      </w:pPr>
      <w:r>
        <w:t xml:space="preserve">Lindström, J., Ranta, E., Kokko, H., Lundberg, P. &amp; Kaitala, V. (2007). From arctic lemmings to adaptive dynamics: Charles Elton’s legacy in population ecology. </w:t>
      </w:r>
      <w:r>
        <w:rPr>
          <w:i/>
          <w:iCs/>
        </w:rPr>
        <w:t>Biological Reviews</w:t>
      </w:r>
      <w:r>
        <w:t>, 76, 129–158.</w:t>
      </w:r>
    </w:p>
    <w:p w14:paraId="29B5C536" w14:textId="77777777" w:rsidR="004B5E8E" w:rsidRDefault="004B5E8E" w:rsidP="004B5E8E">
      <w:pPr>
        <w:pStyle w:val="Bibliography"/>
      </w:pPr>
      <w:r>
        <w:t xml:space="preserve">McDowell, W.G. &amp; Sousa, R. (2019). Mass Mortality Events of Invasive Freshwater Bivalves: Current Understanding and Potential Directions for Future Research. </w:t>
      </w:r>
      <w:r>
        <w:rPr>
          <w:i/>
          <w:iCs/>
        </w:rPr>
        <w:t>Front. Ecol. Evol.</w:t>
      </w:r>
      <w:r>
        <w:t>, 7, 331.</w:t>
      </w:r>
    </w:p>
    <w:p w14:paraId="3D5B8168" w14:textId="77777777" w:rsidR="004B5E8E" w:rsidRDefault="004B5E8E" w:rsidP="004B5E8E">
      <w:pPr>
        <w:pStyle w:val="Bibliography"/>
      </w:pPr>
      <w:r>
        <w:t xml:space="preserve">Moncayo-Estrada, R., Lyons, J., Escalera-Gallardo, C. &amp; Lind, O.T. (2012). Long-term change in the biotic integrity of a shallow tropical lake: A decadal analysis of the Lake Chapala fish community. </w:t>
      </w:r>
      <w:r>
        <w:rPr>
          <w:i/>
          <w:iCs/>
        </w:rPr>
        <w:t>Lake and Reservoir Management</w:t>
      </w:r>
      <w:r>
        <w:t>, 28, 92–104.</w:t>
      </w:r>
    </w:p>
    <w:p w14:paraId="7A8055FC" w14:textId="77777777" w:rsidR="004B5E8E" w:rsidRDefault="004B5E8E" w:rsidP="004B5E8E">
      <w:pPr>
        <w:pStyle w:val="Bibliography"/>
      </w:pPr>
      <w:r>
        <w:t xml:space="preserve">Morris, C., Morris, L.R., Leffler, A.J., Holifield Collins, C.D., Forman, A.D., Weltz, M.A., </w:t>
      </w:r>
      <w:r>
        <w:rPr>
          <w:i/>
          <w:iCs/>
        </w:rPr>
        <w:t>et al.</w:t>
      </w:r>
      <w:r>
        <w:t xml:space="preserve"> (2013). Using long-term datasets to study exotic plant invasions on rangelands in the western United States. </w:t>
      </w:r>
      <w:r>
        <w:rPr>
          <w:i/>
          <w:iCs/>
        </w:rPr>
        <w:t>Journal of Arid Environments</w:t>
      </w:r>
      <w:r>
        <w:t>, 95, 65–74.</w:t>
      </w:r>
    </w:p>
    <w:p w14:paraId="286F9145" w14:textId="77777777" w:rsidR="004B5E8E" w:rsidRDefault="004B5E8E" w:rsidP="004B5E8E">
      <w:pPr>
        <w:pStyle w:val="Bibliography"/>
      </w:pPr>
      <w:r>
        <w:t xml:space="preserve">Myers, J.H. (2018). Population cycles: generalities, exceptions and remaining mysteries. </w:t>
      </w:r>
      <w:r>
        <w:rPr>
          <w:i/>
          <w:iCs/>
        </w:rPr>
        <w:t>Proc. R. Soc. B.</w:t>
      </w:r>
      <w:r>
        <w:t>, 285, 20172841.</w:t>
      </w:r>
    </w:p>
    <w:p w14:paraId="5B24CD1F" w14:textId="77777777" w:rsidR="004B5E8E" w:rsidRDefault="004B5E8E" w:rsidP="004B5E8E">
      <w:pPr>
        <w:pStyle w:val="Bibliography"/>
      </w:pPr>
      <w:r>
        <w:t xml:space="preserve">Pacifici, M., Santini, L., Di Marco, M., Baisero, D., Francucci, L., Grottolo Marasini, G., </w:t>
      </w:r>
      <w:r>
        <w:rPr>
          <w:i/>
          <w:iCs/>
        </w:rPr>
        <w:t>et al.</w:t>
      </w:r>
      <w:r>
        <w:t xml:space="preserve"> (2013). Generation length for mammals. </w:t>
      </w:r>
      <w:r>
        <w:rPr>
          <w:i/>
          <w:iCs/>
        </w:rPr>
        <w:t>NC</w:t>
      </w:r>
      <w:r>
        <w:t>, 5, 89–94.</w:t>
      </w:r>
    </w:p>
    <w:p w14:paraId="2DDDFBEC" w14:textId="77777777" w:rsidR="004B5E8E" w:rsidRDefault="004B5E8E" w:rsidP="004B5E8E">
      <w:pPr>
        <w:pStyle w:val="Bibliography"/>
      </w:pPr>
      <w:r>
        <w:t xml:space="preserve">Pavey, C.R., Addison, J., Brandle, R., Dickman, C.R., McDonald, P.J., Moseby, K.E., </w:t>
      </w:r>
      <w:r>
        <w:rPr>
          <w:i/>
          <w:iCs/>
        </w:rPr>
        <w:t>et al.</w:t>
      </w:r>
      <w:r>
        <w:t xml:space="preserve"> (2017). The role of refuges in the persistence of Australian dryland mammals: Mammal refuges in drylands. </w:t>
      </w:r>
      <w:r>
        <w:rPr>
          <w:i/>
          <w:iCs/>
        </w:rPr>
        <w:t>Biol Rev</w:t>
      </w:r>
      <w:r>
        <w:t>, 92, 647–664.</w:t>
      </w:r>
    </w:p>
    <w:p w14:paraId="38166886" w14:textId="77777777" w:rsidR="004B5E8E" w:rsidRDefault="004B5E8E" w:rsidP="004B5E8E">
      <w:pPr>
        <w:pStyle w:val="Bibliography"/>
      </w:pPr>
      <w:r>
        <w:t xml:space="preserve">Pick, J.L., Nakagawa, S. &amp; Noble, D.W.A. (2019). Reproducible, flexible and high-throughput data extraction from primary literature: the metaDigitize R package. </w:t>
      </w:r>
      <w:r>
        <w:rPr>
          <w:i/>
          <w:iCs/>
        </w:rPr>
        <w:t>Methods in Ecology and Evolution</w:t>
      </w:r>
      <w:r>
        <w:t>, 10, 426–431.</w:t>
      </w:r>
    </w:p>
    <w:p w14:paraId="4EB4A3B6" w14:textId="77777777" w:rsidR="004B5E8E" w:rsidRDefault="004B5E8E" w:rsidP="004B5E8E">
      <w:pPr>
        <w:pStyle w:val="Bibliography"/>
      </w:pPr>
      <w:r>
        <w:t xml:space="preserve">Pimentel, D., Zuniga, R. &amp; Morrison, D. (2005). Update on the environmental and economic costs associated with alien-invasive species in the United States. </w:t>
      </w:r>
      <w:r>
        <w:rPr>
          <w:i/>
          <w:iCs/>
        </w:rPr>
        <w:t>Ecological Economics</w:t>
      </w:r>
      <w:r>
        <w:t>, 52, 273–288.</w:t>
      </w:r>
    </w:p>
    <w:p w14:paraId="02F95E74" w14:textId="77777777" w:rsidR="004B5E8E" w:rsidRDefault="004B5E8E" w:rsidP="004B5E8E">
      <w:pPr>
        <w:pStyle w:val="Bibliography"/>
      </w:pPr>
      <w:r>
        <w:t xml:space="preserve">Pintar, M.R., Dorn, N.J., Kline, J.L. &amp; Trexler, J.C. (2023). Contrasting invasion histories and effects of three non-native fishes observed with long-term monitoring data. </w:t>
      </w:r>
      <w:r>
        <w:rPr>
          <w:i/>
          <w:iCs/>
        </w:rPr>
        <w:t>Biol Invasions</w:t>
      </w:r>
      <w:r>
        <w:t>.</w:t>
      </w:r>
    </w:p>
    <w:p w14:paraId="33A939BF" w14:textId="77777777" w:rsidR="004B5E8E" w:rsidRDefault="004B5E8E" w:rsidP="004B5E8E">
      <w:pPr>
        <w:pStyle w:val="Bibliography"/>
      </w:pPr>
      <w:r>
        <w:t>R Core Team. (2023). R: A Language and Environment for Statistical Computing.</w:t>
      </w:r>
    </w:p>
    <w:p w14:paraId="7E19114D" w14:textId="77777777" w:rsidR="004B5E8E" w:rsidRDefault="004B5E8E" w:rsidP="004B5E8E">
      <w:pPr>
        <w:pStyle w:val="Bibliography"/>
      </w:pPr>
      <w:r>
        <w:t xml:space="preserve">Sandström, A., Andersson, M., Asp, A., Bohman, P., Edsman, L., Engdahl, F., </w:t>
      </w:r>
      <w:r>
        <w:rPr>
          <w:i/>
          <w:iCs/>
        </w:rPr>
        <w:t>et al.</w:t>
      </w:r>
      <w:r>
        <w:t xml:space="preserve"> (2014). Population collapses in introduced non-indigenous crayfish. </w:t>
      </w:r>
      <w:r>
        <w:rPr>
          <w:i/>
          <w:iCs/>
        </w:rPr>
        <w:t>Biol Invasions</w:t>
      </w:r>
      <w:r>
        <w:t>, 16, 1961–1977.</w:t>
      </w:r>
    </w:p>
    <w:p w14:paraId="22B9C1AB" w14:textId="77777777" w:rsidR="004B5E8E" w:rsidRDefault="004B5E8E" w:rsidP="004B5E8E">
      <w:pPr>
        <w:pStyle w:val="Bibliography"/>
      </w:pPr>
      <w:r>
        <w:t xml:space="preserve">Seebens, H., Bacher, S., Blackburn, T.M., Capinha, C., Dawson, W., Dullinger, S., </w:t>
      </w:r>
      <w:r>
        <w:rPr>
          <w:i/>
          <w:iCs/>
        </w:rPr>
        <w:t>et al.</w:t>
      </w:r>
      <w:r>
        <w:t xml:space="preserve"> (2021). Projecting the continental accumulation of alien species through to 2050. </w:t>
      </w:r>
      <w:r>
        <w:rPr>
          <w:i/>
          <w:iCs/>
        </w:rPr>
        <w:t>Global Change Biology</w:t>
      </w:r>
      <w:r>
        <w:t>, 27, 970–982.</w:t>
      </w:r>
    </w:p>
    <w:p w14:paraId="4B4778FD" w14:textId="77777777" w:rsidR="004B5E8E" w:rsidRDefault="004B5E8E" w:rsidP="004B5E8E">
      <w:pPr>
        <w:pStyle w:val="Bibliography"/>
      </w:pPr>
      <w:r>
        <w:t xml:space="preserve">Seebens, H., Blackburn, T.M., Dyer, E.E., Genovesi, P., Hulme, P.E., Jeschke, J.M., </w:t>
      </w:r>
      <w:r>
        <w:rPr>
          <w:i/>
          <w:iCs/>
        </w:rPr>
        <w:t>et al.</w:t>
      </w:r>
      <w:r>
        <w:t xml:space="preserve"> (2017). No saturation in the accumulation of alien species worldwide. </w:t>
      </w:r>
      <w:r>
        <w:rPr>
          <w:i/>
          <w:iCs/>
        </w:rPr>
        <w:t>Nat Commun</w:t>
      </w:r>
      <w:r>
        <w:t>, 8, 14435.</w:t>
      </w:r>
    </w:p>
    <w:p w14:paraId="0FF960C6" w14:textId="77777777" w:rsidR="004B5E8E" w:rsidRDefault="004B5E8E" w:rsidP="004B5E8E">
      <w:pPr>
        <w:pStyle w:val="Bibliography"/>
      </w:pPr>
      <w:r>
        <w:t>Sheriff, M.J., McMahon, E.K., Krebs, C.J. &amp; Boonstra, R. (2015). Predator</w:t>
      </w:r>
      <w:r>
        <w:rPr>
          <w:rFonts w:ascii="Cambria Math" w:hAnsi="Cambria Math" w:cs="Cambria Math"/>
        </w:rPr>
        <w:t>‐</w:t>
      </w:r>
      <w:r>
        <w:t xml:space="preserve">induced maternal stress and population demography in snowshoe hares: the more severe the risk, the longer the generational effect. </w:t>
      </w:r>
      <w:r>
        <w:rPr>
          <w:i/>
          <w:iCs/>
        </w:rPr>
        <w:t>J Zool</w:t>
      </w:r>
      <w:r>
        <w:t>, 296, 305–310.</w:t>
      </w:r>
    </w:p>
    <w:p w14:paraId="6D023DC1" w14:textId="77777777" w:rsidR="004B5E8E" w:rsidRDefault="004B5E8E" w:rsidP="004B5E8E">
      <w:pPr>
        <w:pStyle w:val="Bibliography"/>
      </w:pPr>
      <w:r>
        <w:lastRenderedPageBreak/>
        <w:t xml:space="preserve">Simberloff, D. &amp; Gibbons, L. (2004). Now you See them, Now you don’t! – Population Crashes of Established Introduced Species. </w:t>
      </w:r>
      <w:r>
        <w:rPr>
          <w:i/>
          <w:iCs/>
        </w:rPr>
        <w:t>Biological Invasions</w:t>
      </w:r>
      <w:r>
        <w:t>, 6, 161–172.</w:t>
      </w:r>
    </w:p>
    <w:p w14:paraId="0A080D4D" w14:textId="77777777" w:rsidR="004B5E8E" w:rsidRDefault="004B5E8E" w:rsidP="004B5E8E">
      <w:pPr>
        <w:pStyle w:val="Bibliography"/>
      </w:pPr>
      <w:r>
        <w:t xml:space="preserve">Soto, I., Ahmed, D.A., Balzani, P., Cuthbert, R.N. &amp; Haubrock, P.J. (2023). Sigmoidal curves reflect impacts and dynamics of aquatic invasive species. </w:t>
      </w:r>
      <w:r>
        <w:rPr>
          <w:i/>
          <w:iCs/>
        </w:rPr>
        <w:t>Science of The Total Environment</w:t>
      </w:r>
      <w:r>
        <w:t>, 872, 161818.</w:t>
      </w:r>
    </w:p>
    <w:p w14:paraId="71F303EF" w14:textId="77777777" w:rsidR="004B5E8E" w:rsidRDefault="004B5E8E" w:rsidP="004B5E8E">
      <w:pPr>
        <w:pStyle w:val="Bibliography"/>
      </w:pPr>
      <w:r>
        <w:t xml:space="preserve">Spear, M.J., Walsh, J.R., Ricciardi, A. &amp; Zanden, M.J.V. (2021). The Invasion Ecology of Sleeper Populations: Prevalence, Persistence, and Abrupt Shifts. </w:t>
      </w:r>
      <w:r>
        <w:rPr>
          <w:i/>
          <w:iCs/>
        </w:rPr>
        <w:t>BioScience</w:t>
      </w:r>
      <w:r>
        <w:t>, 71, 357–369.</w:t>
      </w:r>
    </w:p>
    <w:p w14:paraId="12EAD42C" w14:textId="77777777" w:rsidR="004B5E8E" w:rsidRDefault="004B5E8E" w:rsidP="004B5E8E">
      <w:pPr>
        <w:pStyle w:val="Bibliography"/>
      </w:pPr>
      <w:r>
        <w:t xml:space="preserve">Strayer, D.L., D’Antonio, C.M., Essl, F., Fowler, M.S., Geist, J., Hilt, S., </w:t>
      </w:r>
      <w:r>
        <w:rPr>
          <w:i/>
          <w:iCs/>
        </w:rPr>
        <w:t>et al.</w:t>
      </w:r>
      <w:r>
        <w:t xml:space="preserve"> (2017). Boom</w:t>
      </w:r>
      <w:r>
        <w:rPr>
          <w:rFonts w:ascii="Cambria Math" w:hAnsi="Cambria Math" w:cs="Cambria Math"/>
        </w:rPr>
        <w:t>‐</w:t>
      </w:r>
      <w:r>
        <w:t xml:space="preserve">bust dynamics in biological invasions: towards an improved application of the concept. </w:t>
      </w:r>
      <w:r>
        <w:rPr>
          <w:i/>
          <w:iCs/>
        </w:rPr>
        <w:t>Ecology Letters</w:t>
      </w:r>
      <w:r>
        <w:t>, 20, 1337–1350.</w:t>
      </w:r>
    </w:p>
    <w:p w14:paraId="55DA68A3" w14:textId="77777777" w:rsidR="004B5E8E" w:rsidRDefault="004B5E8E" w:rsidP="004B5E8E">
      <w:pPr>
        <w:pStyle w:val="Bibliography"/>
      </w:pPr>
      <w:r>
        <w:t xml:space="preserve">Strayer, D.L. &amp; Malcom, H.M. (2006). Long-term demography of a zebra mussel (Dreissena polymorpha) population. </w:t>
      </w:r>
      <w:r>
        <w:rPr>
          <w:i/>
          <w:iCs/>
        </w:rPr>
        <w:t>Freshwater Biol</w:t>
      </w:r>
      <w:r>
        <w:t>, 51, 117–130.</w:t>
      </w:r>
    </w:p>
    <w:p w14:paraId="36ED0816" w14:textId="77777777" w:rsidR="004B5E8E" w:rsidRDefault="004B5E8E" w:rsidP="004B5E8E">
      <w:pPr>
        <w:pStyle w:val="Bibliography"/>
      </w:pPr>
      <w:r>
        <w:t xml:space="preserve">Tipping, P.W., Martin, M.R., Pierce, R., Center, T.D., Pratt, P.R. &amp; Rayamajhi, M.B. (2012). Post-biological control invasion trajectory for Melaleuca quinquenervia in a seasonally inundated wetland. </w:t>
      </w:r>
      <w:r>
        <w:rPr>
          <w:i/>
          <w:iCs/>
        </w:rPr>
        <w:t>Biological Control</w:t>
      </w:r>
      <w:r>
        <w:t>, 60, 163–168.</w:t>
      </w:r>
    </w:p>
    <w:p w14:paraId="3E5C09C9" w14:textId="77777777" w:rsidR="004B5E8E" w:rsidRDefault="004B5E8E" w:rsidP="004B5E8E">
      <w:pPr>
        <w:pStyle w:val="Bibliography"/>
      </w:pPr>
      <w:r>
        <w:t xml:space="preserve">Tyler, N.J.C. (2010). Climate, snow, ice, crashes, and declines in populations of reindeer and caribou (Rangifer tarandus L.). </w:t>
      </w:r>
      <w:r>
        <w:rPr>
          <w:i/>
          <w:iCs/>
        </w:rPr>
        <w:t>Ecological Monographs</w:t>
      </w:r>
      <w:r>
        <w:t>, 80, 197–219.</w:t>
      </w:r>
    </w:p>
    <w:p w14:paraId="6BF03D08" w14:textId="77777777" w:rsidR="004B5E8E" w:rsidRDefault="004B5E8E" w:rsidP="004B5E8E">
      <w:pPr>
        <w:pStyle w:val="Bibliography"/>
      </w:pPr>
      <w:r>
        <w:t xml:space="preserve">Uthicke, S., Schaffelke, B. &amp; Byrne, M. (2009). A boom–bust phylum? Ecological and evolutionary consequences of density variations in echinoderms. </w:t>
      </w:r>
      <w:r>
        <w:rPr>
          <w:i/>
          <w:iCs/>
        </w:rPr>
        <w:t>Ecological Monographs</w:t>
      </w:r>
      <w:r>
        <w:t>, 79, 3–24.</w:t>
      </w:r>
    </w:p>
    <w:p w14:paraId="7A625403" w14:textId="77777777" w:rsidR="004B5E8E" w:rsidRDefault="004B5E8E" w:rsidP="004B5E8E">
      <w:pPr>
        <w:pStyle w:val="Bibliography"/>
      </w:pPr>
      <w:r>
        <w:t xml:space="preserve">Wasson, K., Fabian, R.A., Fork, S., Stanganelli, J., Mize, Z., Beheshti, K., </w:t>
      </w:r>
      <w:r>
        <w:rPr>
          <w:i/>
          <w:iCs/>
        </w:rPr>
        <w:t>et al.</w:t>
      </w:r>
      <w:r>
        <w:t xml:space="preserve"> (2020). Multiple factors contribute to the spatially variable and dramatic decline of an invasive snail in an estuary where it was long-established and phenomenally abundant. </w:t>
      </w:r>
      <w:r>
        <w:rPr>
          <w:i/>
          <w:iCs/>
        </w:rPr>
        <w:t>Biol Invasions</w:t>
      </w:r>
      <w:r>
        <w:t>, 22, 1181–1202.</w:t>
      </w:r>
    </w:p>
    <w:p w14:paraId="5E8597C5" w14:textId="573A5C02" w:rsidR="0010508C" w:rsidRDefault="00340C59" w:rsidP="003B77C6">
      <w:pPr>
        <w:spacing w:line="48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14:paraId="0BFEAD70" w14:textId="77777777" w:rsidR="0018224C" w:rsidRDefault="0018224C" w:rsidP="00605F58">
      <w:pPr>
        <w:spacing w:line="480" w:lineRule="auto"/>
        <w:rPr>
          <w:rFonts w:ascii="Times New Roman" w:eastAsia="Times New Roman" w:hAnsi="Times New Roman" w:cs="Times New Roman"/>
          <w:b/>
          <w:sz w:val="24"/>
          <w:szCs w:val="24"/>
        </w:rPr>
        <w:sectPr w:rsidR="0018224C" w:rsidSect="00E405BB">
          <w:pgSz w:w="12240" w:h="15840"/>
          <w:pgMar w:top="1440" w:right="1440" w:bottom="1440" w:left="1440" w:header="720" w:footer="720" w:gutter="0"/>
          <w:lnNumType w:countBy="1" w:restart="continuous"/>
          <w:pgNumType w:start="1"/>
          <w:cols w:space="720"/>
          <w:docGrid w:linePitch="299"/>
        </w:sectPr>
      </w:pPr>
    </w:p>
    <w:p w14:paraId="3ADD35D6" w14:textId="77777777" w:rsidR="002D6E93" w:rsidRDefault="002D6E93"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w:t>
      </w:r>
    </w:p>
    <w:p w14:paraId="051F5BB6" w14:textId="15AD2D41" w:rsidR="002D6E93" w:rsidRPr="004F5E6A" w:rsidRDefault="004F5E6A" w:rsidP="00605F58">
      <w:pPr>
        <w:spacing w:line="480" w:lineRule="auto"/>
        <w:rPr>
          <w:rFonts w:ascii="Times New Roman" w:eastAsia="Times New Roman" w:hAnsi="Times New Roman" w:cs="Times New Roman"/>
          <w:bCs/>
          <w:sz w:val="24"/>
          <w:szCs w:val="24"/>
        </w:rPr>
      </w:pPr>
      <w:commentRangeStart w:id="7"/>
      <w:commentRangeStart w:id="8"/>
      <w:r w:rsidRPr="004F5E6A">
        <w:rPr>
          <w:rFonts w:ascii="Times New Roman" w:eastAsia="Times New Roman" w:hAnsi="Times New Roman" w:cs="Times New Roman"/>
          <w:bCs/>
          <w:sz w:val="24"/>
          <w:szCs w:val="24"/>
        </w:rPr>
        <w:t>Table 1</w:t>
      </w:r>
      <w:r w:rsidRPr="00F379EC">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summary of the mechanisms and grouped by their strength of evidence of boom-busts as presented by the papers that had timeseries documenting boom-busts. The strength of evidence was evaluated using a predefined rubric </w:t>
      </w:r>
      <w:commentRangeStart w:id="9"/>
      <w:r>
        <w:rPr>
          <w:rFonts w:ascii="Times New Roman" w:eastAsia="Times New Roman" w:hAnsi="Times New Roman" w:cs="Times New Roman"/>
          <w:bCs/>
          <w:sz w:val="24"/>
          <w:szCs w:val="24"/>
        </w:rPr>
        <w:t>(Appendix XX)</w:t>
      </w:r>
      <w:commentRangeEnd w:id="9"/>
      <w:r>
        <w:rPr>
          <w:rStyle w:val="CommentReference"/>
        </w:rPr>
        <w:commentReference w:id="9"/>
      </w:r>
      <w:r>
        <w:rPr>
          <w:rFonts w:ascii="Times New Roman" w:eastAsia="Times New Roman" w:hAnsi="Times New Roman" w:cs="Times New Roman"/>
          <w:bCs/>
          <w:sz w:val="24"/>
          <w:szCs w:val="24"/>
        </w:rPr>
        <w:t>.</w:t>
      </w:r>
      <w:commentRangeEnd w:id="7"/>
      <w:r w:rsidR="00B81408">
        <w:rPr>
          <w:rStyle w:val="CommentReference"/>
        </w:rPr>
        <w:commentReference w:id="7"/>
      </w:r>
      <w:commentRangeEnd w:id="8"/>
      <w:r w:rsidR="003F26D6">
        <w:rPr>
          <w:rStyle w:val="CommentReference"/>
        </w:rPr>
        <w:commentReference w:id="8"/>
      </w:r>
    </w:p>
    <w:tbl>
      <w:tblPr>
        <w:tblW w:w="6210" w:type="dxa"/>
        <w:tblLook w:val="04A0" w:firstRow="1" w:lastRow="0" w:firstColumn="1" w:lastColumn="0" w:noHBand="0" w:noVBand="1"/>
      </w:tblPr>
      <w:tblGrid>
        <w:gridCol w:w="3720"/>
        <w:gridCol w:w="1342"/>
        <w:gridCol w:w="1148"/>
      </w:tblGrid>
      <w:tr w:rsidR="007C1A22" w:rsidRPr="007C1A22" w14:paraId="588BADE6" w14:textId="77777777" w:rsidTr="004457F3">
        <w:trPr>
          <w:trHeight w:val="288"/>
        </w:trPr>
        <w:tc>
          <w:tcPr>
            <w:tcW w:w="3720" w:type="dxa"/>
            <w:tcBorders>
              <w:top w:val="single" w:sz="4" w:space="0" w:color="auto"/>
              <w:left w:val="nil"/>
              <w:bottom w:val="single" w:sz="4" w:space="0" w:color="auto"/>
              <w:right w:val="nil"/>
            </w:tcBorders>
            <w:noWrap/>
            <w:vAlign w:val="center"/>
            <w:hideMark/>
          </w:tcPr>
          <w:p w14:paraId="42A64826" w14:textId="77777777" w:rsidR="007C1A22" w:rsidRPr="007C1A22" w:rsidRDefault="007C1A22" w:rsidP="004457F3">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Mechanism</w:t>
            </w:r>
          </w:p>
        </w:tc>
        <w:tc>
          <w:tcPr>
            <w:tcW w:w="1342" w:type="dxa"/>
            <w:tcBorders>
              <w:top w:val="single" w:sz="4" w:space="0" w:color="auto"/>
              <w:left w:val="nil"/>
              <w:bottom w:val="single" w:sz="4" w:space="0" w:color="auto"/>
              <w:right w:val="nil"/>
            </w:tcBorders>
            <w:noWrap/>
            <w:vAlign w:val="bottom"/>
            <w:hideMark/>
          </w:tcPr>
          <w:p w14:paraId="002AB97E"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Evidence Strength</w:t>
            </w:r>
          </w:p>
        </w:tc>
        <w:tc>
          <w:tcPr>
            <w:tcW w:w="1148" w:type="dxa"/>
            <w:tcBorders>
              <w:top w:val="single" w:sz="4" w:space="0" w:color="auto"/>
              <w:left w:val="nil"/>
              <w:bottom w:val="single" w:sz="4" w:space="0" w:color="auto"/>
              <w:right w:val="nil"/>
            </w:tcBorders>
            <w:noWrap/>
            <w:vAlign w:val="bottom"/>
            <w:hideMark/>
          </w:tcPr>
          <w:p w14:paraId="021AC888" w14:textId="77777777" w:rsidR="007C1A22" w:rsidRPr="007C1A22" w:rsidRDefault="007C1A22" w:rsidP="002E3450">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Number of Studies</w:t>
            </w:r>
          </w:p>
        </w:tc>
      </w:tr>
      <w:tr w:rsidR="007C1A22" w:rsidRPr="007C1A22" w14:paraId="740773A2" w14:textId="77777777" w:rsidTr="002E3450">
        <w:trPr>
          <w:trHeight w:val="288"/>
        </w:trPr>
        <w:tc>
          <w:tcPr>
            <w:tcW w:w="3720" w:type="dxa"/>
            <w:vMerge w:val="restart"/>
            <w:tcBorders>
              <w:top w:val="nil"/>
              <w:left w:val="nil"/>
              <w:bottom w:val="nil"/>
              <w:right w:val="nil"/>
            </w:tcBorders>
            <w:vAlign w:val="center"/>
            <w:hideMark/>
          </w:tcPr>
          <w:p w14:paraId="019B2404" w14:textId="77777777" w:rsidR="007C1A22" w:rsidRPr="001B65AE" w:rsidRDefault="007C1A22" w:rsidP="001A0790">
            <w:pPr>
              <w:pStyle w:val="ListParagraph"/>
              <w:numPr>
                <w:ilvl w:val="0"/>
                <w:numId w:val="10"/>
              </w:numPr>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Enemy release followed by enemy accumulation</w:t>
            </w:r>
          </w:p>
        </w:tc>
        <w:tc>
          <w:tcPr>
            <w:tcW w:w="1342" w:type="dxa"/>
            <w:tcBorders>
              <w:top w:val="nil"/>
              <w:left w:val="nil"/>
              <w:bottom w:val="nil"/>
              <w:right w:val="nil"/>
            </w:tcBorders>
            <w:hideMark/>
          </w:tcPr>
          <w:p w14:paraId="37C16E58"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nil"/>
              <w:left w:val="nil"/>
              <w:bottom w:val="nil"/>
              <w:right w:val="nil"/>
            </w:tcBorders>
            <w:noWrap/>
            <w:hideMark/>
          </w:tcPr>
          <w:p w14:paraId="12B2E4FD"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45BFF298" w14:textId="77777777" w:rsidTr="002E3450">
        <w:trPr>
          <w:trHeight w:val="288"/>
        </w:trPr>
        <w:tc>
          <w:tcPr>
            <w:tcW w:w="3720" w:type="dxa"/>
            <w:vMerge/>
            <w:tcBorders>
              <w:top w:val="nil"/>
              <w:left w:val="nil"/>
              <w:bottom w:val="nil"/>
              <w:right w:val="nil"/>
            </w:tcBorders>
            <w:vAlign w:val="center"/>
            <w:hideMark/>
          </w:tcPr>
          <w:p w14:paraId="5CEBF0C1"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62801353"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672309D" w14:textId="0AFA9455" w:rsidR="007C1A22" w:rsidRPr="007C1A22" w:rsidRDefault="00251691"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1B5697D" w14:textId="77777777" w:rsidTr="002E3450">
        <w:trPr>
          <w:trHeight w:val="288"/>
        </w:trPr>
        <w:tc>
          <w:tcPr>
            <w:tcW w:w="3720" w:type="dxa"/>
            <w:vMerge/>
            <w:tcBorders>
              <w:top w:val="nil"/>
              <w:left w:val="nil"/>
              <w:bottom w:val="nil"/>
              <w:right w:val="nil"/>
            </w:tcBorders>
            <w:vAlign w:val="center"/>
            <w:hideMark/>
          </w:tcPr>
          <w:p w14:paraId="6FCA78D9"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58B0F8C"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2E04B4D"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r>
      <w:tr w:rsidR="007C1A22" w:rsidRPr="007C1A22" w14:paraId="3BED51AA" w14:textId="77777777" w:rsidTr="002E3450">
        <w:trPr>
          <w:trHeight w:val="288"/>
        </w:trPr>
        <w:tc>
          <w:tcPr>
            <w:tcW w:w="3720" w:type="dxa"/>
            <w:vMerge/>
            <w:tcBorders>
              <w:top w:val="nil"/>
              <w:left w:val="nil"/>
              <w:bottom w:val="nil"/>
              <w:right w:val="nil"/>
            </w:tcBorders>
            <w:vAlign w:val="center"/>
            <w:hideMark/>
          </w:tcPr>
          <w:p w14:paraId="579CDA2B"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76A9AD5"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FC2B6D9"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493D6551"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1A62AE64"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56C8FEAE"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77DF3692"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6</w:t>
            </w:r>
          </w:p>
        </w:tc>
      </w:tr>
      <w:tr w:rsidR="007C1A22" w:rsidRPr="007C1A22" w14:paraId="0E645CD9"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5364AC04" w14:textId="77777777"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Resource depletion </w:t>
            </w:r>
          </w:p>
        </w:tc>
        <w:tc>
          <w:tcPr>
            <w:tcW w:w="1342" w:type="dxa"/>
            <w:tcBorders>
              <w:top w:val="dashed" w:sz="4" w:space="0" w:color="808080" w:themeColor="background1" w:themeShade="80"/>
              <w:left w:val="nil"/>
              <w:bottom w:val="nil"/>
              <w:right w:val="nil"/>
            </w:tcBorders>
            <w:hideMark/>
          </w:tcPr>
          <w:p w14:paraId="5827FC41"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11052B8C"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7D23314A" w14:textId="77777777" w:rsidTr="002E3450">
        <w:trPr>
          <w:trHeight w:val="288"/>
        </w:trPr>
        <w:tc>
          <w:tcPr>
            <w:tcW w:w="3720" w:type="dxa"/>
            <w:vMerge/>
            <w:tcBorders>
              <w:top w:val="nil"/>
              <w:left w:val="nil"/>
              <w:bottom w:val="nil"/>
              <w:right w:val="nil"/>
            </w:tcBorders>
            <w:vAlign w:val="center"/>
            <w:hideMark/>
          </w:tcPr>
          <w:p w14:paraId="3B4AB325"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BC762C4"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B24C840" w14:textId="05A69E27"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1142D1F6" w14:textId="77777777" w:rsidTr="002E3450">
        <w:trPr>
          <w:trHeight w:val="288"/>
        </w:trPr>
        <w:tc>
          <w:tcPr>
            <w:tcW w:w="3720" w:type="dxa"/>
            <w:vMerge/>
            <w:tcBorders>
              <w:top w:val="nil"/>
              <w:left w:val="nil"/>
              <w:bottom w:val="nil"/>
              <w:right w:val="nil"/>
            </w:tcBorders>
            <w:vAlign w:val="center"/>
            <w:hideMark/>
          </w:tcPr>
          <w:p w14:paraId="4A26CF6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DEF956F"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7B449631" w14:textId="08467E3C"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11FE4ECB" w14:textId="77777777" w:rsidTr="002E3450">
        <w:trPr>
          <w:trHeight w:val="288"/>
        </w:trPr>
        <w:tc>
          <w:tcPr>
            <w:tcW w:w="3720" w:type="dxa"/>
            <w:vMerge/>
            <w:tcBorders>
              <w:top w:val="nil"/>
              <w:left w:val="nil"/>
              <w:bottom w:val="nil"/>
              <w:right w:val="nil"/>
            </w:tcBorders>
            <w:vAlign w:val="center"/>
            <w:hideMark/>
          </w:tcPr>
          <w:p w14:paraId="4B7D7D1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2834DA70"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EACB090" w14:textId="370AC53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5A7466F8"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64218A5A"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75C578E8"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33BC50CC"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r>
      <w:tr w:rsidR="007C1A22" w:rsidRPr="007C1A22" w14:paraId="5740B5C4"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3E9F0F29" w14:textId="4CFDF238"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Invasive species </w:t>
            </w:r>
            <w:r w:rsidR="005F682A" w:rsidRPr="001B65AE">
              <w:rPr>
                <w:rFonts w:ascii="Aptos Narrow" w:eastAsia="Times New Roman" w:hAnsi="Aptos Narrow" w:cs="Times New Roman"/>
                <w:color w:val="000000"/>
                <w:lang w:val="en-US"/>
              </w:rPr>
              <w:t>unfavorably</w:t>
            </w:r>
            <w:r w:rsidRPr="001B65AE">
              <w:rPr>
                <w:rFonts w:ascii="Aptos Narrow" w:eastAsia="Times New Roman" w:hAnsi="Aptos Narrow" w:cs="Times New Roman"/>
                <w:color w:val="000000"/>
                <w:lang w:val="en-US"/>
              </w:rPr>
              <w:t xml:space="preserve"> </w:t>
            </w:r>
            <w:r w:rsidR="0061799D" w:rsidRPr="001B65AE">
              <w:rPr>
                <w:rFonts w:ascii="Aptos Narrow" w:eastAsia="Times New Roman" w:hAnsi="Aptos Narrow" w:cs="Times New Roman"/>
                <w:color w:val="000000"/>
                <w:lang w:val="en-US"/>
              </w:rPr>
              <w:t>alter</w:t>
            </w:r>
            <w:r w:rsidRPr="001B65AE">
              <w:rPr>
                <w:rFonts w:ascii="Aptos Narrow" w:eastAsia="Times New Roman" w:hAnsi="Aptos Narrow" w:cs="Times New Roman"/>
                <w:color w:val="000000"/>
                <w:lang w:val="en-US"/>
              </w:rPr>
              <w:t xml:space="preserve"> ecosystem for future generations</w:t>
            </w:r>
          </w:p>
        </w:tc>
        <w:tc>
          <w:tcPr>
            <w:tcW w:w="1342" w:type="dxa"/>
            <w:tcBorders>
              <w:top w:val="dashed" w:sz="4" w:space="0" w:color="808080" w:themeColor="background1" w:themeShade="80"/>
              <w:left w:val="nil"/>
              <w:bottom w:val="nil"/>
              <w:right w:val="nil"/>
            </w:tcBorders>
            <w:hideMark/>
          </w:tcPr>
          <w:p w14:paraId="77157447"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0D1AC693" w14:textId="105D27AD"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8C168DA" w14:textId="77777777" w:rsidTr="002E3450">
        <w:trPr>
          <w:trHeight w:val="288"/>
        </w:trPr>
        <w:tc>
          <w:tcPr>
            <w:tcW w:w="3720" w:type="dxa"/>
            <w:vMerge/>
            <w:tcBorders>
              <w:top w:val="nil"/>
              <w:left w:val="nil"/>
              <w:bottom w:val="nil"/>
              <w:right w:val="nil"/>
            </w:tcBorders>
            <w:vAlign w:val="center"/>
            <w:hideMark/>
          </w:tcPr>
          <w:p w14:paraId="6889FB2A"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07567BB"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031932E0"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5C8D9D7A" w14:textId="77777777" w:rsidTr="002E3450">
        <w:trPr>
          <w:trHeight w:val="288"/>
        </w:trPr>
        <w:tc>
          <w:tcPr>
            <w:tcW w:w="3720" w:type="dxa"/>
            <w:vMerge/>
            <w:tcBorders>
              <w:top w:val="nil"/>
              <w:left w:val="nil"/>
              <w:bottom w:val="nil"/>
              <w:right w:val="nil"/>
            </w:tcBorders>
            <w:vAlign w:val="center"/>
            <w:hideMark/>
          </w:tcPr>
          <w:p w14:paraId="2EE07D3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53087DC"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61D8FDCD" w14:textId="6CA4B74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CF2CB45" w14:textId="77777777" w:rsidTr="002E3450">
        <w:trPr>
          <w:trHeight w:val="288"/>
        </w:trPr>
        <w:tc>
          <w:tcPr>
            <w:tcW w:w="3720" w:type="dxa"/>
            <w:vMerge/>
            <w:tcBorders>
              <w:top w:val="nil"/>
              <w:left w:val="nil"/>
              <w:bottom w:val="nil"/>
              <w:right w:val="nil"/>
            </w:tcBorders>
            <w:vAlign w:val="center"/>
            <w:hideMark/>
          </w:tcPr>
          <w:p w14:paraId="3FDF42C3"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3110CD3"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7026009F" w14:textId="3E653B4D"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68ECDFA3"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096D0B7C"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375E3970"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34CE49AA"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r>
      <w:tr w:rsidR="007C1A22" w:rsidRPr="007C1A22" w14:paraId="3B85C74B"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624C6B18" w14:textId="36094122" w:rsidR="007C1A22" w:rsidRPr="001B65AE" w:rsidRDefault="003B3B94"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Pr>
                <w:rFonts w:ascii="Aptos Narrow" w:eastAsia="Times New Roman" w:hAnsi="Aptos Narrow" w:cs="Times New Roman"/>
                <w:color w:val="000000"/>
                <w:lang w:val="en-US"/>
              </w:rPr>
              <w:t xml:space="preserve">Abiotic drivers </w:t>
            </w:r>
            <w:r w:rsidR="0089019A">
              <w:rPr>
                <w:rFonts w:ascii="Aptos Narrow" w:eastAsia="Times New Roman" w:hAnsi="Aptos Narrow" w:cs="Times New Roman"/>
                <w:color w:val="000000"/>
                <w:lang w:val="en-US"/>
              </w:rPr>
              <w:t>are near a species abiotic tolerance</w:t>
            </w:r>
          </w:p>
        </w:tc>
        <w:tc>
          <w:tcPr>
            <w:tcW w:w="1342" w:type="dxa"/>
            <w:tcBorders>
              <w:top w:val="dashed" w:sz="4" w:space="0" w:color="808080" w:themeColor="background1" w:themeShade="80"/>
              <w:left w:val="nil"/>
              <w:bottom w:val="nil"/>
              <w:right w:val="nil"/>
            </w:tcBorders>
            <w:hideMark/>
          </w:tcPr>
          <w:p w14:paraId="28B573BA"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542571A6" w14:textId="50E3E5D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080D75A6" w14:textId="77777777" w:rsidTr="002E3450">
        <w:trPr>
          <w:trHeight w:val="288"/>
        </w:trPr>
        <w:tc>
          <w:tcPr>
            <w:tcW w:w="3720" w:type="dxa"/>
            <w:vMerge/>
            <w:tcBorders>
              <w:top w:val="nil"/>
              <w:left w:val="nil"/>
              <w:bottom w:val="nil"/>
              <w:right w:val="nil"/>
            </w:tcBorders>
            <w:vAlign w:val="center"/>
            <w:hideMark/>
          </w:tcPr>
          <w:p w14:paraId="163B67DC"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000C0DB6"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976A7BA" w14:textId="1FBB4BE5"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D0C0B31" w14:textId="77777777" w:rsidTr="002E3450">
        <w:trPr>
          <w:trHeight w:val="288"/>
        </w:trPr>
        <w:tc>
          <w:tcPr>
            <w:tcW w:w="3720" w:type="dxa"/>
            <w:vMerge/>
            <w:tcBorders>
              <w:top w:val="nil"/>
              <w:left w:val="nil"/>
              <w:bottom w:val="nil"/>
              <w:right w:val="nil"/>
            </w:tcBorders>
            <w:vAlign w:val="center"/>
            <w:hideMark/>
          </w:tcPr>
          <w:p w14:paraId="076711B6"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81F33A2"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00C9064"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r>
      <w:tr w:rsidR="007C1A22" w:rsidRPr="007C1A22" w14:paraId="6DE803D8" w14:textId="77777777" w:rsidTr="002E3450">
        <w:trPr>
          <w:trHeight w:val="288"/>
        </w:trPr>
        <w:tc>
          <w:tcPr>
            <w:tcW w:w="3720" w:type="dxa"/>
            <w:vMerge/>
            <w:tcBorders>
              <w:top w:val="nil"/>
              <w:left w:val="nil"/>
              <w:bottom w:val="nil"/>
              <w:right w:val="nil"/>
            </w:tcBorders>
            <w:vAlign w:val="center"/>
            <w:hideMark/>
          </w:tcPr>
          <w:p w14:paraId="52163FDA"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A9C68C9"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1D6CB1A7"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5DACB652"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78E86DCD"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07C946E4"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4FB13E37"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5</w:t>
            </w:r>
          </w:p>
        </w:tc>
      </w:tr>
      <w:tr w:rsidR="007C1A22" w:rsidRPr="007C1A22" w14:paraId="5873BECE" w14:textId="77777777" w:rsidTr="002E3450">
        <w:trPr>
          <w:trHeight w:val="288"/>
        </w:trPr>
        <w:tc>
          <w:tcPr>
            <w:tcW w:w="3720" w:type="dxa"/>
            <w:tcBorders>
              <w:top w:val="dashed" w:sz="4" w:space="0" w:color="808080" w:themeColor="background1" w:themeShade="80"/>
              <w:left w:val="nil"/>
              <w:bottom w:val="single" w:sz="4" w:space="0" w:color="auto"/>
              <w:right w:val="nil"/>
            </w:tcBorders>
            <w:vAlign w:val="center"/>
            <w:hideMark/>
          </w:tcPr>
          <w:p w14:paraId="45DB48AC" w14:textId="3CDBB655"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Not Specified</w:t>
            </w:r>
          </w:p>
        </w:tc>
        <w:tc>
          <w:tcPr>
            <w:tcW w:w="1342" w:type="dxa"/>
            <w:tcBorders>
              <w:top w:val="dashed" w:sz="4" w:space="0" w:color="808080" w:themeColor="background1" w:themeShade="80"/>
              <w:left w:val="nil"/>
              <w:bottom w:val="single" w:sz="4" w:space="0" w:color="auto"/>
              <w:right w:val="nil"/>
            </w:tcBorders>
            <w:noWrap/>
            <w:vAlign w:val="bottom"/>
            <w:hideMark/>
          </w:tcPr>
          <w:p w14:paraId="087FC302" w14:textId="3038E495" w:rsidR="007C1A22" w:rsidRPr="007C1A22" w:rsidRDefault="004457F3" w:rsidP="007C1A22">
            <w:pPr>
              <w:spacing w:line="240" w:lineRule="auto"/>
              <w:rPr>
                <w:rFonts w:ascii="Aptos Narrow" w:eastAsia="Times New Roman" w:hAnsi="Aptos Narrow" w:cs="Times New Roman"/>
                <w:b/>
                <w:bCs/>
                <w:color w:val="000000"/>
                <w:lang w:val="en-US"/>
              </w:rPr>
            </w:pPr>
            <w:r w:rsidRPr="004457F3">
              <w:rPr>
                <w:rFonts w:ascii="Aptos Narrow" w:eastAsia="Times New Roman" w:hAnsi="Aptos Narrow" w:cs="Times New Roman"/>
                <w:b/>
                <w:bCs/>
                <w:color w:val="000000"/>
                <w:lang w:val="en-US"/>
              </w:rPr>
              <w:t>Total</w:t>
            </w:r>
          </w:p>
        </w:tc>
        <w:tc>
          <w:tcPr>
            <w:tcW w:w="1148" w:type="dxa"/>
            <w:tcBorders>
              <w:top w:val="dashed" w:sz="4" w:space="0" w:color="808080" w:themeColor="background1" w:themeShade="80"/>
              <w:left w:val="nil"/>
              <w:bottom w:val="single" w:sz="4" w:space="0" w:color="auto"/>
              <w:right w:val="nil"/>
            </w:tcBorders>
            <w:noWrap/>
            <w:hideMark/>
          </w:tcPr>
          <w:p w14:paraId="2868D302"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4</w:t>
            </w:r>
          </w:p>
        </w:tc>
      </w:tr>
    </w:tbl>
    <w:p w14:paraId="3C4229F4" w14:textId="77777777" w:rsidR="004F5E6A" w:rsidRDefault="004F5E6A" w:rsidP="00605F58">
      <w:pPr>
        <w:spacing w:line="480" w:lineRule="auto"/>
        <w:rPr>
          <w:rFonts w:ascii="Times New Roman" w:eastAsia="Times New Roman" w:hAnsi="Times New Roman" w:cs="Times New Roman"/>
          <w:b/>
          <w:sz w:val="24"/>
          <w:szCs w:val="24"/>
        </w:rPr>
      </w:pPr>
    </w:p>
    <w:p w14:paraId="444393E8" w14:textId="10C98CB7" w:rsidR="004F5E6A" w:rsidRDefault="004F5E6A" w:rsidP="00605F58">
      <w:pPr>
        <w:spacing w:line="480" w:lineRule="auto"/>
        <w:rPr>
          <w:rFonts w:ascii="Times New Roman" w:eastAsia="Times New Roman" w:hAnsi="Times New Roman" w:cs="Times New Roman"/>
          <w:b/>
          <w:sz w:val="24"/>
          <w:szCs w:val="24"/>
        </w:rPr>
        <w:sectPr w:rsidR="004F5E6A" w:rsidSect="00D8523E">
          <w:pgSz w:w="12240" w:h="15840"/>
          <w:pgMar w:top="1440" w:right="1440" w:bottom="1440" w:left="1440" w:header="720" w:footer="720" w:gutter="0"/>
          <w:lnNumType w:countBy="1" w:restart="continuous"/>
          <w:cols w:space="720"/>
          <w:docGrid w:linePitch="299"/>
        </w:sectPr>
      </w:pPr>
    </w:p>
    <w:p w14:paraId="4FFF94A4" w14:textId="1CD801C6" w:rsidR="00242E53" w:rsidRDefault="00F23A3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w:t>
      </w:r>
      <w:r w:rsidR="002A1167">
        <w:rPr>
          <w:rFonts w:ascii="Times New Roman" w:eastAsia="Times New Roman" w:hAnsi="Times New Roman" w:cs="Times New Roman"/>
          <w:b/>
          <w:sz w:val="24"/>
          <w:szCs w:val="24"/>
        </w:rPr>
        <w:t xml:space="preserve"> captions</w:t>
      </w:r>
    </w:p>
    <w:p w14:paraId="229D1CCD" w14:textId="77777777" w:rsidR="001D6E08" w:rsidRDefault="00C9416D" w:rsidP="00605F58">
      <w:pPr>
        <w:spacing w:line="480" w:lineRule="auto"/>
        <w:rPr>
          <w:rFonts w:ascii="Times New Roman" w:eastAsia="Times New Roman" w:hAnsi="Times New Roman" w:cs="Times New Roman"/>
          <w:b/>
          <w:sz w:val="24"/>
          <w:szCs w:val="24"/>
        </w:rPr>
      </w:pPr>
      <w:commentRangeStart w:id="10"/>
      <w:commentRangeStart w:id="11"/>
      <w:r>
        <w:rPr>
          <w:rFonts w:ascii="Times New Roman" w:eastAsia="Times New Roman" w:hAnsi="Times New Roman" w:cs="Times New Roman"/>
          <w:b/>
          <w:noProof/>
          <w:sz w:val="24"/>
          <w:szCs w:val="24"/>
        </w:rPr>
        <w:drawing>
          <wp:inline distT="0" distB="0" distL="0" distR="0" wp14:anchorId="2FA7858A" wp14:editId="55C00524">
            <wp:extent cx="6226930" cy="5408099"/>
            <wp:effectExtent l="0" t="0" r="0" b="0"/>
            <wp:docPr id="111797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063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226930" cy="5408099"/>
                    </a:xfrm>
                    <a:prstGeom prst="rect">
                      <a:avLst/>
                    </a:prstGeom>
                  </pic:spPr>
                </pic:pic>
              </a:graphicData>
            </a:graphic>
          </wp:inline>
        </w:drawing>
      </w:r>
      <w:commentRangeEnd w:id="10"/>
      <w:r w:rsidR="00210D0C">
        <w:rPr>
          <w:rStyle w:val="CommentReference"/>
        </w:rPr>
        <w:commentReference w:id="10"/>
      </w:r>
      <w:commentRangeEnd w:id="11"/>
      <w:r w:rsidR="00FD531E">
        <w:rPr>
          <w:rStyle w:val="CommentReference"/>
        </w:rPr>
        <w:commentReference w:id="11"/>
      </w:r>
    </w:p>
    <w:p w14:paraId="6140541D" w14:textId="2045FCC4" w:rsidR="00930C0F" w:rsidRPr="00930C0F" w:rsidRDefault="00930C0F" w:rsidP="00605F58">
      <w:pPr>
        <w:spacing w:line="480" w:lineRule="auto"/>
        <w:rPr>
          <w:rFonts w:ascii="Times New Roman" w:eastAsia="Times New Roman" w:hAnsi="Times New Roman" w:cs="Times New Roman"/>
          <w:b/>
          <w:sz w:val="24"/>
          <w:szCs w:val="24"/>
        </w:rPr>
        <w:sectPr w:rsidR="00930C0F" w:rsidRPr="00930C0F" w:rsidSect="00D8523E">
          <w:pgSz w:w="12240" w:h="15840"/>
          <w:pgMar w:top="1440" w:right="1440" w:bottom="1440" w:left="1440" w:header="720" w:footer="720" w:gutter="0"/>
          <w:lnNumType w:countBy="1" w:restart="continuous"/>
          <w:cols w:space="720"/>
          <w:docGrid w:linePitch="299"/>
        </w:sectPr>
      </w:pPr>
      <w:r w:rsidRPr="00930C0F">
        <w:rPr>
          <w:rFonts w:ascii="Times New Roman" w:hAnsi="Times New Roman" w:cs="Times New Roman"/>
          <w:noProof/>
          <w:sz w:val="24"/>
          <w:szCs w:val="24"/>
        </w:rPr>
        <w:t>Fig. 1</w:t>
      </w:r>
      <w:r>
        <w:rPr>
          <w:rFonts w:ascii="Times New Roman" w:hAnsi="Times New Roman" w:cs="Times New Roman"/>
          <w:noProof/>
          <w:sz w:val="24"/>
          <w:szCs w:val="24"/>
        </w:rPr>
        <w:t xml:space="preserve">: </w:t>
      </w:r>
      <w:r w:rsidR="00BF7219">
        <w:rPr>
          <w:rFonts w:ascii="Times New Roman" w:hAnsi="Times New Roman" w:cs="Times New Roman"/>
          <w:noProof/>
          <w:sz w:val="24"/>
          <w:szCs w:val="24"/>
        </w:rPr>
        <w:t xml:space="preserve"> A) Graphical depiciton of the quantitative definition of a boom-bus</w:t>
      </w:r>
      <w:r w:rsidR="00610D17">
        <w:rPr>
          <w:rFonts w:ascii="Times New Roman" w:hAnsi="Times New Roman" w:cs="Times New Roman"/>
          <w:noProof/>
          <w:sz w:val="24"/>
          <w:szCs w:val="24"/>
        </w:rPr>
        <w:t>t and the classificaiton of boom-</w:t>
      </w:r>
      <w:commentRangeStart w:id="12"/>
      <w:commentRangeStart w:id="13"/>
      <w:r w:rsidR="00610D17">
        <w:rPr>
          <w:rFonts w:ascii="Times New Roman" w:hAnsi="Times New Roman" w:cs="Times New Roman"/>
          <w:noProof/>
          <w:sz w:val="24"/>
          <w:szCs w:val="24"/>
        </w:rPr>
        <w:t>bust, overshoot, and establishment</w:t>
      </w:r>
      <w:commentRangeEnd w:id="12"/>
      <w:r w:rsidR="009D6D61">
        <w:rPr>
          <w:rStyle w:val="CommentReference"/>
        </w:rPr>
        <w:commentReference w:id="12"/>
      </w:r>
      <w:commentRangeEnd w:id="13"/>
      <w:r w:rsidR="00290B08">
        <w:rPr>
          <w:rStyle w:val="CommentReference"/>
        </w:rPr>
        <w:commentReference w:id="13"/>
      </w:r>
      <w:r w:rsidR="00610D17">
        <w:rPr>
          <w:rFonts w:ascii="Times New Roman" w:hAnsi="Times New Roman" w:cs="Times New Roman"/>
          <w:noProof/>
          <w:sz w:val="24"/>
          <w:szCs w:val="24"/>
        </w:rPr>
        <w:t>. B) Graphical depictions</w:t>
      </w:r>
      <w:r w:rsidR="005843E3">
        <w:rPr>
          <w:rFonts w:ascii="Times New Roman" w:hAnsi="Times New Roman" w:cs="Times New Roman"/>
          <w:noProof/>
          <w:sz w:val="24"/>
          <w:szCs w:val="24"/>
        </w:rPr>
        <w:t xml:space="preserve"> of</w:t>
      </w:r>
      <w:r w:rsidR="00610D17">
        <w:rPr>
          <w:rFonts w:ascii="Times New Roman" w:hAnsi="Times New Roman" w:cs="Times New Roman"/>
          <w:noProof/>
          <w:sz w:val="24"/>
          <w:szCs w:val="24"/>
        </w:rPr>
        <w:t xml:space="preserve"> metrics</w:t>
      </w:r>
      <w:r w:rsidR="00441636">
        <w:rPr>
          <w:rFonts w:ascii="Times New Roman" w:hAnsi="Times New Roman" w:cs="Times New Roman"/>
          <w:noProof/>
          <w:sz w:val="24"/>
          <w:szCs w:val="24"/>
        </w:rPr>
        <w:t xml:space="preserve"> that could be used in future studies to test different mechanisms of boom</w:t>
      </w:r>
      <w:r w:rsidR="005843E3">
        <w:rPr>
          <w:rFonts w:ascii="Times New Roman" w:hAnsi="Times New Roman" w:cs="Times New Roman"/>
          <w:noProof/>
          <w:sz w:val="24"/>
          <w:szCs w:val="24"/>
        </w:rPr>
        <w:t>-busts.</w:t>
      </w:r>
    </w:p>
    <w:p w14:paraId="46D10971" w14:textId="60B06157" w:rsidR="00231CE6" w:rsidRDefault="00171CFF" w:rsidP="0018224C">
      <w:pPr>
        <w:spacing w:line="480" w:lineRule="auto"/>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lastRenderedPageBreak/>
        <w:drawing>
          <wp:inline distT="0" distB="0" distL="0" distR="0" wp14:anchorId="69932217" wp14:editId="5A5C30A3">
            <wp:extent cx="3959319" cy="4131741"/>
            <wp:effectExtent l="0" t="0" r="0" b="2540"/>
            <wp:docPr id="12348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186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9319" cy="4131741"/>
                    </a:xfrm>
                    <a:prstGeom prst="rect">
                      <a:avLst/>
                    </a:prstGeom>
                  </pic:spPr>
                </pic:pic>
              </a:graphicData>
            </a:graphic>
          </wp:inline>
        </w:drawing>
      </w:r>
    </w:p>
    <w:p w14:paraId="5CE08F21" w14:textId="6C62E3FB" w:rsidR="00231CE6" w:rsidRDefault="00933189" w:rsidP="00605F58">
      <w:pPr>
        <w:spacing w:line="480" w:lineRule="auto"/>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18224C">
        <w:rPr>
          <w:rFonts w:ascii="Times New Roman" w:eastAsia="Times New Roman" w:hAnsi="Times New Roman" w:cs="Times New Roman"/>
          <w:bCs/>
          <w:noProof/>
          <w:sz w:val="24"/>
          <w:szCs w:val="24"/>
        </w:rPr>
        <w:t>.</w:t>
      </w:r>
      <w:r>
        <w:rPr>
          <w:rFonts w:ascii="Times New Roman" w:eastAsia="Times New Roman" w:hAnsi="Times New Roman" w:cs="Times New Roman"/>
          <w:bCs/>
          <w:noProof/>
          <w:sz w:val="24"/>
          <w:szCs w:val="24"/>
        </w:rPr>
        <w:t xml:space="preserve"> 2: </w:t>
      </w:r>
      <w:r w:rsidR="001C33E0">
        <w:rPr>
          <w:rFonts w:ascii="Times New Roman" w:eastAsia="Times New Roman" w:hAnsi="Times New Roman" w:cs="Times New Roman"/>
          <w:bCs/>
          <w:noProof/>
          <w:sz w:val="24"/>
          <w:szCs w:val="24"/>
        </w:rPr>
        <w:t>F</w:t>
      </w:r>
      <w:r>
        <w:rPr>
          <w:rFonts w:ascii="Times New Roman" w:eastAsia="Times New Roman" w:hAnsi="Times New Roman" w:cs="Times New Roman"/>
          <w:bCs/>
          <w:noProof/>
          <w:sz w:val="24"/>
          <w:szCs w:val="24"/>
        </w:rPr>
        <w:t xml:space="preserve">low chart depicting the number of digitized time-series, the </w:t>
      </w:r>
      <w:r w:rsidR="00321CC4">
        <w:rPr>
          <w:rFonts w:ascii="Times New Roman" w:eastAsia="Times New Roman" w:hAnsi="Times New Roman" w:cs="Times New Roman"/>
          <w:bCs/>
          <w:noProof/>
          <w:sz w:val="24"/>
          <w:szCs w:val="24"/>
        </w:rPr>
        <w:t>nu</w:t>
      </w:r>
      <w:r w:rsidR="00C4652F">
        <w:rPr>
          <w:rFonts w:ascii="Times New Roman" w:eastAsia="Times New Roman" w:hAnsi="Times New Roman" w:cs="Times New Roman"/>
          <w:bCs/>
          <w:noProof/>
          <w:sz w:val="24"/>
          <w:szCs w:val="24"/>
        </w:rPr>
        <w:t>mb</w:t>
      </w:r>
      <w:r w:rsidR="00321CC4">
        <w:rPr>
          <w:rFonts w:ascii="Times New Roman" w:eastAsia="Times New Roman" w:hAnsi="Times New Roman" w:cs="Times New Roman"/>
          <w:bCs/>
          <w:noProof/>
          <w:sz w:val="24"/>
          <w:szCs w:val="24"/>
        </w:rPr>
        <w:t>ers</w:t>
      </w:r>
      <w:r w:rsidR="00C4652F">
        <w:rPr>
          <w:rFonts w:ascii="Times New Roman" w:eastAsia="Times New Roman" w:hAnsi="Times New Roman" w:cs="Times New Roman"/>
          <w:bCs/>
          <w:noProof/>
          <w:sz w:val="24"/>
          <w:szCs w:val="24"/>
        </w:rPr>
        <w:t xml:space="preserve"> of</w:t>
      </w:r>
      <w:r w:rsidR="00321CC4">
        <w:rPr>
          <w:rFonts w:ascii="Times New Roman" w:eastAsia="Times New Roman" w:hAnsi="Times New Roman" w:cs="Times New Roman"/>
          <w:bCs/>
          <w:noProof/>
          <w:sz w:val="24"/>
          <w:szCs w:val="24"/>
        </w:rPr>
        <w:t xml:space="preserve"> </w:t>
      </w:r>
      <w:r>
        <w:rPr>
          <w:rFonts w:ascii="Times New Roman" w:eastAsia="Times New Roman" w:hAnsi="Times New Roman" w:cs="Times New Roman"/>
          <w:bCs/>
          <w:noProof/>
          <w:sz w:val="24"/>
          <w:szCs w:val="24"/>
        </w:rPr>
        <w:t xml:space="preserve">time series </w:t>
      </w:r>
      <w:r w:rsidR="00321CC4">
        <w:rPr>
          <w:rFonts w:ascii="Times New Roman" w:eastAsia="Times New Roman" w:hAnsi="Times New Roman" w:cs="Times New Roman"/>
          <w:bCs/>
          <w:noProof/>
          <w:sz w:val="24"/>
          <w:szCs w:val="24"/>
        </w:rPr>
        <w:t xml:space="preserve">as they were filtered </w:t>
      </w:r>
      <w:r>
        <w:rPr>
          <w:rFonts w:ascii="Times New Roman" w:eastAsia="Times New Roman" w:hAnsi="Times New Roman" w:cs="Times New Roman"/>
          <w:bCs/>
          <w:noProof/>
          <w:sz w:val="24"/>
          <w:szCs w:val="24"/>
        </w:rPr>
        <w:t xml:space="preserve">through the </w:t>
      </w:r>
      <w:r w:rsidR="00F055AF">
        <w:rPr>
          <w:rFonts w:ascii="Times New Roman" w:eastAsia="Times New Roman" w:hAnsi="Times New Roman" w:cs="Times New Roman"/>
          <w:bCs/>
          <w:noProof/>
          <w:sz w:val="24"/>
          <w:szCs w:val="24"/>
        </w:rPr>
        <w:t>different steps</w:t>
      </w:r>
      <w:r w:rsidR="00C32CAD">
        <w:rPr>
          <w:rFonts w:ascii="Times New Roman" w:eastAsia="Times New Roman" w:hAnsi="Times New Roman" w:cs="Times New Roman"/>
          <w:bCs/>
          <w:noProof/>
          <w:sz w:val="24"/>
          <w:szCs w:val="24"/>
        </w:rPr>
        <w:t>,</w:t>
      </w:r>
      <w:r w:rsidR="00F055AF">
        <w:rPr>
          <w:rFonts w:ascii="Times New Roman" w:eastAsia="Times New Roman" w:hAnsi="Times New Roman" w:cs="Times New Roman"/>
          <w:bCs/>
          <w:noProof/>
          <w:sz w:val="24"/>
          <w:szCs w:val="24"/>
        </w:rPr>
        <w:t xml:space="preserve"> and the </w:t>
      </w:r>
      <w:r w:rsidR="003469E1">
        <w:rPr>
          <w:rFonts w:ascii="Times New Roman" w:eastAsia="Times New Roman" w:hAnsi="Times New Roman" w:cs="Times New Roman"/>
          <w:bCs/>
          <w:noProof/>
          <w:sz w:val="24"/>
          <w:szCs w:val="24"/>
        </w:rPr>
        <w:t>number</w:t>
      </w:r>
      <w:r w:rsidR="00B43B33">
        <w:rPr>
          <w:rFonts w:ascii="Times New Roman" w:eastAsia="Times New Roman" w:hAnsi="Times New Roman" w:cs="Times New Roman"/>
          <w:bCs/>
          <w:noProof/>
          <w:sz w:val="24"/>
          <w:szCs w:val="24"/>
        </w:rPr>
        <w:t xml:space="preserve"> of time-series </w:t>
      </w:r>
      <w:r w:rsidR="003469E1">
        <w:rPr>
          <w:rFonts w:ascii="Times New Roman" w:eastAsia="Times New Roman" w:hAnsi="Times New Roman" w:cs="Times New Roman"/>
          <w:bCs/>
          <w:noProof/>
          <w:sz w:val="24"/>
          <w:szCs w:val="24"/>
        </w:rPr>
        <w:t>within the final classification</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B43B33">
        <w:rPr>
          <w:rFonts w:ascii="Times New Roman" w:eastAsia="Times New Roman" w:hAnsi="Times New Roman" w:cs="Times New Roman"/>
          <w:bCs/>
          <w:noProof/>
          <w:sz w:val="24"/>
          <w:szCs w:val="24"/>
        </w:rPr>
        <w:t>of</w:t>
      </w:r>
      <w:r w:rsidR="003469E1">
        <w:rPr>
          <w:rFonts w:ascii="Times New Roman" w:eastAsia="Times New Roman" w:hAnsi="Times New Roman" w:cs="Times New Roman"/>
          <w:bCs/>
          <w:noProof/>
          <w:sz w:val="24"/>
          <w:szCs w:val="24"/>
        </w:rPr>
        <w:t xml:space="preserve"> boom-bust</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given</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the</w:t>
      </w:r>
      <w:r w:rsidR="00B43B33">
        <w:rPr>
          <w:rFonts w:ascii="Times New Roman" w:eastAsia="Times New Roman" w:hAnsi="Times New Roman" w:cs="Times New Roman"/>
          <w:bCs/>
          <w:noProof/>
          <w:sz w:val="24"/>
          <w:szCs w:val="24"/>
        </w:rPr>
        <w:t xml:space="preserve"> quantitative</w:t>
      </w:r>
      <w:r w:rsidR="003469E1">
        <w:rPr>
          <w:rFonts w:ascii="Times New Roman" w:eastAsia="Times New Roman" w:hAnsi="Times New Roman" w:cs="Times New Roman"/>
          <w:bCs/>
          <w:noProof/>
          <w:sz w:val="24"/>
          <w:szCs w:val="24"/>
        </w:rPr>
        <w:t xml:space="preserve"> definition.</w:t>
      </w:r>
      <w:r w:rsidR="00FA1B23">
        <w:rPr>
          <w:rFonts w:ascii="Times New Roman" w:eastAsia="Times New Roman" w:hAnsi="Times New Roman" w:cs="Times New Roman"/>
          <w:bCs/>
          <w:noProof/>
          <w:sz w:val="24"/>
          <w:szCs w:val="24"/>
        </w:rPr>
        <w:t xml:space="preserve">  </w:t>
      </w:r>
      <w:r w:rsidR="00515F45">
        <w:rPr>
          <w:rFonts w:ascii="Times New Roman" w:eastAsia="Times New Roman" w:hAnsi="Times New Roman" w:cs="Times New Roman"/>
          <w:bCs/>
          <w:noProof/>
          <w:sz w:val="24"/>
          <w:szCs w:val="24"/>
        </w:rPr>
        <w:t>The darker the shade of</w:t>
      </w:r>
      <w:r w:rsidR="00FA1B23">
        <w:rPr>
          <w:rFonts w:ascii="Times New Roman" w:eastAsia="Times New Roman" w:hAnsi="Times New Roman" w:cs="Times New Roman"/>
          <w:bCs/>
          <w:noProof/>
          <w:sz w:val="24"/>
          <w:szCs w:val="24"/>
        </w:rPr>
        <w:t xml:space="preserve"> purple </w:t>
      </w:r>
      <w:r w:rsidR="00515F45">
        <w:rPr>
          <w:rFonts w:ascii="Times New Roman" w:eastAsia="Times New Roman" w:hAnsi="Times New Roman" w:cs="Times New Roman"/>
          <w:bCs/>
          <w:noProof/>
          <w:sz w:val="24"/>
          <w:szCs w:val="24"/>
        </w:rPr>
        <w:t>the stronger</w:t>
      </w:r>
      <w:r w:rsidR="00E23C65">
        <w:rPr>
          <w:rFonts w:ascii="Times New Roman" w:eastAsia="Times New Roman" w:hAnsi="Times New Roman" w:cs="Times New Roman"/>
          <w:bCs/>
          <w:noProof/>
          <w:sz w:val="24"/>
          <w:szCs w:val="24"/>
        </w:rPr>
        <w:t xml:space="preserve"> the confidence</w:t>
      </w:r>
      <w:r w:rsidR="00FA1B23">
        <w:rPr>
          <w:rFonts w:ascii="Times New Roman" w:eastAsia="Times New Roman" w:hAnsi="Times New Roman" w:cs="Times New Roman"/>
          <w:bCs/>
          <w:noProof/>
          <w:sz w:val="24"/>
          <w:szCs w:val="24"/>
        </w:rPr>
        <w:t xml:space="preserve"> in the</w:t>
      </w:r>
      <w:r w:rsidR="00E23C65">
        <w:rPr>
          <w:rFonts w:ascii="Times New Roman" w:eastAsia="Times New Roman" w:hAnsi="Times New Roman" w:cs="Times New Roman"/>
          <w:bCs/>
          <w:noProof/>
          <w:sz w:val="24"/>
          <w:szCs w:val="24"/>
        </w:rPr>
        <w:t xml:space="preserve"> timeseries</w:t>
      </w:r>
      <w:r w:rsidR="00FA1B23">
        <w:rPr>
          <w:rFonts w:ascii="Times New Roman" w:eastAsia="Times New Roman" w:hAnsi="Times New Roman" w:cs="Times New Roman"/>
          <w:bCs/>
          <w:noProof/>
          <w:sz w:val="24"/>
          <w:szCs w:val="24"/>
        </w:rPr>
        <w:t xml:space="preserve"> classification as a boom-bust</w:t>
      </w:r>
      <w:r w:rsidR="00E23C65">
        <w:rPr>
          <w:rFonts w:ascii="Times New Roman" w:eastAsia="Times New Roman" w:hAnsi="Times New Roman" w:cs="Times New Roman"/>
          <w:bCs/>
          <w:noProof/>
          <w:sz w:val="24"/>
          <w:szCs w:val="24"/>
        </w:rPr>
        <w:t>.</w:t>
      </w:r>
    </w:p>
    <w:p w14:paraId="190F5273" w14:textId="43AECBC6" w:rsidR="00F23A3A" w:rsidRPr="00F23A3A" w:rsidRDefault="00F23A3A" w:rsidP="00605F58">
      <w:pPr>
        <w:spacing w:line="480" w:lineRule="auto"/>
        <w:rPr>
          <w:rFonts w:ascii="Times New Roman" w:eastAsia="Times New Roman" w:hAnsi="Times New Roman" w:cs="Times New Roman"/>
          <w:bCs/>
          <w:sz w:val="24"/>
          <w:szCs w:val="24"/>
        </w:rPr>
      </w:pPr>
    </w:p>
    <w:p w14:paraId="710A5228" w14:textId="77777777" w:rsidR="00496ED1" w:rsidRDefault="00496ED1" w:rsidP="00242E53">
      <w:pPr>
        <w:spacing w:line="480" w:lineRule="auto"/>
        <w:rPr>
          <w:rFonts w:ascii="Times New Roman" w:eastAsia="Times New Roman" w:hAnsi="Times New Roman" w:cs="Times New Roman"/>
          <w:b/>
          <w:sz w:val="24"/>
          <w:szCs w:val="24"/>
        </w:rPr>
        <w:sectPr w:rsidR="00496ED1" w:rsidSect="00D8523E">
          <w:pgSz w:w="12240" w:h="15840"/>
          <w:pgMar w:top="1440" w:right="1440" w:bottom="1440" w:left="1440" w:header="720" w:footer="720" w:gutter="0"/>
          <w:lnNumType w:countBy="1" w:restart="continuous"/>
          <w:cols w:space="720"/>
          <w:docGrid w:linePitch="299"/>
        </w:sectPr>
      </w:pPr>
    </w:p>
    <w:p w14:paraId="748A806D" w14:textId="77777777" w:rsidR="003E27C6" w:rsidRDefault="00496ED1" w:rsidP="00242E53">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1202446C" wp14:editId="0412BB64">
            <wp:extent cx="5943600" cy="4953635"/>
            <wp:effectExtent l="0" t="0" r="0" b="0"/>
            <wp:docPr id="1684478774" name="Picture 2"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8774" name="Picture 2" descr="A graph of a number of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3C768B52" w14:textId="5207503C" w:rsidR="008A7B04" w:rsidRPr="008A7B04" w:rsidRDefault="008A7B04" w:rsidP="00242E53">
      <w:pPr>
        <w:spacing w:line="480" w:lineRule="auto"/>
        <w:rPr>
          <w:rFonts w:ascii="Times New Roman" w:eastAsia="Times New Roman" w:hAnsi="Times New Roman" w:cs="Times New Roman"/>
          <w:bCs/>
          <w:sz w:val="24"/>
          <w:szCs w:val="24"/>
        </w:rPr>
        <w:sectPr w:rsidR="008A7B04" w:rsidRPr="008A7B04"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sz w:val="24"/>
          <w:szCs w:val="24"/>
        </w:rPr>
        <w:t>Fig. 3</w:t>
      </w:r>
      <w:r w:rsidR="00956582">
        <w:rPr>
          <w:rFonts w:ascii="Times New Roman" w:eastAsia="Times New Roman" w:hAnsi="Times New Roman" w:cs="Times New Roman"/>
          <w:bCs/>
          <w:sz w:val="24"/>
          <w:szCs w:val="24"/>
        </w:rPr>
        <w:t xml:space="preserve">.  </w:t>
      </w:r>
      <w:r w:rsidR="008822C4">
        <w:rPr>
          <w:rFonts w:ascii="Times New Roman" w:eastAsia="Times New Roman" w:hAnsi="Times New Roman" w:cs="Times New Roman"/>
          <w:bCs/>
          <w:sz w:val="24"/>
          <w:szCs w:val="24"/>
        </w:rPr>
        <w:t xml:space="preserve">Time series of </w:t>
      </w:r>
      <w:r w:rsidR="000E5617">
        <w:rPr>
          <w:rFonts w:ascii="Times New Roman" w:eastAsia="Times New Roman" w:hAnsi="Times New Roman" w:cs="Times New Roman"/>
          <w:bCs/>
          <w:sz w:val="24"/>
          <w:szCs w:val="24"/>
        </w:rPr>
        <w:t>A)</w:t>
      </w:r>
      <w:r w:rsidR="008822C4">
        <w:rPr>
          <w:rFonts w:ascii="Times New Roman" w:eastAsia="Times New Roman" w:hAnsi="Times New Roman" w:cs="Times New Roman"/>
          <w:bCs/>
          <w:sz w:val="24"/>
          <w:szCs w:val="24"/>
        </w:rPr>
        <w:t xml:space="preserve"> </w:t>
      </w:r>
      <w:r w:rsidR="0077200A" w:rsidRPr="0077200A">
        <w:rPr>
          <w:rFonts w:ascii="Times New Roman" w:eastAsia="Times New Roman" w:hAnsi="Times New Roman" w:cs="Times New Roman"/>
          <w:bCs/>
          <w:i/>
          <w:iCs/>
          <w:sz w:val="24"/>
          <w:szCs w:val="24"/>
        </w:rPr>
        <w:t>Sargassum muticum</w:t>
      </w:r>
      <w:r w:rsidR="0077200A">
        <w:rPr>
          <w:rFonts w:ascii="Times New Roman" w:eastAsia="Times New Roman" w:hAnsi="Times New Roman" w:cs="Times New Roman"/>
          <w:bCs/>
          <w:sz w:val="24"/>
          <w:szCs w:val="24"/>
        </w:rPr>
        <w:t xml:space="preserve"> </w:t>
      </w:r>
      <w:r w:rsidR="000E5617">
        <w:rPr>
          <w:rFonts w:ascii="Times New Roman" w:eastAsia="Times New Roman" w:hAnsi="Times New Roman" w:cs="Times New Roman"/>
          <w:bCs/>
          <w:sz w:val="24"/>
          <w:szCs w:val="24"/>
        </w:rPr>
        <w:t xml:space="preserve">biomass </w:t>
      </w:r>
      <w:r w:rsidR="0077200A">
        <w:rPr>
          <w:rFonts w:ascii="Times New Roman" w:eastAsia="Times New Roman" w:hAnsi="Times New Roman" w:cs="Times New Roman"/>
          <w:bCs/>
          <w:sz w:val="24"/>
          <w:szCs w:val="24"/>
        </w:rPr>
        <w:t>in Spain</w:t>
      </w:r>
      <w:r w:rsidR="00497C49">
        <w:rPr>
          <w:rFonts w:ascii="Times New Roman" w:eastAsia="Times New Roman" w:hAnsi="Times New Roman" w:cs="Times New Roman"/>
          <w:bCs/>
          <w:sz w:val="24"/>
          <w:szCs w:val="24"/>
        </w:rPr>
        <w:t xml:space="preserve"> that was classified as a Boom-Bust </w:t>
      </w:r>
      <w:r w:rsidR="008822C4">
        <w:rPr>
          <w:rFonts w:ascii="Times New Roman" w:eastAsia="Times New Roman" w:hAnsi="Times New Roman" w:cs="Times New Roman"/>
          <w:bCs/>
          <w:sz w:val="24"/>
          <w:szCs w:val="24"/>
        </w:rPr>
        <w:fldChar w:fldCharType="begin"/>
      </w:r>
      <w:r w:rsidR="008822C4">
        <w:rPr>
          <w:rFonts w:ascii="Times New Roman" w:eastAsia="Times New Roman" w:hAnsi="Times New Roman" w:cs="Times New Roman"/>
          <w:bCs/>
          <w:sz w:val="24"/>
          <w:szCs w:val="24"/>
        </w:rPr>
        <w:instrText xml:space="preserve"> ADDIN ZOTERO_ITEM CSL_CITATION {"citationID":"OfocdJHL","properties":{"formattedCitation":"(Fern\\uc0\\u225{}ndez 2020)","plainCitation":"(Fernández 2020)","noteIndex":0},"citationItems":[{"id":60,"uris":["http://zotero.org/users/9972654/items/D98GJARG"],"itemData":{"id":60,"type":"article-journal","abstract":"The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Spain","volume":"55","author":[{"family":"Fernández","given":"C."}],"issued":{"date-parts":[["2020",7,2]]}}}],"schema":"https://github.com/citation-style-language/schema/raw/master/csl-citation.json"} </w:instrText>
      </w:r>
      <w:r w:rsidR="008822C4">
        <w:rPr>
          <w:rFonts w:ascii="Times New Roman" w:eastAsia="Times New Roman" w:hAnsi="Times New Roman" w:cs="Times New Roman"/>
          <w:bCs/>
          <w:sz w:val="24"/>
          <w:szCs w:val="24"/>
        </w:rPr>
        <w:fldChar w:fldCharType="separate"/>
      </w:r>
      <w:r w:rsidR="008822C4" w:rsidRPr="008822C4">
        <w:rPr>
          <w:rFonts w:ascii="Times New Roman" w:hAnsi="Times New Roman" w:cs="Times New Roman"/>
          <w:sz w:val="24"/>
        </w:rPr>
        <w:t>(Fernández 2020)</w:t>
      </w:r>
      <w:r w:rsidR="008822C4">
        <w:rPr>
          <w:rFonts w:ascii="Times New Roman" w:eastAsia="Times New Roman" w:hAnsi="Times New Roman" w:cs="Times New Roman"/>
          <w:bCs/>
          <w:sz w:val="24"/>
          <w:szCs w:val="24"/>
        </w:rPr>
        <w:fldChar w:fldCharType="end"/>
      </w:r>
      <w:r w:rsidR="00956582">
        <w:rPr>
          <w:rFonts w:ascii="Times New Roman" w:eastAsia="Times New Roman" w:hAnsi="Times New Roman" w:cs="Times New Roman"/>
          <w:bCs/>
          <w:sz w:val="24"/>
          <w:szCs w:val="24"/>
        </w:rPr>
        <w:t xml:space="preserve">, B) </w:t>
      </w:r>
      <w:r w:rsidR="008822C4">
        <w:rPr>
          <w:rFonts w:ascii="Times New Roman" w:eastAsia="Times New Roman" w:hAnsi="Times New Roman" w:cs="Times New Roman"/>
          <w:bCs/>
          <w:sz w:val="24"/>
          <w:szCs w:val="24"/>
        </w:rPr>
        <w:t>Signal Crayfish (</w:t>
      </w:r>
      <w:r w:rsidR="00EF0D41" w:rsidRPr="00EF0D41">
        <w:rPr>
          <w:rFonts w:ascii="Times New Roman" w:eastAsia="Times New Roman" w:hAnsi="Times New Roman" w:cs="Times New Roman"/>
          <w:bCs/>
          <w:i/>
          <w:iCs/>
          <w:sz w:val="24"/>
          <w:szCs w:val="24"/>
        </w:rPr>
        <w:t>Pacifastacus leniusculus</w:t>
      </w:r>
      <w:r w:rsidR="00EF0D41">
        <w:rPr>
          <w:rFonts w:ascii="Times New Roman" w:eastAsia="Times New Roman" w:hAnsi="Times New Roman" w:cs="Times New Roman"/>
          <w:bCs/>
          <w:sz w:val="24"/>
          <w:szCs w:val="24"/>
        </w:rPr>
        <w:t xml:space="preserve">) catch per unit effort (CPUE) </w:t>
      </w:r>
      <w:r w:rsidR="004C2C3E">
        <w:rPr>
          <w:rFonts w:ascii="Times New Roman" w:eastAsia="Times New Roman" w:hAnsi="Times New Roman" w:cs="Times New Roman"/>
          <w:bCs/>
          <w:sz w:val="24"/>
          <w:szCs w:val="24"/>
        </w:rPr>
        <w:t xml:space="preserve">in a Swedish Lake </w:t>
      </w:r>
      <w:r w:rsidR="00EF0D41">
        <w:rPr>
          <w:rFonts w:ascii="Times New Roman" w:eastAsia="Times New Roman" w:hAnsi="Times New Roman" w:cs="Times New Roman"/>
          <w:bCs/>
          <w:sz w:val="24"/>
          <w:szCs w:val="24"/>
        </w:rPr>
        <w:t xml:space="preserve">that was classified as Boom-Bust Sustained Unknown </w:t>
      </w:r>
      <w:r w:rsidR="008822C4">
        <w:rPr>
          <w:rFonts w:ascii="Times New Roman" w:eastAsia="Times New Roman" w:hAnsi="Times New Roman" w:cs="Times New Roman"/>
          <w:bCs/>
          <w:sz w:val="24"/>
          <w:szCs w:val="24"/>
        </w:rPr>
        <w:fldChar w:fldCharType="begin"/>
      </w:r>
      <w:r w:rsidR="008822C4">
        <w:rPr>
          <w:rFonts w:ascii="Times New Roman" w:eastAsia="Times New Roman" w:hAnsi="Times New Roman" w:cs="Times New Roman"/>
          <w:bCs/>
          <w:sz w:val="24"/>
          <w:szCs w:val="24"/>
        </w:rPr>
        <w:instrText xml:space="preserve"> ADDIN ZOTERO_ITEM CSL_CITATION {"citationID":"EJ4lp6Xf","properties":{"formattedCitation":"(Sandstr\\uc0\\u246{}m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8822C4">
        <w:rPr>
          <w:rFonts w:ascii="Times New Roman" w:eastAsia="Times New Roman" w:hAnsi="Times New Roman" w:cs="Times New Roman"/>
          <w:bCs/>
          <w:sz w:val="24"/>
          <w:szCs w:val="24"/>
        </w:rPr>
        <w:fldChar w:fldCharType="separate"/>
      </w:r>
      <w:r w:rsidR="008822C4" w:rsidRPr="008822C4">
        <w:rPr>
          <w:rFonts w:ascii="Times New Roman" w:hAnsi="Times New Roman" w:cs="Times New Roman"/>
          <w:sz w:val="24"/>
        </w:rPr>
        <w:t xml:space="preserve">(Sandström </w:t>
      </w:r>
      <w:r w:rsidR="008822C4" w:rsidRPr="008822C4">
        <w:rPr>
          <w:rFonts w:ascii="Times New Roman" w:hAnsi="Times New Roman" w:cs="Times New Roman"/>
          <w:i/>
          <w:iCs/>
          <w:sz w:val="24"/>
        </w:rPr>
        <w:t>et al.</w:t>
      </w:r>
      <w:r w:rsidR="008822C4" w:rsidRPr="008822C4">
        <w:rPr>
          <w:rFonts w:ascii="Times New Roman" w:hAnsi="Times New Roman" w:cs="Times New Roman"/>
          <w:sz w:val="24"/>
        </w:rPr>
        <w:t xml:space="preserve"> 2014)</w:t>
      </w:r>
      <w:r w:rsidR="008822C4">
        <w:rPr>
          <w:rFonts w:ascii="Times New Roman" w:eastAsia="Times New Roman" w:hAnsi="Times New Roman" w:cs="Times New Roman"/>
          <w:bCs/>
          <w:sz w:val="24"/>
          <w:szCs w:val="24"/>
        </w:rPr>
        <w:fldChar w:fldCharType="end"/>
      </w:r>
      <w:r w:rsidR="00EF0D41">
        <w:rPr>
          <w:rFonts w:ascii="Times New Roman" w:eastAsia="Times New Roman" w:hAnsi="Times New Roman" w:cs="Times New Roman"/>
          <w:bCs/>
          <w:sz w:val="24"/>
          <w:szCs w:val="24"/>
        </w:rPr>
        <w:t>, House Sparrow (</w:t>
      </w:r>
      <w:r w:rsidR="00EF0D41" w:rsidRPr="00EF0D41">
        <w:rPr>
          <w:rFonts w:ascii="Times New Roman" w:eastAsia="Times New Roman" w:hAnsi="Times New Roman" w:cs="Times New Roman"/>
          <w:bCs/>
          <w:i/>
          <w:iCs/>
          <w:sz w:val="24"/>
          <w:szCs w:val="24"/>
        </w:rPr>
        <w:t>Passer domesticus</w:t>
      </w:r>
      <w:r w:rsidR="00EF0D41">
        <w:rPr>
          <w:rFonts w:ascii="Times New Roman" w:eastAsia="Times New Roman" w:hAnsi="Times New Roman" w:cs="Times New Roman"/>
          <w:bCs/>
          <w:sz w:val="24"/>
          <w:szCs w:val="24"/>
        </w:rPr>
        <w:t xml:space="preserve">) CPUE </w:t>
      </w:r>
      <w:r w:rsidR="003512F3">
        <w:rPr>
          <w:rFonts w:ascii="Times New Roman" w:eastAsia="Times New Roman" w:hAnsi="Times New Roman" w:cs="Times New Roman"/>
          <w:bCs/>
          <w:sz w:val="24"/>
          <w:szCs w:val="24"/>
        </w:rPr>
        <w:t xml:space="preserve">in Miami FL USA </w:t>
      </w:r>
      <w:r w:rsidR="00EF0D41">
        <w:rPr>
          <w:rFonts w:ascii="Times New Roman" w:eastAsia="Times New Roman" w:hAnsi="Times New Roman" w:cs="Times New Roman"/>
          <w:bCs/>
          <w:sz w:val="24"/>
          <w:szCs w:val="24"/>
        </w:rPr>
        <w:t xml:space="preserve">that was </w:t>
      </w:r>
      <w:r w:rsidR="000A6B5B">
        <w:rPr>
          <w:rFonts w:ascii="Times New Roman" w:eastAsia="Times New Roman" w:hAnsi="Times New Roman" w:cs="Times New Roman"/>
          <w:bCs/>
          <w:sz w:val="24"/>
          <w:szCs w:val="24"/>
        </w:rPr>
        <w:t xml:space="preserve">classified </w:t>
      </w:r>
      <w:r w:rsidR="003512F3">
        <w:rPr>
          <w:rFonts w:ascii="Times New Roman" w:eastAsia="Times New Roman" w:hAnsi="Times New Roman" w:cs="Times New Roman"/>
          <w:bCs/>
          <w:sz w:val="24"/>
          <w:szCs w:val="24"/>
        </w:rPr>
        <w:t xml:space="preserve">as </w:t>
      </w:r>
      <w:r w:rsidR="00FA1E2C">
        <w:rPr>
          <w:rFonts w:ascii="Times New Roman" w:eastAsia="Times New Roman" w:hAnsi="Times New Roman" w:cs="Times New Roman"/>
          <w:bCs/>
          <w:sz w:val="24"/>
          <w:szCs w:val="24"/>
        </w:rPr>
        <w:t>Boom Unk</w:t>
      </w:r>
      <w:r w:rsidR="000A6B5B">
        <w:rPr>
          <w:rFonts w:ascii="Times New Roman" w:eastAsia="Times New Roman" w:hAnsi="Times New Roman" w:cs="Times New Roman"/>
          <w:bCs/>
          <w:sz w:val="24"/>
          <w:szCs w:val="24"/>
        </w:rPr>
        <w:t>nown</w:t>
      </w:r>
      <w:r w:rsidR="00FA1E2C">
        <w:rPr>
          <w:rFonts w:ascii="Times New Roman" w:eastAsia="Times New Roman" w:hAnsi="Times New Roman" w:cs="Times New Roman"/>
          <w:bCs/>
          <w:sz w:val="24"/>
          <w:szCs w:val="24"/>
        </w:rPr>
        <w:t>.-Bust</w:t>
      </w:r>
      <w:r w:rsidR="000A6B5B">
        <w:rPr>
          <w:rFonts w:ascii="Times New Roman" w:eastAsia="Times New Roman" w:hAnsi="Times New Roman" w:cs="Times New Roman"/>
          <w:bCs/>
          <w:sz w:val="24"/>
          <w:szCs w:val="24"/>
        </w:rPr>
        <w:t xml:space="preserve"> </w:t>
      </w:r>
      <w:r w:rsidR="000A6B5B">
        <w:rPr>
          <w:rFonts w:ascii="Times New Roman" w:eastAsia="Times New Roman" w:hAnsi="Times New Roman" w:cs="Times New Roman"/>
          <w:bCs/>
          <w:sz w:val="24"/>
          <w:szCs w:val="24"/>
        </w:rPr>
        <w:fldChar w:fldCharType="begin"/>
      </w:r>
      <w:r w:rsidR="000A6B5B">
        <w:rPr>
          <w:rFonts w:ascii="Times New Roman" w:eastAsia="Times New Roman" w:hAnsi="Times New Roman" w:cs="Times New Roman"/>
          <w:bCs/>
          <w:sz w:val="24"/>
          <w:szCs w:val="24"/>
        </w:rPr>
        <w:instrText xml:space="preserve"> ADDIN ZOTERO_ITEM CSL_CITATION {"citationID":"cxyctMbC","properties":{"formattedCitation":"(Aagaard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0A6B5B">
        <w:rPr>
          <w:rFonts w:ascii="Times New Roman" w:eastAsia="Times New Roman" w:hAnsi="Times New Roman" w:cs="Times New Roman"/>
          <w:bCs/>
          <w:sz w:val="24"/>
          <w:szCs w:val="24"/>
        </w:rPr>
        <w:fldChar w:fldCharType="separate"/>
      </w:r>
      <w:r w:rsidR="000A6B5B" w:rsidRPr="000A6B5B">
        <w:rPr>
          <w:rFonts w:ascii="Times New Roman" w:hAnsi="Times New Roman" w:cs="Times New Roman"/>
          <w:sz w:val="24"/>
        </w:rPr>
        <w:t>(Aagaard &amp; Lockwood 2016)</w:t>
      </w:r>
      <w:r w:rsidR="000A6B5B">
        <w:rPr>
          <w:rFonts w:ascii="Times New Roman" w:eastAsia="Times New Roman" w:hAnsi="Times New Roman" w:cs="Times New Roman"/>
          <w:bCs/>
          <w:sz w:val="24"/>
          <w:szCs w:val="24"/>
        </w:rPr>
        <w:fldChar w:fldCharType="end"/>
      </w:r>
      <w:r w:rsidR="00FA1E2C">
        <w:rPr>
          <w:rFonts w:ascii="Times New Roman" w:eastAsia="Times New Roman" w:hAnsi="Times New Roman" w:cs="Times New Roman"/>
          <w:bCs/>
          <w:sz w:val="24"/>
          <w:szCs w:val="24"/>
        </w:rPr>
        <w:t xml:space="preserve">, and D) </w:t>
      </w:r>
      <w:r w:rsidR="00B74C8C">
        <w:rPr>
          <w:rFonts w:ascii="Times New Roman" w:eastAsia="Times New Roman" w:hAnsi="Times New Roman" w:cs="Times New Roman"/>
          <w:bCs/>
          <w:sz w:val="24"/>
          <w:szCs w:val="24"/>
        </w:rPr>
        <w:t>introduced</w:t>
      </w:r>
      <w:r w:rsidR="003512F3">
        <w:rPr>
          <w:rFonts w:ascii="Times New Roman" w:eastAsia="Times New Roman" w:hAnsi="Times New Roman" w:cs="Times New Roman"/>
          <w:bCs/>
          <w:sz w:val="24"/>
          <w:szCs w:val="24"/>
        </w:rPr>
        <w:t xml:space="preserve"> </w:t>
      </w:r>
      <w:r w:rsidR="00B74C8C">
        <w:rPr>
          <w:rFonts w:ascii="Times New Roman" w:eastAsia="Times New Roman" w:hAnsi="Times New Roman" w:cs="Times New Roman"/>
          <w:bCs/>
          <w:sz w:val="24"/>
          <w:szCs w:val="24"/>
        </w:rPr>
        <w:t>r</w:t>
      </w:r>
      <w:r w:rsidR="003512F3">
        <w:rPr>
          <w:rFonts w:ascii="Times New Roman" w:eastAsia="Times New Roman" w:hAnsi="Times New Roman" w:cs="Times New Roman"/>
          <w:bCs/>
          <w:sz w:val="24"/>
          <w:szCs w:val="24"/>
        </w:rPr>
        <w:t>eindeer (</w:t>
      </w:r>
      <w:r w:rsidR="003512F3" w:rsidRPr="004567E8">
        <w:rPr>
          <w:rFonts w:ascii="Times New Roman" w:eastAsia="Times New Roman" w:hAnsi="Times New Roman" w:cs="Times New Roman"/>
          <w:bCs/>
          <w:i/>
          <w:iCs/>
          <w:sz w:val="24"/>
          <w:szCs w:val="24"/>
        </w:rPr>
        <w:t>Rangifer tarand</w:t>
      </w:r>
      <w:r w:rsidR="0033183C" w:rsidRPr="004567E8">
        <w:rPr>
          <w:rFonts w:ascii="Times New Roman" w:eastAsia="Times New Roman" w:hAnsi="Times New Roman" w:cs="Times New Roman"/>
          <w:bCs/>
          <w:i/>
          <w:iCs/>
          <w:sz w:val="24"/>
          <w:szCs w:val="24"/>
        </w:rPr>
        <w:t>us</w:t>
      </w:r>
      <w:r w:rsidR="0033183C">
        <w:rPr>
          <w:rFonts w:ascii="Times New Roman" w:eastAsia="Times New Roman" w:hAnsi="Times New Roman" w:cs="Times New Roman"/>
          <w:bCs/>
          <w:sz w:val="24"/>
          <w:szCs w:val="24"/>
        </w:rPr>
        <w:t xml:space="preserve">) </w:t>
      </w:r>
      <w:r w:rsidR="00B74C8C">
        <w:rPr>
          <w:rFonts w:ascii="Times New Roman" w:eastAsia="Times New Roman" w:hAnsi="Times New Roman" w:cs="Times New Roman"/>
          <w:bCs/>
          <w:sz w:val="24"/>
          <w:szCs w:val="24"/>
        </w:rPr>
        <w:t>abundance in Alaska, USA</w:t>
      </w:r>
      <w:r w:rsidR="00B8367F">
        <w:rPr>
          <w:rFonts w:ascii="Times New Roman" w:eastAsia="Times New Roman" w:hAnsi="Times New Roman" w:cs="Times New Roman"/>
          <w:bCs/>
          <w:sz w:val="24"/>
          <w:szCs w:val="24"/>
        </w:rPr>
        <w:t xml:space="preserve"> that were classified as slow declines</w:t>
      </w:r>
      <w:r w:rsidR="00B74C8C">
        <w:rPr>
          <w:rFonts w:ascii="Times New Roman" w:eastAsia="Times New Roman" w:hAnsi="Times New Roman" w:cs="Times New Roman"/>
          <w:bCs/>
          <w:sz w:val="24"/>
          <w:szCs w:val="24"/>
        </w:rPr>
        <w:t xml:space="preserve"> </w:t>
      </w:r>
      <w:r w:rsidR="00B74C8C">
        <w:rPr>
          <w:rFonts w:ascii="Times New Roman" w:eastAsia="Times New Roman" w:hAnsi="Times New Roman" w:cs="Times New Roman"/>
          <w:bCs/>
          <w:sz w:val="24"/>
          <w:szCs w:val="24"/>
        </w:rPr>
        <w:fldChar w:fldCharType="begin"/>
      </w:r>
      <w:r w:rsidR="00B74C8C">
        <w:rPr>
          <w:rFonts w:ascii="Times New Roman" w:eastAsia="Times New Roman" w:hAnsi="Times New Roman" w:cs="Times New Roman"/>
          <w:bCs/>
          <w:sz w:val="24"/>
          <w:szCs w:val="24"/>
        </w:rPr>
        <w:instrText xml:space="preserve"> ADDIN ZOTERO_ITEM CSL_CITATION {"citationID":"ehnWFFLP","properties":{"formattedCitation":"(Tyler 2010)","plainCitation":"(Tyler 2010)","noteIndex":0},"citationItems":[{"id":4386,"uris":["http://zotero.org/users/9972654/items/AZBWA75G"],"itemData":{"id":4386,"type":"article-journal","abstract":"Snow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B74C8C">
        <w:rPr>
          <w:rFonts w:ascii="Times New Roman" w:eastAsia="Times New Roman" w:hAnsi="Times New Roman" w:cs="Times New Roman"/>
          <w:bCs/>
          <w:sz w:val="24"/>
          <w:szCs w:val="24"/>
        </w:rPr>
        <w:fldChar w:fldCharType="separate"/>
      </w:r>
      <w:r w:rsidR="00B74C8C" w:rsidRPr="00B74C8C">
        <w:rPr>
          <w:rFonts w:ascii="Times New Roman" w:hAnsi="Times New Roman" w:cs="Times New Roman"/>
          <w:sz w:val="24"/>
        </w:rPr>
        <w:t>(Tyler 2010)</w:t>
      </w:r>
      <w:r w:rsidR="00B74C8C">
        <w:rPr>
          <w:rFonts w:ascii="Times New Roman" w:eastAsia="Times New Roman" w:hAnsi="Times New Roman" w:cs="Times New Roman"/>
          <w:bCs/>
          <w:sz w:val="24"/>
          <w:szCs w:val="24"/>
        </w:rPr>
        <w:fldChar w:fldCharType="end"/>
      </w:r>
      <w:r w:rsidR="00FA1E2C">
        <w:rPr>
          <w:rFonts w:ascii="Times New Roman" w:eastAsia="Times New Roman" w:hAnsi="Times New Roman" w:cs="Times New Roman"/>
          <w:bCs/>
          <w:sz w:val="24"/>
          <w:szCs w:val="24"/>
        </w:rPr>
        <w:t>.</w:t>
      </w:r>
      <w:r w:rsidR="00B8367F">
        <w:rPr>
          <w:rFonts w:ascii="Times New Roman" w:eastAsia="Times New Roman" w:hAnsi="Times New Roman" w:cs="Times New Roman"/>
          <w:bCs/>
          <w:sz w:val="24"/>
          <w:szCs w:val="24"/>
        </w:rPr>
        <w:t xml:space="preserve">  Points refer to the observed population metric, the red line refers to the predicted population metric using the Bayesian state-space model, and the shaded red areas are the 95% credible intervals.</w:t>
      </w:r>
      <w:r w:rsidR="005921CD">
        <w:rPr>
          <w:rFonts w:ascii="Times New Roman" w:eastAsia="Times New Roman" w:hAnsi="Times New Roman" w:cs="Times New Roman"/>
          <w:bCs/>
          <w:sz w:val="24"/>
          <w:szCs w:val="24"/>
        </w:rPr>
        <w:t xml:space="preserve"> </w:t>
      </w:r>
      <w:r w:rsidR="005921CD">
        <w:rPr>
          <w:rFonts w:ascii="Times New Roman" w:eastAsia="Times New Roman" w:hAnsi="Times New Roman" w:cs="Times New Roman"/>
          <w:bCs/>
          <w:sz w:val="24"/>
          <w:szCs w:val="24"/>
        </w:rPr>
        <w:lastRenderedPageBreak/>
        <w:t>Dashed lines split</w:t>
      </w:r>
      <w:r w:rsidR="004567E8">
        <w:rPr>
          <w:rFonts w:ascii="Times New Roman" w:eastAsia="Times New Roman" w:hAnsi="Times New Roman" w:cs="Times New Roman"/>
          <w:bCs/>
          <w:sz w:val="24"/>
          <w:szCs w:val="24"/>
        </w:rPr>
        <w:t xml:space="preserve"> are transitions between phases in the invasion and were found using the regime shift detection methods</w:t>
      </w:r>
      <w:r w:rsidR="005921CD">
        <w:rPr>
          <w:rFonts w:ascii="Times New Roman" w:eastAsia="Times New Roman" w:hAnsi="Times New Roman" w:cs="Times New Roman"/>
          <w:bCs/>
          <w:sz w:val="24"/>
          <w:szCs w:val="24"/>
        </w:rPr>
        <w:t>.</w:t>
      </w:r>
    </w:p>
    <w:p w14:paraId="5ED278EC" w14:textId="58C70AAF" w:rsidR="0018224C" w:rsidRDefault="003E27C6" w:rsidP="00242E53">
      <w:pPr>
        <w:spacing w:line="480" w:lineRule="auto"/>
        <w:rPr>
          <w:rFonts w:ascii="Times New Roman" w:eastAsia="Times New Roman" w:hAnsi="Times New Roman" w:cs="Times New Roman"/>
          <w:b/>
          <w:sz w:val="24"/>
          <w:szCs w:val="24"/>
        </w:rPr>
        <w:sectPr w:rsidR="0018224C"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
          <w:noProof/>
          <w:sz w:val="24"/>
          <w:szCs w:val="24"/>
        </w:rPr>
        <w:lastRenderedPageBreak/>
        <w:drawing>
          <wp:inline distT="0" distB="0" distL="0" distR="0" wp14:anchorId="66F1C49F" wp14:editId="331BD358">
            <wp:extent cx="5309870" cy="8229078"/>
            <wp:effectExtent l="0" t="0" r="5080" b="635"/>
            <wp:docPr id="18473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984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09870" cy="8229078"/>
                    </a:xfrm>
                    <a:prstGeom prst="rect">
                      <a:avLst/>
                    </a:prstGeom>
                  </pic:spPr>
                </pic:pic>
              </a:graphicData>
            </a:graphic>
          </wp:inline>
        </w:drawing>
      </w:r>
    </w:p>
    <w:p w14:paraId="72BE2789" w14:textId="49B1EE3A" w:rsidR="008753D8" w:rsidRDefault="00FA5496" w:rsidP="00242E53">
      <w:pPr>
        <w:spacing w:line="480" w:lineRule="auto"/>
        <w:rPr>
          <w:rFonts w:ascii="Times New Roman" w:eastAsia="Times New Roman" w:hAnsi="Times New Roman" w:cs="Times New Roman"/>
          <w:bCs/>
          <w:sz w:val="24"/>
          <w:szCs w:val="24"/>
        </w:rPr>
        <w:sectPr w:rsidR="008753D8" w:rsidSect="00D8523E">
          <w:pgSz w:w="12240" w:h="15840"/>
          <w:pgMar w:top="1440" w:right="1440" w:bottom="1440" w:left="1440" w:header="720" w:footer="720" w:gutter="0"/>
          <w:lnNumType w:countBy="1" w:restart="continuous"/>
          <w:cols w:space="720"/>
          <w:docGrid w:linePitch="299"/>
        </w:sectPr>
      </w:pPr>
      <w:r w:rsidRPr="00FA5496">
        <w:rPr>
          <w:rFonts w:ascii="Times New Roman" w:eastAsia="Times New Roman" w:hAnsi="Times New Roman" w:cs="Times New Roman"/>
          <w:bCs/>
          <w:sz w:val="24"/>
          <w:szCs w:val="24"/>
        </w:rPr>
        <w:lastRenderedPageBreak/>
        <w:t xml:space="preserve">Fig. </w:t>
      </w:r>
      <w:r w:rsidR="0031468F">
        <w:rPr>
          <w:rFonts w:ascii="Times New Roman" w:eastAsia="Times New Roman" w:hAnsi="Times New Roman" w:cs="Times New Roman"/>
          <w:bCs/>
          <w:sz w:val="24"/>
          <w:szCs w:val="24"/>
        </w:rPr>
        <w:t>4</w:t>
      </w:r>
      <w:r w:rsidRPr="00FA549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ED4AA4">
        <w:rPr>
          <w:rFonts w:ascii="Times New Roman" w:eastAsia="Times New Roman" w:hAnsi="Times New Roman" w:cs="Times New Roman"/>
          <w:bCs/>
          <w:sz w:val="24"/>
          <w:szCs w:val="24"/>
        </w:rPr>
        <w:t>Summaries</w:t>
      </w:r>
      <w:r w:rsidR="00751B3B">
        <w:rPr>
          <w:rFonts w:ascii="Times New Roman" w:eastAsia="Times New Roman" w:hAnsi="Times New Roman" w:cs="Times New Roman"/>
          <w:bCs/>
          <w:sz w:val="24"/>
          <w:szCs w:val="24"/>
        </w:rPr>
        <w:t xml:space="preserve"> of the counts of time series that had </w:t>
      </w:r>
      <w:r w:rsidR="00596120">
        <w:rPr>
          <w:rFonts w:ascii="Times New Roman" w:eastAsia="Times New Roman" w:hAnsi="Times New Roman" w:cs="Times New Roman"/>
          <w:sz w:val="24"/>
          <w:szCs w:val="24"/>
        </w:rPr>
        <w:t>sustained declines ≥ 90%</w:t>
      </w:r>
      <w:r w:rsidR="00CF2733">
        <w:rPr>
          <w:rFonts w:ascii="Times New Roman" w:eastAsia="Times New Roman" w:hAnsi="Times New Roman" w:cs="Times New Roman"/>
          <w:sz w:val="24"/>
          <w:szCs w:val="24"/>
        </w:rPr>
        <w:t xml:space="preserve"> from the max by </w:t>
      </w:r>
      <w:r w:rsidR="00751B3B">
        <w:rPr>
          <w:rFonts w:ascii="Times New Roman" w:eastAsia="Times New Roman" w:hAnsi="Times New Roman" w:cs="Times New Roman"/>
          <w:bCs/>
          <w:sz w:val="24"/>
          <w:szCs w:val="24"/>
        </w:rPr>
        <w:t xml:space="preserve">A) continent, B) species, C) order, D) system, and E) </w:t>
      </w:r>
      <w:r w:rsidR="00A67655">
        <w:rPr>
          <w:rFonts w:ascii="Times New Roman" w:eastAsia="Times New Roman" w:hAnsi="Times New Roman" w:cs="Times New Roman"/>
          <w:bCs/>
          <w:sz w:val="24"/>
          <w:szCs w:val="24"/>
        </w:rPr>
        <w:t>k</w:t>
      </w:r>
      <w:r w:rsidR="00751B3B">
        <w:rPr>
          <w:rFonts w:ascii="Times New Roman" w:eastAsia="Times New Roman" w:hAnsi="Times New Roman" w:cs="Times New Roman"/>
          <w:bCs/>
          <w:sz w:val="24"/>
          <w:szCs w:val="24"/>
        </w:rPr>
        <w:t>ingdom.</w:t>
      </w:r>
      <w:r w:rsidR="006A6782">
        <w:rPr>
          <w:rFonts w:ascii="Times New Roman" w:eastAsia="Times New Roman" w:hAnsi="Times New Roman" w:cs="Times New Roman"/>
          <w:bCs/>
          <w:sz w:val="24"/>
          <w:szCs w:val="24"/>
        </w:rPr>
        <w:t xml:space="preserve"> </w:t>
      </w:r>
    </w:p>
    <w:p w14:paraId="1445B1A6" w14:textId="78D0214D" w:rsidR="0016190C" w:rsidRPr="00FA5496" w:rsidRDefault="00FA09BB" w:rsidP="00242E53">
      <w:pPr>
        <w:spacing w:line="480" w:lineRule="auto"/>
        <w:rPr>
          <w:rFonts w:ascii="Times New Roman" w:eastAsia="Times New Roman" w:hAnsi="Times New Roman" w:cs="Times New Roman"/>
          <w:bCs/>
          <w:sz w:val="24"/>
          <w:szCs w:val="24"/>
        </w:rPr>
        <w:sectPr w:rsidR="0016190C" w:rsidRPr="00FA5496" w:rsidSect="00841C98">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noProof/>
          <w:sz w:val="24"/>
          <w:szCs w:val="24"/>
        </w:rPr>
        <w:lastRenderedPageBreak/>
        <w:drawing>
          <wp:inline distT="0" distB="0" distL="0" distR="0" wp14:anchorId="724D1CE5" wp14:editId="1066F18E">
            <wp:extent cx="5943600" cy="6563995"/>
            <wp:effectExtent l="0" t="0" r="0" b="8255"/>
            <wp:docPr id="1584870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0777"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563995"/>
                    </a:xfrm>
                    <a:prstGeom prst="rect">
                      <a:avLst/>
                    </a:prstGeom>
                  </pic:spPr>
                </pic:pic>
              </a:graphicData>
            </a:graphic>
          </wp:inline>
        </w:drawing>
      </w:r>
      <w:r w:rsidR="0016190C">
        <w:rPr>
          <w:rFonts w:ascii="Times New Roman" w:eastAsia="Times New Roman" w:hAnsi="Times New Roman" w:cs="Times New Roman"/>
          <w:bCs/>
          <w:sz w:val="24"/>
          <w:szCs w:val="24"/>
        </w:rPr>
        <w:t xml:space="preserve">Fig. </w:t>
      </w:r>
      <w:r w:rsidR="0031468F">
        <w:rPr>
          <w:rFonts w:ascii="Times New Roman" w:eastAsia="Times New Roman" w:hAnsi="Times New Roman" w:cs="Times New Roman"/>
          <w:bCs/>
          <w:sz w:val="24"/>
          <w:szCs w:val="24"/>
        </w:rPr>
        <w:t>5</w:t>
      </w:r>
      <w:r w:rsidR="006F78F1">
        <w:rPr>
          <w:rFonts w:ascii="Times New Roman" w:eastAsia="Times New Roman" w:hAnsi="Times New Roman" w:cs="Times New Roman"/>
          <w:bCs/>
          <w:sz w:val="24"/>
          <w:szCs w:val="24"/>
        </w:rPr>
        <w:t xml:space="preserve">: </w:t>
      </w:r>
      <w:r w:rsidR="009E5E65">
        <w:rPr>
          <w:rFonts w:ascii="Times New Roman" w:eastAsia="Times New Roman" w:hAnsi="Times New Roman" w:cs="Times New Roman"/>
          <w:bCs/>
          <w:sz w:val="24"/>
          <w:szCs w:val="24"/>
        </w:rPr>
        <w:t>C</w:t>
      </w:r>
      <w:r w:rsidR="000D1C86">
        <w:rPr>
          <w:rFonts w:ascii="Times New Roman" w:eastAsia="Times New Roman" w:hAnsi="Times New Roman" w:cs="Times New Roman"/>
          <w:bCs/>
          <w:sz w:val="24"/>
          <w:szCs w:val="24"/>
        </w:rPr>
        <w:t>ounts</w:t>
      </w:r>
      <w:r w:rsidR="006F78F1">
        <w:rPr>
          <w:rFonts w:ascii="Times New Roman" w:eastAsia="Times New Roman" w:hAnsi="Times New Roman" w:cs="Times New Roman"/>
          <w:bCs/>
          <w:sz w:val="24"/>
          <w:szCs w:val="24"/>
        </w:rPr>
        <w:t xml:space="preserve"> </w:t>
      </w:r>
      <w:r w:rsidR="0097138C">
        <w:rPr>
          <w:rFonts w:ascii="Times New Roman" w:eastAsia="Times New Roman" w:hAnsi="Times New Roman" w:cs="Times New Roman"/>
          <w:bCs/>
          <w:sz w:val="24"/>
          <w:szCs w:val="24"/>
        </w:rPr>
        <w:t xml:space="preserve">of </w:t>
      </w:r>
      <w:r w:rsidR="000D1C86">
        <w:rPr>
          <w:rFonts w:ascii="Times New Roman" w:eastAsia="Times New Roman" w:hAnsi="Times New Roman" w:cs="Times New Roman"/>
          <w:bCs/>
          <w:sz w:val="24"/>
          <w:szCs w:val="24"/>
        </w:rPr>
        <w:t>all compiled time series (452)</w:t>
      </w:r>
      <w:r w:rsidR="00E37805">
        <w:rPr>
          <w:rFonts w:ascii="Times New Roman" w:eastAsia="Times New Roman" w:hAnsi="Times New Roman" w:cs="Times New Roman"/>
          <w:bCs/>
          <w:sz w:val="24"/>
          <w:szCs w:val="24"/>
        </w:rPr>
        <w:t xml:space="preserve"> by A) order, B) system and C) continent.</w:t>
      </w:r>
      <w:r w:rsidR="009E5E65">
        <w:rPr>
          <w:rFonts w:ascii="Times New Roman" w:eastAsia="Times New Roman" w:hAnsi="Times New Roman" w:cs="Times New Roman"/>
          <w:bCs/>
          <w:sz w:val="24"/>
          <w:szCs w:val="24"/>
        </w:rPr>
        <w:t xml:space="preserve"> </w:t>
      </w:r>
      <w:r w:rsidR="00175E83">
        <w:rPr>
          <w:rFonts w:ascii="Times New Roman" w:eastAsia="Times New Roman" w:hAnsi="Times New Roman" w:cs="Times New Roman"/>
          <w:bCs/>
          <w:sz w:val="24"/>
          <w:szCs w:val="24"/>
        </w:rPr>
        <w:t>The d</w:t>
      </w:r>
      <w:r w:rsidR="00E37805">
        <w:rPr>
          <w:rFonts w:ascii="Times New Roman" w:eastAsia="Times New Roman" w:hAnsi="Times New Roman" w:cs="Times New Roman"/>
          <w:bCs/>
          <w:sz w:val="24"/>
          <w:szCs w:val="24"/>
        </w:rPr>
        <w:t xml:space="preserve">ifferent colors represent the </w:t>
      </w:r>
      <w:r w:rsidR="00175E83">
        <w:rPr>
          <w:rFonts w:ascii="Times New Roman" w:eastAsia="Times New Roman" w:hAnsi="Times New Roman" w:cs="Times New Roman"/>
          <w:bCs/>
          <w:sz w:val="24"/>
          <w:szCs w:val="24"/>
        </w:rPr>
        <w:t>different classifications</w:t>
      </w:r>
      <w:r w:rsidR="00E37805">
        <w:rPr>
          <w:rFonts w:ascii="Times New Roman" w:eastAsia="Times New Roman" w:hAnsi="Times New Roman" w:cs="Times New Roman"/>
          <w:bCs/>
          <w:sz w:val="24"/>
          <w:szCs w:val="24"/>
        </w:rPr>
        <w:t xml:space="preserve">. Grey </w:t>
      </w:r>
      <w:r w:rsidR="00F703CB">
        <w:rPr>
          <w:rFonts w:ascii="Times New Roman" w:eastAsia="Times New Roman" w:hAnsi="Times New Roman" w:cs="Times New Roman"/>
          <w:bCs/>
          <w:sz w:val="24"/>
          <w:szCs w:val="24"/>
        </w:rPr>
        <w:t>represents</w:t>
      </w:r>
      <w:r w:rsidR="00E37805">
        <w:rPr>
          <w:rFonts w:ascii="Times New Roman" w:eastAsia="Times New Roman" w:hAnsi="Times New Roman" w:cs="Times New Roman"/>
          <w:bCs/>
          <w:sz w:val="24"/>
          <w:szCs w:val="24"/>
        </w:rPr>
        <w:t xml:space="preserve"> the time-series that were not classified</w:t>
      </w:r>
      <w:r w:rsidR="00ED4AA4">
        <w:rPr>
          <w:rFonts w:ascii="Times New Roman" w:eastAsia="Times New Roman" w:hAnsi="Times New Roman" w:cs="Times New Roman"/>
          <w:bCs/>
          <w:sz w:val="24"/>
          <w:szCs w:val="24"/>
        </w:rPr>
        <w:t>.</w:t>
      </w:r>
      <w:r w:rsidR="009E5E65">
        <w:rPr>
          <w:rFonts w:ascii="Times New Roman" w:eastAsia="Times New Roman" w:hAnsi="Times New Roman" w:cs="Times New Roman"/>
          <w:bCs/>
          <w:sz w:val="24"/>
          <w:szCs w:val="24"/>
        </w:rPr>
        <w:t xml:space="preserve"> </w:t>
      </w:r>
      <w:r w:rsidR="00175E83">
        <w:rPr>
          <w:rFonts w:ascii="Times New Roman" w:eastAsia="Times New Roman" w:hAnsi="Times New Roman" w:cs="Times New Roman"/>
          <w:bCs/>
          <w:sz w:val="24"/>
          <w:szCs w:val="24"/>
        </w:rPr>
        <w:t>Percentages</w:t>
      </w:r>
      <w:r w:rsidR="009E5E65">
        <w:rPr>
          <w:rFonts w:ascii="Times New Roman" w:eastAsia="Times New Roman" w:hAnsi="Times New Roman" w:cs="Times New Roman"/>
          <w:bCs/>
          <w:sz w:val="24"/>
          <w:szCs w:val="24"/>
        </w:rPr>
        <w:t xml:space="preserve"> of the time series that we were able to classify by D) order, E) system, and D) continent.</w:t>
      </w:r>
    </w:p>
    <w:p w14:paraId="022D99B5" w14:textId="45A9297C" w:rsidR="00242E53" w:rsidRPr="00CB023E" w:rsidRDefault="00285890" w:rsidP="00242E53">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Text </w:t>
      </w:r>
      <w:r w:rsidR="00E55685">
        <w:rPr>
          <w:rFonts w:ascii="Times New Roman" w:eastAsia="Times New Roman" w:hAnsi="Times New Roman" w:cs="Times New Roman"/>
          <w:b/>
          <w:sz w:val="24"/>
          <w:szCs w:val="24"/>
        </w:rPr>
        <w:t>Box 1: a quantitative definition of a boom-bust (limited to 750 words)</w:t>
      </w:r>
    </w:p>
    <w:p w14:paraId="2A6E75DE" w14:textId="53357926" w:rsidR="00242E53" w:rsidRPr="00745264" w:rsidRDefault="00916B17" w:rsidP="00242E53">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Quantitative Definition</w:t>
      </w:r>
    </w:p>
    <w:p w14:paraId="4ADCD4F2" w14:textId="283C3F9D" w:rsidR="00C74FEC" w:rsidRDefault="00242E53" w:rsidP="007F447E">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 Before a quantitative definition of a boom-bust can be made, the different phases of the invasion should be identified</w:t>
      </w:r>
      <w:r w:rsidR="009261AA">
        <w:rPr>
          <w:rFonts w:ascii="Times New Roman" w:eastAsia="Times New Roman" w:hAnsi="Times New Roman" w:cs="Times New Roman"/>
          <w:sz w:val="24"/>
          <w:szCs w:val="24"/>
        </w:rPr>
        <w:t>, a population metric should be chosen,</w:t>
      </w:r>
      <w:r w:rsidR="006C351F">
        <w:rPr>
          <w:rFonts w:ascii="Times New Roman" w:eastAsia="Times New Roman" w:hAnsi="Times New Roman" w:cs="Times New Roman"/>
          <w:sz w:val="24"/>
          <w:szCs w:val="24"/>
        </w:rPr>
        <w:t xml:space="preserve"> and an appropriate time scale must be used</w:t>
      </w:r>
      <w:r w:rsidR="0083279C">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w:t>
      </w:r>
      <w:r w:rsidR="004154CA">
        <w:rPr>
          <w:rFonts w:ascii="Times New Roman" w:eastAsia="Times New Roman" w:hAnsi="Times New Roman" w:cs="Times New Roman"/>
          <w:sz w:val="24"/>
          <w:szCs w:val="24"/>
        </w:rPr>
        <w:t>In the past</w:t>
      </w:r>
      <w:r w:rsidR="000E115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different phases </w:t>
      </w:r>
      <w:r w:rsidR="004154CA">
        <w:rPr>
          <w:rFonts w:ascii="Times New Roman" w:eastAsia="Times New Roman" w:hAnsi="Times New Roman" w:cs="Times New Roman"/>
          <w:sz w:val="24"/>
          <w:szCs w:val="24"/>
        </w:rPr>
        <w:t>were</w:t>
      </w:r>
      <w:r w:rsidRPr="00605F58">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defined qualitatively, but r</w:t>
      </w:r>
      <w:r w:rsidRPr="00605F58">
        <w:rPr>
          <w:rFonts w:ascii="Times New Roman" w:eastAsia="Times New Roman" w:hAnsi="Times New Roman" w:cs="Times New Roman"/>
          <w:sz w:val="24"/>
          <w:szCs w:val="24"/>
        </w:rPr>
        <w:t xml:space="preserve">egime shift detection </w:t>
      </w:r>
      <w:r w:rsidR="00E60CB9">
        <w:rPr>
          <w:rFonts w:ascii="Times New Roman" w:eastAsia="Times New Roman" w:hAnsi="Times New Roman" w:cs="Times New Roman"/>
          <w:sz w:val="24"/>
          <w:szCs w:val="24"/>
        </w:rPr>
        <w:t xml:space="preserve">is a quantitative </w:t>
      </w:r>
      <w:r w:rsidRPr="00605F58">
        <w:rPr>
          <w:rFonts w:ascii="Times New Roman" w:eastAsia="Times New Roman" w:hAnsi="Times New Roman" w:cs="Times New Roman"/>
          <w:sz w:val="24"/>
          <w:szCs w:val="24"/>
        </w:rPr>
        <w:t>method</w:t>
      </w:r>
      <w:r w:rsidR="00367F7F">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that has been used in</w:t>
      </w:r>
      <w:r w:rsidR="00367F7F">
        <w:rPr>
          <w:rFonts w:ascii="Times New Roman" w:eastAsia="Times New Roman" w:hAnsi="Times New Roman" w:cs="Times New Roman"/>
          <w:sz w:val="24"/>
          <w:szCs w:val="24"/>
        </w:rPr>
        <w:t xml:space="preserve"> boom</w:t>
      </w:r>
      <w:r w:rsidR="00E60CB9">
        <w:rPr>
          <w:rFonts w:ascii="Times New Roman" w:eastAsia="Times New Roman" w:hAnsi="Times New Roman" w:cs="Times New Roman"/>
          <w:sz w:val="24"/>
          <w:szCs w:val="24"/>
        </w:rPr>
        <w:t>-</w:t>
      </w:r>
      <w:r w:rsidR="00367F7F">
        <w:rPr>
          <w:rFonts w:ascii="Times New Roman" w:eastAsia="Times New Roman" w:hAnsi="Times New Roman" w:cs="Times New Roman"/>
          <w:sz w:val="24"/>
          <w:szCs w:val="24"/>
        </w:rPr>
        <w:t>bust studies to identify the phases</w:t>
      </w:r>
      <w:r w:rsidR="00916B17">
        <w:rPr>
          <w:rFonts w:ascii="Times New Roman" w:eastAsia="Times New Roman" w:hAnsi="Times New Roman" w:cs="Times New Roman"/>
          <w:sz w:val="24"/>
          <w:szCs w:val="24"/>
        </w:rPr>
        <w:t xml:space="preserve"> more </w:t>
      </w:r>
      <w:r w:rsidR="00CD11EA">
        <w:rPr>
          <w:rFonts w:ascii="Times New Roman" w:eastAsia="Times New Roman" w:hAnsi="Times New Roman" w:cs="Times New Roman"/>
          <w:sz w:val="24"/>
          <w:szCs w:val="24"/>
        </w:rPr>
        <w:t>objectively</w:t>
      </w:r>
      <w:r w:rsidR="009D243B">
        <w:rPr>
          <w:rFonts w:ascii="Times New Roman" w:eastAsia="Times New Roman" w:hAnsi="Times New Roman" w:cs="Times New Roman"/>
          <w:sz w:val="24"/>
          <w:szCs w:val="24"/>
        </w:rPr>
        <w:t xml:space="preserve"> </w:t>
      </w:r>
      <w:r w:rsidR="009D243B">
        <w:rPr>
          <w:rFonts w:ascii="Times New Roman" w:eastAsia="Times New Roman" w:hAnsi="Times New Roman" w:cs="Times New Roman"/>
          <w:sz w:val="24"/>
          <w:szCs w:val="24"/>
        </w:rPr>
        <w:fldChar w:fldCharType="begin"/>
      </w:r>
      <w:r w:rsidR="009D243B">
        <w:rPr>
          <w:rFonts w:ascii="Times New Roman" w:eastAsia="Times New Roman" w:hAnsi="Times New Roman" w:cs="Times New Roman"/>
          <w:sz w:val="24"/>
          <w:szCs w:val="24"/>
        </w:rPr>
        <w:instrText xml:space="preserve"> ADDIN ZOTERO_ITEM CSL_CITATION {"citationID":"oLAJKmZ3","properties":{"formattedCitation":"(Sandstr\\uc0\\u246{}m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9D243B">
        <w:rPr>
          <w:rFonts w:ascii="Times New Roman" w:eastAsia="Times New Roman" w:hAnsi="Times New Roman" w:cs="Times New Roman"/>
          <w:sz w:val="24"/>
          <w:szCs w:val="24"/>
        </w:rPr>
        <w:fldChar w:fldCharType="separate"/>
      </w:r>
      <w:r w:rsidR="009D243B" w:rsidRPr="009D243B">
        <w:rPr>
          <w:rFonts w:ascii="Times New Roman" w:hAnsi="Times New Roman" w:cs="Times New Roman"/>
          <w:sz w:val="24"/>
        </w:rPr>
        <w:t xml:space="preserve">(Sandström </w:t>
      </w:r>
      <w:r w:rsidR="009D243B" w:rsidRPr="009D243B">
        <w:rPr>
          <w:rFonts w:ascii="Times New Roman" w:hAnsi="Times New Roman" w:cs="Times New Roman"/>
          <w:i/>
          <w:iCs/>
          <w:sz w:val="24"/>
        </w:rPr>
        <w:t>et al.</w:t>
      </w:r>
      <w:r w:rsidR="009D243B" w:rsidRPr="009D243B">
        <w:rPr>
          <w:rFonts w:ascii="Times New Roman" w:hAnsi="Times New Roman" w:cs="Times New Roman"/>
          <w:sz w:val="24"/>
        </w:rPr>
        <w:t xml:space="preserve"> 2014)</w:t>
      </w:r>
      <w:r w:rsidR="009D243B">
        <w:rPr>
          <w:rFonts w:ascii="Times New Roman" w:eastAsia="Times New Roman" w:hAnsi="Times New Roman" w:cs="Times New Roman"/>
          <w:sz w:val="24"/>
          <w:szCs w:val="24"/>
        </w:rPr>
        <w:fldChar w:fldCharType="end"/>
      </w:r>
      <w:r w:rsidR="00916B17">
        <w:rPr>
          <w:rFonts w:ascii="Times New Roman" w:eastAsia="Times New Roman" w:hAnsi="Times New Roman" w:cs="Times New Roman"/>
          <w:sz w:val="24"/>
          <w:szCs w:val="24"/>
        </w:rPr>
        <w:t>. Furthermore, regime shift detection</w:t>
      </w:r>
      <w:r w:rsidRPr="00605F58">
        <w:rPr>
          <w:rFonts w:ascii="Times New Roman" w:eastAsia="Times New Roman" w:hAnsi="Times New Roman" w:cs="Times New Roman"/>
          <w:sz w:val="24"/>
          <w:szCs w:val="24"/>
        </w:rPr>
        <w:t xml:space="preserve"> can help identify the phases </w:t>
      </w:r>
      <w:r w:rsidR="00367F7F">
        <w:rPr>
          <w:rFonts w:ascii="Times New Roman" w:eastAsia="Times New Roman" w:hAnsi="Times New Roman" w:cs="Times New Roman"/>
          <w:sz w:val="24"/>
          <w:szCs w:val="24"/>
        </w:rPr>
        <w:t xml:space="preserve">when a time </w:t>
      </w:r>
      <w:r w:rsidR="000E115C">
        <w:rPr>
          <w:rFonts w:ascii="Times New Roman" w:eastAsia="Times New Roman" w:hAnsi="Times New Roman" w:cs="Times New Roman"/>
          <w:sz w:val="24"/>
          <w:szCs w:val="24"/>
        </w:rPr>
        <w:t>series</w:t>
      </w:r>
      <w:r w:rsidR="004E5462">
        <w:rPr>
          <w:rFonts w:ascii="Times New Roman" w:eastAsia="Times New Roman" w:hAnsi="Times New Roman" w:cs="Times New Roman"/>
          <w:sz w:val="24"/>
          <w:szCs w:val="24"/>
        </w:rPr>
        <w:t xml:space="preserve"> is highly variable. </w:t>
      </w:r>
      <w:r w:rsidR="00367F7F">
        <w:rPr>
          <w:rFonts w:ascii="Times New Roman" w:eastAsia="Times New Roman" w:hAnsi="Times New Roman" w:cs="Times New Roman"/>
          <w:sz w:val="24"/>
          <w:szCs w:val="24"/>
        </w:rPr>
        <w:t xml:space="preserve">But </w:t>
      </w:r>
      <w:r w:rsidRPr="00605F58">
        <w:rPr>
          <w:rFonts w:ascii="Times New Roman" w:eastAsia="Times New Roman" w:hAnsi="Times New Roman" w:cs="Times New Roman"/>
          <w:sz w:val="24"/>
          <w:szCs w:val="24"/>
        </w:rPr>
        <w:t>using these methods solely for defining a boom-bust may be misleading because minor shifts in a regime c</w:t>
      </w:r>
      <w:r w:rsidR="003355EE">
        <w:rPr>
          <w:rFonts w:ascii="Times New Roman" w:eastAsia="Times New Roman" w:hAnsi="Times New Roman" w:cs="Times New Roman"/>
          <w:sz w:val="24"/>
          <w:szCs w:val="24"/>
        </w:rPr>
        <w:t>ould</w:t>
      </w:r>
      <w:r w:rsidRPr="00605F58">
        <w:rPr>
          <w:rFonts w:ascii="Times New Roman" w:eastAsia="Times New Roman" w:hAnsi="Times New Roman" w:cs="Times New Roman"/>
          <w:sz w:val="24"/>
          <w:szCs w:val="24"/>
        </w:rPr>
        <w:t xml:space="preserve"> be detected</w:t>
      </w:r>
      <w:r w:rsidR="003355EE">
        <w:rPr>
          <w:rFonts w:ascii="Times New Roman" w:eastAsia="Times New Roman" w:hAnsi="Times New Roman" w:cs="Times New Roman"/>
          <w:sz w:val="24"/>
          <w:szCs w:val="24"/>
        </w:rPr>
        <w:t>.</w:t>
      </w:r>
      <w:r w:rsidR="00AE6850">
        <w:rPr>
          <w:rFonts w:ascii="Times New Roman" w:eastAsia="Times New Roman" w:hAnsi="Times New Roman" w:cs="Times New Roman"/>
          <w:sz w:val="24"/>
          <w:szCs w:val="24"/>
        </w:rPr>
        <w:t xml:space="preserve"> After identifying the different phases an appropriate </w:t>
      </w:r>
      <w:r w:rsidR="003C189B">
        <w:rPr>
          <w:rFonts w:ascii="Times New Roman" w:eastAsia="Times New Roman" w:hAnsi="Times New Roman" w:cs="Times New Roman"/>
          <w:sz w:val="24"/>
          <w:szCs w:val="24"/>
        </w:rPr>
        <w:t xml:space="preserve">population metric and time </w:t>
      </w:r>
      <w:r w:rsidR="00AE6850">
        <w:rPr>
          <w:rFonts w:ascii="Times New Roman" w:eastAsia="Times New Roman" w:hAnsi="Times New Roman" w:cs="Times New Roman"/>
          <w:sz w:val="24"/>
          <w:szCs w:val="24"/>
        </w:rPr>
        <w:t xml:space="preserve">scale must be </w:t>
      </w:r>
      <w:r w:rsidR="003C189B">
        <w:rPr>
          <w:rFonts w:ascii="Times New Roman" w:eastAsia="Times New Roman" w:hAnsi="Times New Roman" w:cs="Times New Roman"/>
          <w:sz w:val="24"/>
          <w:szCs w:val="24"/>
        </w:rPr>
        <w:t>chosen</w:t>
      </w:r>
      <w:r w:rsidR="00AE6850">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we</w:t>
      </w:r>
      <w:r w:rsidR="009261AA">
        <w:rPr>
          <w:rFonts w:ascii="Times New Roman" w:eastAsia="Times New Roman" w:hAnsi="Times New Roman" w:cs="Times New Roman"/>
          <w:sz w:val="24"/>
          <w:szCs w:val="24"/>
        </w:rPr>
        <w:t xml:space="preserve"> f</w:t>
      </w:r>
      <w:r w:rsidR="009261AA" w:rsidRPr="00605F58">
        <w:rPr>
          <w:rFonts w:ascii="Times New Roman" w:eastAsia="Times New Roman" w:hAnsi="Times New Roman" w:cs="Times New Roman"/>
          <w:sz w:val="24"/>
          <w:szCs w:val="24"/>
        </w:rPr>
        <w:t xml:space="preserve">ocus </w:t>
      </w:r>
      <w:r w:rsidR="008421B4" w:rsidRPr="00605F58">
        <w:rPr>
          <w:rFonts w:ascii="Times New Roman" w:eastAsia="Times New Roman" w:hAnsi="Times New Roman" w:cs="Times New Roman"/>
          <w:sz w:val="24"/>
          <w:szCs w:val="24"/>
        </w:rPr>
        <w:t>on population</w:t>
      </w:r>
      <w:r w:rsidR="009261AA" w:rsidRPr="00605F58">
        <w:rPr>
          <w:rFonts w:ascii="Times New Roman" w:eastAsia="Times New Roman" w:hAnsi="Times New Roman" w:cs="Times New Roman"/>
          <w:sz w:val="24"/>
          <w:szCs w:val="24"/>
        </w:rPr>
        <w:t xml:space="preserve"> size because few studies have </w:t>
      </w:r>
      <w:r w:rsidR="003C189B">
        <w:rPr>
          <w:rFonts w:ascii="Times New Roman" w:eastAsia="Times New Roman" w:hAnsi="Times New Roman" w:cs="Times New Roman"/>
          <w:sz w:val="24"/>
          <w:szCs w:val="24"/>
        </w:rPr>
        <w:t>used</w:t>
      </w:r>
      <w:r w:rsidR="008421B4">
        <w:rPr>
          <w:rFonts w:ascii="Times New Roman" w:eastAsia="Times New Roman" w:hAnsi="Times New Roman" w:cs="Times New Roman"/>
          <w:sz w:val="24"/>
          <w:szCs w:val="24"/>
        </w:rPr>
        <w:t xml:space="preserve"> a</w:t>
      </w:r>
      <w:r w:rsidR="009261AA">
        <w:rPr>
          <w:rFonts w:ascii="Times New Roman" w:eastAsia="Times New Roman" w:hAnsi="Times New Roman" w:cs="Times New Roman"/>
          <w:sz w:val="24"/>
          <w:szCs w:val="24"/>
        </w:rPr>
        <w:t xml:space="preserve"> population’s</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 xml:space="preserve">geographic </w:t>
      </w:r>
      <w:r w:rsidR="008421B4">
        <w:rPr>
          <w:rFonts w:ascii="Times New Roman" w:eastAsia="Times New Roman" w:hAnsi="Times New Roman" w:cs="Times New Roman"/>
          <w:sz w:val="24"/>
          <w:szCs w:val="24"/>
        </w:rPr>
        <w:t>range</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but</w:t>
      </w:r>
      <w:r w:rsidR="009261AA" w:rsidRPr="00605F58">
        <w:rPr>
          <w:rFonts w:ascii="Times New Roman" w:eastAsia="Times New Roman" w:hAnsi="Times New Roman" w:cs="Times New Roman"/>
          <w:sz w:val="24"/>
          <w:szCs w:val="24"/>
        </w:rPr>
        <w:t xml:space="preserve"> see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{"citationID":"CuPhaDtv","properties":{"formattedCitation":"(Cooling &amp; Hoffmann 2015; Kauppi {\\i{}et al.} 2015; Wasson {\\i{}et al.} 2020)","plainCitation":"(Cooling &amp; Hoffmann 2015; Kauppi et al. 2015; Wasson et al. 2020)","dontUpdate":true,"noteIndex":0},"citationItems":[{"id":244,"uris":["http://zotero.org/users/9972654/items/HYG4H88Q"],"itemData":{"id":244,"type":"article-journal","abstract":"Invasive species are known to exhibit boom and bust cycles. We report population declines of one of the world’s most serious ant invaders, Anoplolepis gracilipes (Smith) (yellow crazy ant) in Arnhem Land, Australia. Anoplolepis gracilipes populations are known to ﬂuctuate, both spatially and temporally, but this is the ﬁrst instance of quantitative monitoring of spatial declines of entire populations. We present before and after survey data on seven populations that have either declined substantially or disappeared completely without human intervention. Sites ranged in size from 1.8 to 15 ha. Although the mechanistic cause of these declines remains unknown, A. gracilipes populations in Arnhem Land represent a unique opportunity to investigate mechanisms by which a globally signiﬁcant invader declines, which could have important implications for invasive species management worldwide.","container-title":"Biological Invasions","DOI":"10.1007/s10530-015-0963-7","ISSN":"1387-3547, 1573-1464","issue":"12","journalAbbreviation":"Biol Invasions","language":"en","page":"3351-3357","source":"DOI.org (Crossref)","title":"Here today, gone tomorrow: declines and local extinctions of invasive ant populations in the absence of intervention","title-short":"Here today, gone tomorrow","volume":"17","author":[{"family":"Cooling","given":"M."},{"family":"Hoffmann","given":"B. D."}],"issued":{"date-parts":[["2015",12]]}}},{"id":224,"uris":["http://zotero.org/users/9972654/items/ZTS4S9A6"],"itemData":{"id":224,"type":"article-journal","container-title":"Biological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Cooling &amp; Hoffmann 2015; Kauppi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Wasson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009261AA" w:rsidRPr="00605F58">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 xml:space="preserve">Additionally, </w:t>
      </w:r>
      <w:r w:rsidR="008421B4">
        <w:rPr>
          <w:rFonts w:ascii="Times New Roman" w:eastAsia="Times New Roman" w:hAnsi="Times New Roman" w:cs="Times New Roman"/>
          <w:sz w:val="24"/>
          <w:szCs w:val="24"/>
        </w:rPr>
        <w:t xml:space="preserve">we </w:t>
      </w:r>
      <w:r w:rsidR="00EA59A3">
        <w:rPr>
          <w:rFonts w:ascii="Times New Roman" w:eastAsia="Times New Roman" w:hAnsi="Times New Roman" w:cs="Times New Roman"/>
          <w:sz w:val="24"/>
          <w:szCs w:val="24"/>
        </w:rPr>
        <w:t xml:space="preserve">choose to use </w:t>
      </w:r>
      <w:r w:rsidR="008421B4">
        <w:rPr>
          <w:rFonts w:ascii="Times New Roman" w:eastAsia="Times New Roman" w:hAnsi="Times New Roman" w:cs="Times New Roman"/>
          <w:sz w:val="24"/>
          <w:szCs w:val="24"/>
        </w:rPr>
        <w:t>yearly</w:t>
      </w:r>
      <w:r w:rsidR="00FF003E" w:rsidRPr="00605F58">
        <w:rPr>
          <w:rFonts w:ascii="Times New Roman" w:eastAsia="Times New Roman" w:hAnsi="Times New Roman" w:cs="Times New Roman"/>
          <w:sz w:val="24"/>
          <w:szCs w:val="24"/>
        </w:rPr>
        <w:t xml:space="preserve"> time scales because seasonal fluxes in population size might be misidentified as boom-busts</w:t>
      </w:r>
      <w:r w:rsidR="00AE6850">
        <w:rPr>
          <w:rFonts w:ascii="Times New Roman" w:eastAsia="Times New Roman" w:hAnsi="Times New Roman" w:cs="Times New Roman"/>
          <w:sz w:val="24"/>
          <w:szCs w:val="24"/>
        </w:rPr>
        <w:t>.</w:t>
      </w:r>
    </w:p>
    <w:p w14:paraId="1CCA0FBA" w14:textId="5F1B559E" w:rsidR="00242E53" w:rsidRPr="00605F58" w:rsidRDefault="00242E53" w:rsidP="00C74FEC">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After identifying the different phases of an invasion</w:t>
      </w:r>
      <w:r w:rsidR="0098202A">
        <w:rPr>
          <w:rFonts w:ascii="Times New Roman" w:eastAsia="Times New Roman" w:hAnsi="Times New Roman" w:cs="Times New Roman"/>
          <w:sz w:val="24"/>
          <w:szCs w:val="24"/>
        </w:rPr>
        <w:t xml:space="preserve"> and the time scale</w:t>
      </w:r>
      <w:r w:rsidRPr="00605F58">
        <w:rPr>
          <w:rFonts w:ascii="Times New Roman" w:eastAsia="Times New Roman" w:hAnsi="Times New Roman" w:cs="Times New Roman"/>
          <w:sz w:val="24"/>
          <w:szCs w:val="24"/>
        </w:rPr>
        <w:t xml:space="preserve">, identifying a boom-bust further requires a quantitative definition. </w:t>
      </w:r>
      <w:r w:rsidR="00C74FEC">
        <w:rPr>
          <w:rFonts w:ascii="Times New Roman" w:eastAsia="Times New Roman" w:hAnsi="Times New Roman" w:cs="Times New Roman"/>
          <w:sz w:val="24"/>
          <w:szCs w:val="24"/>
        </w:rPr>
        <w:t>Using</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{"citationID":"Xz0MHE5e","properties":{"formattedCitation":"(Strayer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Strayer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w:t>
      </w:r>
      <w:r w:rsidR="00DE2203">
        <w:rPr>
          <w:rFonts w:ascii="Times New Roman" w:hAnsi="Times New Roman" w:cs="Times New Roman"/>
          <w:sz w:val="24"/>
        </w:rPr>
        <w:t>(</w:t>
      </w:r>
      <w:r w:rsidR="00DE2203" w:rsidRPr="00DE2203">
        <w:rPr>
          <w:rFonts w:ascii="Times New Roman" w:hAnsi="Times New Roman" w:cs="Times New Roman"/>
          <w:sz w:val="24"/>
        </w:rPr>
        <w:t>2017)</w:t>
      </w:r>
      <w:r w:rsidR="00DE2203">
        <w:rPr>
          <w:rFonts w:ascii="Times New Roman" w:eastAsia="Times New Roman" w:hAnsi="Times New Roman" w:cs="Times New Roman"/>
          <w:sz w:val="24"/>
          <w:szCs w:val="24"/>
        </w:rPr>
        <w:fldChar w:fldCharType="end"/>
      </w:r>
      <w:r w:rsidR="00C74FEC">
        <w:rPr>
          <w:rFonts w:ascii="Times New Roman" w:eastAsia="Times New Roman" w:hAnsi="Times New Roman" w:cs="Times New Roman"/>
          <w:sz w:val="24"/>
          <w:szCs w:val="24"/>
        </w:rPr>
        <w:t>’s qualitative definition as a starting point</w:t>
      </w:r>
      <w:r w:rsidR="00EA59A3">
        <w:rPr>
          <w:rFonts w:ascii="Times New Roman" w:eastAsia="Times New Roman" w:hAnsi="Times New Roman" w:cs="Times New Roman"/>
          <w:sz w:val="24"/>
          <w:szCs w:val="24"/>
        </w:rPr>
        <w:t>;</w:t>
      </w:r>
      <w:r w:rsidR="00C74FEC">
        <w:rPr>
          <w:rFonts w:ascii="Times New Roman" w:eastAsia="Times New Roman" w:hAnsi="Times New Roman" w:cs="Times New Roman"/>
          <w:sz w:val="24"/>
          <w:szCs w:val="24"/>
        </w:rPr>
        <w:t xml:space="preserve"> a boom-bust</w:t>
      </w:r>
      <w:r w:rsidR="00C078CE">
        <w:rPr>
          <w:rFonts w:ascii="Times New Roman" w:eastAsia="Times New Roman" w:hAnsi="Times New Roman" w:cs="Times New Roman"/>
          <w:sz w:val="24"/>
          <w:szCs w:val="24"/>
        </w:rPr>
        <w:t xml:space="preserve"> must have a</w:t>
      </w:r>
      <w:r w:rsidRPr="00605F58">
        <w:rPr>
          <w:rFonts w:ascii="Times New Roman" w:eastAsia="Times New Roman" w:hAnsi="Times New Roman" w:cs="Times New Roman"/>
          <w:sz w:val="24"/>
          <w:szCs w:val="24"/>
        </w:rPr>
        <w:t xml:space="preserve"> rapid, large increase in a population metric followed by a rapid, large, and sustained decline.  </w:t>
      </w:r>
      <w:r w:rsidR="0096151B">
        <w:rPr>
          <w:rFonts w:ascii="Times New Roman" w:eastAsia="Times New Roman" w:hAnsi="Times New Roman" w:cs="Times New Roman"/>
          <w:sz w:val="24"/>
          <w:szCs w:val="24"/>
        </w:rPr>
        <w:t xml:space="preserve">Within invasions </w:t>
      </w:r>
      <w:r w:rsidR="00F34FD6">
        <w:rPr>
          <w:rFonts w:ascii="Times New Roman" w:eastAsia="Times New Roman" w:hAnsi="Times New Roman" w:cs="Times New Roman"/>
          <w:sz w:val="24"/>
          <w:szCs w:val="24"/>
        </w:rPr>
        <w:t xml:space="preserve">how </w:t>
      </w:r>
      <w:r w:rsidRPr="00605F58">
        <w:rPr>
          <w:rFonts w:ascii="Times New Roman" w:eastAsia="Times New Roman" w:hAnsi="Times New Roman" w:cs="Times New Roman"/>
          <w:sz w:val="24"/>
          <w:szCs w:val="24"/>
        </w:rPr>
        <w:t>rapid population growth needs to be</w:t>
      </w:r>
      <w:r w:rsidR="00A472C5">
        <w:rPr>
          <w:rFonts w:ascii="Times New Roman" w:eastAsia="Times New Roman" w:hAnsi="Times New Roman" w:cs="Times New Roman"/>
          <w:sz w:val="24"/>
          <w:szCs w:val="24"/>
        </w:rPr>
        <w:t xml:space="preserve"> considered a boom has not been discussed, but</w:t>
      </w:r>
      <w:r w:rsidRPr="00605F58">
        <w:rPr>
          <w:rFonts w:ascii="Times New Roman" w:eastAsia="Times New Roman" w:hAnsi="Times New Roman" w:cs="Times New Roman"/>
          <w:sz w:val="24"/>
          <w:szCs w:val="24"/>
        </w:rPr>
        <w:t xml:space="preserve"> </w:t>
      </w:r>
      <w:r w:rsidR="000A352D">
        <w:rPr>
          <w:rFonts w:ascii="Times New Roman" w:eastAsia="Times New Roman" w:hAnsi="Times New Roman" w:cs="Times New Roman"/>
          <w:sz w:val="24"/>
          <w:szCs w:val="24"/>
        </w:rPr>
        <w:t xml:space="preserve">a </w:t>
      </w:r>
      <w:r w:rsidRPr="00605F58">
        <w:rPr>
          <w:rFonts w:ascii="Times New Roman" w:eastAsia="Times New Roman" w:hAnsi="Times New Roman" w:cs="Times New Roman"/>
          <w:sz w:val="24"/>
          <w:szCs w:val="24"/>
        </w:rPr>
        <w:t xml:space="preserve">review of long-term populations dynamics of echinoderms </w:t>
      </w:r>
      <w:r w:rsidR="000A352D">
        <w:rPr>
          <w:rFonts w:ascii="Times New Roman" w:eastAsia="Times New Roman" w:hAnsi="Times New Roman" w:cs="Times New Roman"/>
          <w:sz w:val="24"/>
          <w:szCs w:val="24"/>
        </w:rPr>
        <w:t>has</w:t>
      </w:r>
      <w:r w:rsidRPr="00605F58">
        <w:rPr>
          <w:rFonts w:ascii="Times New Roman" w:eastAsia="Times New Roman" w:hAnsi="Times New Roman" w:cs="Times New Roman"/>
          <w:sz w:val="24"/>
          <w:szCs w:val="24"/>
        </w:rPr>
        <w:t xml:space="preserve"> defined a boom as a minimum of a </w:t>
      </w:r>
      <w:r w:rsidR="00FA00C9" w:rsidRPr="00605F58">
        <w:rPr>
          <w:rFonts w:ascii="Times New Roman" w:eastAsia="Times New Roman" w:hAnsi="Times New Roman" w:cs="Times New Roman"/>
          <w:sz w:val="24"/>
          <w:szCs w:val="24"/>
        </w:rPr>
        <w:t>fourfold</w:t>
      </w:r>
      <w:r w:rsidRPr="00605F58">
        <w:rPr>
          <w:rFonts w:ascii="Times New Roman" w:eastAsia="Times New Roman" w:hAnsi="Times New Roman" w:cs="Times New Roman"/>
          <w:sz w:val="24"/>
          <w:szCs w:val="24"/>
        </w:rPr>
        <w:t xml:space="preserve"> increase in a population within a year</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{"citationID":"Wm3lWwSk","properties":{"formattedCitation":"(Uthicke {\\i{}et al.} 2009)","plainCitation":"(Uthicke et al. 2009)","noteIndex":0},"citationItems":[{"id":72,"uris":["http://zotero.org/users/9972654/items/SGNYXEHR"],"itemData":{"id":72,"type":"article-journal","abstract":"Echinoderms play a key role in structuring many marine ecosystems and are notorious for large population density variations in so-called ‘‘outbreak’’ or ‘‘dieoff’’ events. In a review of this phenomenon, we assess the causal factors and ecological and evolutionary consequences. We identiﬁed 28 species (6 Asteroidea, 8 Echinoidea, 10 Holothuroidea, 4 Ophiuroidea) that exhibit large (more than two population doublings or halvings) population density changes. Three generalized patterns were identiﬁed and named for exemplary species: (1) rapid decreases followed by no or slow recovery (Diadema–Paracentrotus Model), (2), rapid increase and apparent stability at a new population density (Amperima–Amphiura Model), and (3) population density ﬂuctuations (Acanthaster–Asterias Model). Echinoderms identiﬁed were distributed from the shallow intertidal to the deep sea, and from tropical to temperate regions. In most cases, signiﬁcant impacts on the respective ecosystems were observed. The most striking similarity among all species identiﬁed was possession of the ancestral-type planktotrophic larva. This larval type was signiﬁcantly overrepresented in species identiﬁed within the Asteroidea, Echinoidea, Holothuroidea, and for the combined data set. We suggest three main factors that render a life history with planktotrophic larvae a high-risk–high-gain strategy: (1) a strong nonlinear dependency of larval production on adult densities (Allee effects), (2) a low potential for compensatory feedback mechanisms, and (3) an uncoupling of larval and adult ecology. The alternative (derived) lecithotrophic larva occurs in 68% of recent echinoderm species, suggesting an evolutionary trend toward this larval type. Lecithotrophic development represents a more buffered life history because compensatory feedback between adult densities and larval output is likely to be more efﬁcient. For lecithotrophic developers, direct nutritive coupling from adult to larva to the early benthic juvenile provides a buffer against starvation. Lecithotrophic larvae are independent of the vagaries of planktonic food supply, and their short planktonic duration may promote local recruitment. Anthropogenic inﬂuences contributed to the population density variations in most cases, including increased primary productivity through eutrophication or global change, disease, overﬁshing, and species introductions. We suggest that anthropogenic disturbance, through its inﬂuence on the frequency and/or amplitude of echinoderm population density changes, may go beyond present ecosystem impacts and alter future evolutionary trends.","container-title":"Ecological Monographs","DOI":"10.1890/07-2136.1","ISSN":"0012-9615","issue":"1","journalAbbreviation":"Ecological Monographs","language":"en","page":"3-24","source":"DOI.org (Crossref)","title":"A boom–bust phylum? Ecological and evolutionary consequences of density variations in echinoderms","title-short":"A boom–bust phylum?","volume":"79","author":[{"family":"Uthicke","given":"Sven"},{"family":"Schaffelke","given":"Britta"},{"family":"Byrne","given":"Maria"}],"issued":{"date-parts":[["2009",2]]}}}],"schema":"https://github.com/citation-style-language/schema/raw/master/csl-citation.json"}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(Uthicke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415B7A">
        <w:rPr>
          <w:rFonts w:ascii="Times New Roman" w:eastAsia="Times New Roman" w:hAnsi="Times New Roman" w:cs="Times New Roman"/>
          <w:sz w:val="24"/>
          <w:szCs w:val="24"/>
        </w:rPr>
        <w:t xml:space="preserve"> </w:t>
      </w:r>
      <w:r w:rsidR="00741993">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t>
      </w:r>
      <w:r w:rsidR="002455FB">
        <w:rPr>
          <w:rFonts w:ascii="Times New Roman" w:eastAsia="Times New Roman" w:hAnsi="Times New Roman" w:cs="Times New Roman"/>
          <w:sz w:val="24"/>
          <w:szCs w:val="24"/>
        </w:rPr>
        <w:t>adopted</w:t>
      </w:r>
      <w:r w:rsidRPr="00605F58">
        <w:rPr>
          <w:rFonts w:ascii="Times New Roman" w:eastAsia="Times New Roman" w:hAnsi="Times New Roman" w:cs="Times New Roman"/>
          <w:sz w:val="24"/>
          <w:szCs w:val="24"/>
        </w:rPr>
        <w:t xml:space="preserve"> </w:t>
      </w:r>
      <w:r w:rsidR="00D40D56">
        <w:rPr>
          <w:rFonts w:ascii="Times New Roman" w:eastAsia="Times New Roman" w:hAnsi="Times New Roman" w:cs="Times New Roman"/>
          <w:sz w:val="24"/>
          <w:szCs w:val="24"/>
        </w:rPr>
        <w:t xml:space="preserve">a </w:t>
      </w:r>
      <w:r w:rsidR="00741993">
        <w:rPr>
          <w:rFonts w:ascii="Times New Roman" w:eastAsia="Times New Roman" w:hAnsi="Times New Roman" w:cs="Times New Roman"/>
          <w:sz w:val="24"/>
          <w:szCs w:val="24"/>
        </w:rPr>
        <w:t>more</w:t>
      </w:r>
      <w:r w:rsidR="00D40D56">
        <w:rPr>
          <w:rFonts w:ascii="Times New Roman" w:eastAsia="Times New Roman" w:hAnsi="Times New Roman" w:cs="Times New Roman"/>
          <w:sz w:val="24"/>
          <w:szCs w:val="24"/>
        </w:rPr>
        <w:t xml:space="preserve"> </w:t>
      </w:r>
      <w:r w:rsidR="00D262F0">
        <w:rPr>
          <w:rFonts w:ascii="Times New Roman" w:eastAsia="Times New Roman" w:hAnsi="Times New Roman" w:cs="Times New Roman"/>
          <w:sz w:val="24"/>
          <w:szCs w:val="24"/>
        </w:rPr>
        <w:t>inclusive</w:t>
      </w:r>
      <w:r w:rsidR="00D40D5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criteri</w:t>
      </w:r>
      <w:r w:rsidR="00FA00C9">
        <w:rPr>
          <w:rFonts w:ascii="Times New Roman" w:eastAsia="Times New Roman" w:hAnsi="Times New Roman" w:cs="Times New Roman"/>
          <w:sz w:val="24"/>
          <w:szCs w:val="24"/>
        </w:rPr>
        <w:t>on</w:t>
      </w:r>
      <w:r w:rsidR="00741993">
        <w:rPr>
          <w:rFonts w:ascii="Times New Roman" w:eastAsia="Times New Roman" w:hAnsi="Times New Roman" w:cs="Times New Roman"/>
          <w:sz w:val="24"/>
          <w:szCs w:val="24"/>
        </w:rPr>
        <w:t xml:space="preserve"> - a doubling of </w:t>
      </w:r>
      <w:r w:rsidR="00650032">
        <w:rPr>
          <w:rFonts w:ascii="Times New Roman" w:eastAsia="Times New Roman" w:hAnsi="Times New Roman" w:cs="Times New Roman"/>
          <w:sz w:val="24"/>
          <w:szCs w:val="24"/>
        </w:rPr>
        <w:t>the population</w:t>
      </w:r>
      <w:r w:rsidR="00415B7A">
        <w:rPr>
          <w:rFonts w:ascii="Times New Roman" w:eastAsia="Times New Roman" w:hAnsi="Times New Roman" w:cs="Times New Roman"/>
          <w:sz w:val="24"/>
          <w:szCs w:val="24"/>
        </w:rPr>
        <w:t xml:space="preserve"> within the typical lifespan of the species</w:t>
      </w:r>
      <w:r w:rsidR="00D40D56">
        <w:rPr>
          <w:rFonts w:ascii="Times New Roman" w:eastAsia="Times New Roman" w:hAnsi="Times New Roman" w:cs="Times New Roman"/>
          <w:sz w:val="24"/>
          <w:szCs w:val="24"/>
        </w:rPr>
        <w:t>.</w:t>
      </w:r>
      <w:r w:rsidR="00415B7A">
        <w:rPr>
          <w:rFonts w:ascii="Times New Roman" w:eastAsia="Times New Roman" w:hAnsi="Times New Roman" w:cs="Times New Roman"/>
          <w:sz w:val="24"/>
          <w:szCs w:val="24"/>
        </w:rPr>
        <w:t xml:space="preserve">  </w:t>
      </w:r>
      <w:r w:rsidRPr="00605F58">
        <w:rPr>
          <w:rFonts w:ascii="Times New Roman" w:eastAsia="Gungsuh" w:hAnsi="Times New Roman" w:cs="Times New Roman"/>
          <w:sz w:val="24"/>
          <w:szCs w:val="24"/>
        </w:rPr>
        <w:t xml:space="preserve"> </w:t>
      </w:r>
      <w:r w:rsidRPr="00605F58">
        <w:rPr>
          <w:rFonts w:ascii="Times New Roman" w:eastAsia="Times New Roman" w:hAnsi="Times New Roman" w:cs="Times New Roman"/>
          <w:sz w:val="24"/>
          <w:szCs w:val="24"/>
        </w:rPr>
        <w:t xml:space="preserve">In contrast to the </w:t>
      </w:r>
      <w:r w:rsidR="00233996">
        <w:rPr>
          <w:rFonts w:ascii="Times New Roman" w:eastAsia="Times New Roman" w:hAnsi="Times New Roman" w:cs="Times New Roman"/>
          <w:sz w:val="24"/>
          <w:szCs w:val="24"/>
        </w:rPr>
        <w:t xml:space="preserve">rate of the boom, </w:t>
      </w:r>
      <w:r w:rsidR="00BB5E60">
        <w:rPr>
          <w:rFonts w:ascii="Times New Roman" w:eastAsia="Times New Roman" w:hAnsi="Times New Roman" w:cs="Times New Roman"/>
          <w:sz w:val="24"/>
          <w:szCs w:val="24"/>
        </w:rPr>
        <w:t>a</w:t>
      </w:r>
      <w:r w:rsidR="0023399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threshold in magnitude of 90% decline from the maximum population has frequently </w:t>
      </w:r>
      <w:r w:rsidRPr="00605F58">
        <w:rPr>
          <w:rFonts w:ascii="Times New Roman" w:eastAsia="Times New Roman" w:hAnsi="Times New Roman" w:cs="Times New Roman"/>
          <w:sz w:val="24"/>
          <w:szCs w:val="24"/>
        </w:rPr>
        <w:lastRenderedPageBreak/>
        <w:t>been adopted for describing busts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{"citationID":"nxNJbggv","properties":{"formattedCitation":"(Aagaard &amp; Lockwood 2016; Cooling {\\i{}et al.} 2012; Fern\\uc0\\u225{}ndez 2020; Simberloff &amp; Gibbons 2004)","plainCitation":"(Aagaard &amp; Lockwood 2016; Cooling et al. 2012; Fernández 2020;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 Fernández 2020; Simberloff &amp; Gibbons 2004)</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4B69F4">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rate</w:t>
      </w:r>
      <w:r w:rsidR="001D1486">
        <w:rPr>
          <w:rFonts w:ascii="Times New Roman" w:eastAsia="Times New Roman" w:hAnsi="Times New Roman" w:cs="Times New Roman"/>
          <w:sz w:val="24"/>
          <w:szCs w:val="24"/>
        </w:rPr>
        <w:t xml:space="preserve"> of that decline</w:t>
      </w:r>
      <w:r w:rsidR="004E7D23">
        <w:rPr>
          <w:rFonts w:ascii="Times New Roman" w:eastAsia="Times New Roman" w:hAnsi="Times New Roman" w:cs="Times New Roman"/>
          <w:sz w:val="24"/>
          <w:szCs w:val="24"/>
        </w:rPr>
        <w:t xml:space="preserve"> and the number of year to be considered </w:t>
      </w:r>
      <w:r w:rsidR="00F159AF">
        <w:rPr>
          <w:rFonts w:ascii="Times New Roman" w:eastAsia="Times New Roman" w:hAnsi="Times New Roman" w:cs="Times New Roman"/>
          <w:sz w:val="24"/>
          <w:szCs w:val="24"/>
        </w:rPr>
        <w:t>sustained</w:t>
      </w:r>
      <w:r w:rsidR="00ED242C">
        <w:rPr>
          <w:rFonts w:ascii="Times New Roman" w:eastAsia="Times New Roman" w:hAnsi="Times New Roman" w:cs="Times New Roman"/>
          <w:sz w:val="24"/>
          <w:szCs w:val="24"/>
        </w:rPr>
        <w:t xml:space="preserve"> has been used in one study</w:t>
      </w:r>
      <w:r w:rsidR="00AB291E">
        <w:rPr>
          <w:rFonts w:ascii="Times New Roman" w:eastAsia="Times New Roman" w:hAnsi="Times New Roman" w:cs="Times New Roman"/>
          <w:sz w:val="24"/>
          <w:szCs w:val="24"/>
        </w:rPr>
        <w:t xml:space="preserve"> focused on birds</w:t>
      </w:r>
      <w:r w:rsidRPr="00605F58">
        <w:rPr>
          <w:rFonts w:ascii="Times New Roman" w:eastAsia="Gungsuh" w:hAnsi="Times New Roman" w:cs="Times New Roman"/>
          <w:sz w:val="24"/>
          <w:szCs w:val="24"/>
        </w:rPr>
        <w:t xml:space="preserve"> (≥90% decline within 10 years</w:t>
      </w:r>
      <w:r w:rsidR="00F159AF">
        <w:rPr>
          <w:rFonts w:ascii="Times New Roman" w:eastAsia="Gungsuh" w:hAnsi="Times New Roman" w:cs="Times New Roman"/>
          <w:sz w:val="24"/>
          <w:szCs w:val="24"/>
        </w:rPr>
        <w:t xml:space="preserve">, </w:t>
      </w:r>
      <w:r w:rsidR="00F159AF" w:rsidRPr="00605F58">
        <w:rPr>
          <w:rFonts w:ascii="Times New Roman" w:eastAsia="Times New Roman" w:hAnsi="Times New Roman" w:cs="Times New Roman"/>
          <w:sz w:val="24"/>
          <w:szCs w:val="24"/>
        </w:rPr>
        <w:t>≥</w:t>
      </w:r>
      <w:r w:rsidR="00F159AF">
        <w:rPr>
          <w:rFonts w:ascii="Times New Roman" w:eastAsia="Times New Roman" w:hAnsi="Times New Roman" w:cs="Times New Roman"/>
          <w:sz w:val="24"/>
          <w:szCs w:val="24"/>
        </w:rPr>
        <w:t xml:space="preserve"> 3 years, respectively</w:t>
      </w:r>
      <w:r w:rsidRPr="00605F58">
        <w:rPr>
          <w:rFonts w:ascii="Times New Roman" w:eastAsia="Gungsuh" w:hAnsi="Times New Roman" w:cs="Times New Roman"/>
          <w:sz w:val="24"/>
          <w:szCs w:val="24"/>
        </w:rPr>
        <w:t>;</w:t>
      </w:r>
      <w:r w:rsidR="00DE2203">
        <w:rPr>
          <w:rFonts w:ascii="Times New Roman" w:eastAsia="Gungsuh" w:hAnsi="Times New Roman" w:cs="Times New Roman"/>
          <w:sz w:val="24"/>
          <w:szCs w:val="24"/>
        </w:rPr>
        <w:t xml:space="preserve"> </w:t>
      </w:r>
      <w:r w:rsidR="00DE2203">
        <w:rPr>
          <w:rFonts w:ascii="Times New Roman" w:eastAsia="Gungsuh" w:hAnsi="Times New Roman" w:cs="Times New Roman"/>
          <w:sz w:val="24"/>
          <w:szCs w:val="24"/>
        </w:rPr>
        <w:fldChar w:fldCharType="begin"/>
      </w:r>
      <w:r w:rsidR="001C38E8">
        <w:rPr>
          <w:rFonts w:ascii="Times New Roman" w:eastAsia="Gungsuh" w:hAnsi="Times New Roman" w:cs="Times New Roman"/>
          <w:sz w:val="24"/>
          <w:szCs w:val="24"/>
        </w:rPr>
        <w:instrText xml:space="preserve"> ADDIN ZOTERO_ITEM CSL_CITATION {"citationID":"KOwhMHH0","properties":{"formattedCitation":"(Aagaard &amp; Lockwood 2016)","plainCitation":"(Aagaard &amp; Lockwood 2016)","dontUpdate":true,"noteIndex":0},"citationItems":[{"id":195,"uris":["http://zotero.org/users/9972654/items/GYZSSW44"],"itemData":{"id":195,"type":"article-journal","container-title":"Biological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DE2203">
        <w:rPr>
          <w:rFonts w:ascii="Times New Roman" w:eastAsia="Gungsuh" w:hAnsi="Times New Roman" w:cs="Times New Roman"/>
          <w:sz w:val="24"/>
          <w:szCs w:val="24"/>
        </w:rPr>
        <w:fldChar w:fldCharType="separate"/>
      </w:r>
      <w:r w:rsidR="00DE2203" w:rsidRPr="00DE2203">
        <w:rPr>
          <w:rFonts w:ascii="Times New Roman" w:hAnsi="Times New Roman" w:cs="Times New Roman"/>
          <w:sz w:val="24"/>
        </w:rPr>
        <w:t>Aagaard &amp; Lockwood 2016)</w:t>
      </w:r>
      <w:r w:rsidR="00DE2203">
        <w:rPr>
          <w:rFonts w:ascii="Times New Roman" w:eastAsia="Gungsuh"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007899">
        <w:rPr>
          <w:rFonts w:ascii="Times New Roman" w:eastAsia="Times New Roman" w:hAnsi="Times New Roman" w:cs="Times New Roman"/>
          <w:sz w:val="24"/>
          <w:szCs w:val="24"/>
        </w:rPr>
        <w:t xml:space="preserve"> </w:t>
      </w:r>
      <w:r w:rsidR="00722159">
        <w:rPr>
          <w:rFonts w:ascii="Times New Roman" w:eastAsia="Times New Roman" w:hAnsi="Times New Roman" w:cs="Times New Roman"/>
          <w:sz w:val="24"/>
          <w:szCs w:val="24"/>
        </w:rPr>
        <w:t xml:space="preserve">But to accommodate disparate longevities between the different </w:t>
      </w:r>
      <w:r w:rsidR="00AB291E">
        <w:rPr>
          <w:rFonts w:ascii="Times New Roman" w:eastAsia="Times New Roman" w:hAnsi="Times New Roman" w:cs="Times New Roman"/>
          <w:sz w:val="24"/>
          <w:szCs w:val="24"/>
        </w:rPr>
        <w:t>taxonomic groups</w:t>
      </w:r>
      <w:r w:rsidR="00DE7CC2">
        <w:rPr>
          <w:rFonts w:ascii="Times New Roman" w:eastAsia="Times New Roman" w:hAnsi="Times New Roman" w:cs="Times New Roman"/>
          <w:sz w:val="24"/>
          <w:szCs w:val="24"/>
        </w:rPr>
        <w:t>,</w:t>
      </w:r>
      <w:r w:rsidR="005D1DBB">
        <w:rPr>
          <w:rFonts w:ascii="Times New Roman" w:eastAsia="Times New Roman" w:hAnsi="Times New Roman" w:cs="Times New Roman"/>
          <w:sz w:val="24"/>
          <w:szCs w:val="24"/>
        </w:rPr>
        <w:t xml:space="preserve"> </w:t>
      </w:r>
      <w:r w:rsidR="00AB291E">
        <w:rPr>
          <w:rFonts w:ascii="Times New Roman" w:eastAsia="Times New Roman" w:hAnsi="Times New Roman" w:cs="Times New Roman"/>
          <w:sz w:val="24"/>
          <w:szCs w:val="24"/>
        </w:rPr>
        <w:t>we</w:t>
      </w:r>
      <w:r w:rsidR="005D1DBB">
        <w:rPr>
          <w:rFonts w:ascii="Times New Roman" w:eastAsia="Times New Roman" w:hAnsi="Times New Roman" w:cs="Times New Roman"/>
          <w:sz w:val="24"/>
          <w:szCs w:val="24"/>
        </w:rPr>
        <w:t xml:space="preserve"> scaled</w:t>
      </w:r>
      <w:r w:rsidR="00AB291E">
        <w:rPr>
          <w:rFonts w:ascii="Times New Roman" w:eastAsia="Times New Roman" w:hAnsi="Times New Roman" w:cs="Times New Roman"/>
          <w:sz w:val="24"/>
          <w:szCs w:val="24"/>
        </w:rPr>
        <w:t xml:space="preserve"> the rate</w:t>
      </w:r>
      <w:r w:rsidR="005D1DBB">
        <w:rPr>
          <w:rFonts w:ascii="Times New Roman" w:eastAsia="Times New Roman" w:hAnsi="Times New Roman" w:cs="Times New Roman"/>
          <w:sz w:val="24"/>
          <w:szCs w:val="24"/>
        </w:rPr>
        <w:t xml:space="preserve"> by the species longevity</w:t>
      </w:r>
      <w:r w:rsidR="00F70812">
        <w:rPr>
          <w:rFonts w:ascii="Times New Roman" w:eastAsia="Times New Roman" w:hAnsi="Times New Roman" w:cs="Times New Roman"/>
          <w:sz w:val="24"/>
          <w:szCs w:val="24"/>
        </w:rPr>
        <w:t xml:space="preserve"> -</w:t>
      </w:r>
      <w:r w:rsidR="005D1DBB">
        <w:rPr>
          <w:rFonts w:ascii="Times New Roman" w:eastAsia="Times New Roman" w:hAnsi="Times New Roman" w:cs="Times New Roman"/>
          <w:sz w:val="24"/>
          <w:szCs w:val="24"/>
        </w:rPr>
        <w:t xml:space="preserve"> a population must decline by at least 50% from the maximum within one typical life span of the species.</w:t>
      </w:r>
      <w:r w:rsidR="00722159">
        <w:rPr>
          <w:rFonts w:ascii="Times New Roman" w:eastAsia="Times New Roman" w:hAnsi="Times New Roman" w:cs="Times New Roman"/>
          <w:sz w:val="24"/>
          <w:szCs w:val="24"/>
        </w:rPr>
        <w:t xml:space="preserve"> </w:t>
      </w:r>
    </w:p>
    <w:p w14:paraId="7A47EA25" w14:textId="2AECB1B4" w:rsidR="00242E53" w:rsidRPr="00605F58" w:rsidRDefault="00242E53" w:rsidP="00242E53">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Combining these </w:t>
      </w:r>
      <w:r w:rsidR="00C922F6">
        <w:rPr>
          <w:rFonts w:ascii="Times New Roman" w:eastAsia="Times New Roman" w:hAnsi="Times New Roman" w:cs="Times New Roman"/>
          <w:sz w:val="24"/>
          <w:szCs w:val="24"/>
        </w:rPr>
        <w:t>criteri</w:t>
      </w:r>
      <w:r w:rsidR="00F147C5">
        <w:rPr>
          <w:rFonts w:ascii="Times New Roman" w:eastAsia="Times New Roman" w:hAnsi="Times New Roman" w:cs="Times New Roman"/>
          <w:sz w:val="24"/>
          <w:szCs w:val="24"/>
        </w:rPr>
        <w:t>a</w:t>
      </w:r>
      <w:r w:rsidR="00D856F8">
        <w:rPr>
          <w:rFonts w:ascii="Times New Roman" w:eastAsia="Times New Roman" w:hAnsi="Times New Roman" w:cs="Times New Roman"/>
          <w:sz w:val="24"/>
          <w:szCs w:val="24"/>
        </w:rPr>
        <w:t>,</w:t>
      </w:r>
      <w:r w:rsidR="00C922F6">
        <w:rPr>
          <w:rFonts w:ascii="Times New Roman" w:eastAsia="Times New Roman" w:hAnsi="Times New Roman" w:cs="Times New Roman"/>
          <w:sz w:val="24"/>
          <w:szCs w:val="24"/>
        </w:rPr>
        <w:t xml:space="preserve"> b</w:t>
      </w:r>
      <w:r w:rsidRPr="00605F58">
        <w:rPr>
          <w:rFonts w:ascii="Times New Roman" w:eastAsia="Times New Roman" w:hAnsi="Times New Roman" w:cs="Times New Roman"/>
          <w:sz w:val="24"/>
          <w:szCs w:val="24"/>
        </w:rPr>
        <w:t>oom-bust</w:t>
      </w:r>
      <w:r w:rsidR="00D856F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C922F6">
        <w:rPr>
          <w:rFonts w:ascii="Times New Roman" w:eastAsia="Times New Roman" w:hAnsi="Times New Roman" w:cs="Times New Roman"/>
          <w:sz w:val="24"/>
          <w:szCs w:val="24"/>
        </w:rPr>
        <w:t xml:space="preserve">can be defined </w:t>
      </w:r>
      <w:r w:rsidR="00641029">
        <w:rPr>
          <w:rFonts w:ascii="Times New Roman" w:eastAsia="Times New Roman" w:hAnsi="Times New Roman" w:cs="Times New Roman"/>
          <w:sz w:val="24"/>
          <w:szCs w:val="24"/>
        </w:rPr>
        <w:t>i</w:t>
      </w:r>
      <w:r w:rsidRPr="00605F58">
        <w:rPr>
          <w:rFonts w:ascii="Times New Roman" w:eastAsia="Times New Roman" w:hAnsi="Times New Roman" w:cs="Times New Roman"/>
          <w:sz w:val="24"/>
          <w:szCs w:val="24"/>
        </w:rPr>
        <w:t xml:space="preserve">n invasions as a sequence of three phases 1) </w:t>
      </w:r>
      <w:r w:rsidR="00D856F8">
        <w:rPr>
          <w:rFonts w:ascii="Times New Roman" w:eastAsia="Times New Roman" w:hAnsi="Times New Roman" w:cs="Times New Roman"/>
          <w:sz w:val="24"/>
          <w:szCs w:val="24"/>
        </w:rPr>
        <w:t>low abundance</w:t>
      </w:r>
      <w:r w:rsidRPr="00605F58">
        <w:rPr>
          <w:rFonts w:ascii="Times New Roman" w:eastAsia="Times New Roman" w:hAnsi="Times New Roman" w:cs="Times New Roman"/>
          <w:sz w:val="24"/>
          <w:szCs w:val="24"/>
        </w:rPr>
        <w:t xml:space="preserve"> phase, 2)</w:t>
      </w:r>
      <w:r w:rsidR="00E37123">
        <w:rPr>
          <w:rFonts w:ascii="Times New Roman" w:eastAsia="Times New Roman" w:hAnsi="Times New Roman" w:cs="Times New Roman"/>
          <w:sz w:val="24"/>
          <w:szCs w:val="24"/>
        </w:rPr>
        <w:t xml:space="preserve"> </w:t>
      </w:r>
      <w:r w:rsidR="00FB3216">
        <w:rPr>
          <w:rFonts w:ascii="Times New Roman" w:eastAsia="Times New Roman" w:hAnsi="Times New Roman" w:cs="Times New Roman"/>
          <w:sz w:val="24"/>
          <w:szCs w:val="24"/>
        </w:rPr>
        <w:t xml:space="preserve">high abundance </w:t>
      </w:r>
      <w:r w:rsidRPr="00605F58">
        <w:rPr>
          <w:rFonts w:ascii="Times New Roman" w:eastAsia="Times New Roman" w:hAnsi="Times New Roman" w:cs="Times New Roman"/>
          <w:sz w:val="24"/>
          <w:szCs w:val="24"/>
        </w:rPr>
        <w:t xml:space="preserve">phase, and 3) </w:t>
      </w:r>
      <w:r w:rsidR="00D856F8">
        <w:rPr>
          <w:rFonts w:ascii="Times New Roman" w:eastAsia="Times New Roman" w:hAnsi="Times New Roman" w:cs="Times New Roman"/>
          <w:sz w:val="24"/>
          <w:szCs w:val="24"/>
        </w:rPr>
        <w:t>collapse</w:t>
      </w:r>
      <w:r w:rsidR="00FB321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phase (Fig</w:t>
      </w:r>
      <w:r w:rsidR="005D4625">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w:t>
      </w:r>
      <w:r w:rsidR="005D4625">
        <w:rPr>
          <w:rFonts w:ascii="Times New Roman" w:eastAsia="Times New Roman" w:hAnsi="Times New Roman" w:cs="Times New Roman"/>
          <w:sz w:val="24"/>
          <w:szCs w:val="24"/>
        </w:rPr>
        <w:t>A</w:t>
      </w:r>
      <w:r w:rsidRPr="00605F58">
        <w:rPr>
          <w:rFonts w:ascii="Times New Roman" w:eastAsia="Times New Roman" w:hAnsi="Times New Roman" w:cs="Times New Roman"/>
          <w:sz w:val="24"/>
          <w:szCs w:val="24"/>
        </w:rPr>
        <w:t>)</w:t>
      </w:r>
      <w:r w:rsidR="00F70812">
        <w:rPr>
          <w:rFonts w:ascii="Times New Roman" w:eastAsia="Times New Roman" w:hAnsi="Times New Roman" w:cs="Times New Roman"/>
          <w:sz w:val="24"/>
          <w:szCs w:val="24"/>
        </w:rPr>
        <w:t xml:space="preserve"> that meet 4 criteria</w:t>
      </w:r>
      <w:r w:rsidR="00CA09FE">
        <w:rPr>
          <w:rFonts w:ascii="Times New Roman" w:eastAsia="Times New Roman" w:hAnsi="Times New Roman" w:cs="Times New Roman"/>
          <w:sz w:val="24"/>
          <w:szCs w:val="24"/>
        </w:rPr>
        <w:t>. 1) A population must double within one lifespan of the species,</w:t>
      </w:r>
      <w:r w:rsidRPr="00605F58">
        <w:rPr>
          <w:rFonts w:ascii="Times New Roman" w:eastAsia="Times New Roman" w:hAnsi="Times New Roman" w:cs="Times New Roman"/>
          <w:sz w:val="24"/>
          <w:szCs w:val="24"/>
        </w:rPr>
        <w:t xml:space="preserve"> </w:t>
      </w:r>
      <w:r w:rsidR="00CA09FE">
        <w:rPr>
          <w:rFonts w:ascii="Times New Roman" w:eastAsia="Times New Roman" w:hAnsi="Times New Roman" w:cs="Times New Roman"/>
          <w:sz w:val="24"/>
          <w:szCs w:val="24"/>
        </w:rPr>
        <w:t>2) t</w:t>
      </w:r>
      <w:r w:rsidRPr="00605F58">
        <w:rPr>
          <w:rFonts w:ascii="Times New Roman" w:eastAsia="Times New Roman" w:hAnsi="Times New Roman" w:cs="Times New Roman"/>
          <w:sz w:val="24"/>
          <w:szCs w:val="24"/>
        </w:rPr>
        <w:t xml:space="preserve">he </w:t>
      </w:r>
      <w:r w:rsidR="00E37123">
        <w:rPr>
          <w:rFonts w:ascii="Times New Roman" w:eastAsia="Times New Roman" w:hAnsi="Times New Roman" w:cs="Times New Roman"/>
          <w:sz w:val="24"/>
          <w:szCs w:val="24"/>
        </w:rPr>
        <w:t>decline</w:t>
      </w:r>
      <w:r w:rsidR="00094AA9">
        <w:rPr>
          <w:rFonts w:ascii="Times New Roman" w:eastAsia="Times New Roman" w:hAnsi="Times New Roman" w:cs="Times New Roman"/>
          <w:sz w:val="24"/>
          <w:szCs w:val="24"/>
        </w:rPr>
        <w:t xml:space="preserve"> rate</w:t>
      </w:r>
      <w:r w:rsidRPr="00605F58">
        <w:rPr>
          <w:rFonts w:ascii="Times New Roman" w:eastAsia="Times New Roman" w:hAnsi="Times New Roman" w:cs="Times New Roman"/>
          <w:sz w:val="24"/>
          <w:szCs w:val="24"/>
        </w:rPr>
        <w:t xml:space="preserve"> </w:t>
      </w:r>
      <w:r w:rsidR="008B2D7B">
        <w:rPr>
          <w:rFonts w:ascii="Times New Roman" w:eastAsia="Times New Roman" w:hAnsi="Times New Roman" w:cs="Times New Roman"/>
          <w:sz w:val="24"/>
          <w:szCs w:val="24"/>
        </w:rPr>
        <w:t xml:space="preserve">to the collapse phase </w:t>
      </w:r>
      <w:r w:rsidRPr="00605F58">
        <w:rPr>
          <w:rFonts w:ascii="Times New Roman" w:eastAsia="Times New Roman" w:hAnsi="Times New Roman" w:cs="Times New Roman"/>
          <w:sz w:val="24"/>
          <w:szCs w:val="24"/>
        </w:rPr>
        <w:t>must be rapid (</w:t>
      </w:r>
      <w:r w:rsidR="00CA09FE">
        <w:rPr>
          <w:rFonts w:ascii="Times New Roman" w:eastAsia="Times New Roman" w:hAnsi="Times New Roman" w:cs="Times New Roman"/>
          <w:sz w:val="24"/>
          <w:szCs w:val="24"/>
        </w:rPr>
        <w:t>50% within one life span of the species</w:t>
      </w:r>
      <w:r w:rsidRPr="00605F58">
        <w:rPr>
          <w:rFonts w:ascii="Times New Roman" w:eastAsia="Gungsuh" w:hAnsi="Times New Roman" w:cs="Times New Roman"/>
          <w:sz w:val="24"/>
          <w:szCs w:val="24"/>
        </w:rPr>
        <w:t xml:space="preserve">), </w:t>
      </w:r>
      <w:r w:rsidR="00CA09FE">
        <w:rPr>
          <w:rFonts w:ascii="Times New Roman" w:eastAsia="Gungsuh" w:hAnsi="Times New Roman" w:cs="Times New Roman"/>
          <w:sz w:val="24"/>
          <w:szCs w:val="24"/>
        </w:rPr>
        <w:t>3)</w:t>
      </w:r>
      <w:r w:rsidR="00094AA9">
        <w:rPr>
          <w:rFonts w:ascii="Times New Roman" w:eastAsia="Gungsuh" w:hAnsi="Times New Roman" w:cs="Times New Roman"/>
          <w:sz w:val="24"/>
          <w:szCs w:val="24"/>
        </w:rPr>
        <w:t xml:space="preserve">produce large reductions </w:t>
      </w:r>
      <w:r w:rsidR="000E1F56">
        <w:rPr>
          <w:rFonts w:ascii="Times New Roman" w:eastAsia="Gungsuh" w:hAnsi="Times New Roman" w:cs="Times New Roman"/>
          <w:sz w:val="24"/>
          <w:szCs w:val="24"/>
        </w:rPr>
        <w:t>in</w:t>
      </w:r>
      <w:r w:rsidR="00CA09FE">
        <w:rPr>
          <w:rFonts w:ascii="Times New Roman" w:eastAsia="Gungsuh" w:hAnsi="Times New Roman" w:cs="Times New Roman"/>
          <w:sz w:val="24"/>
          <w:szCs w:val="24"/>
        </w:rPr>
        <w:t xml:space="preserve"> </w:t>
      </w:r>
      <w:r w:rsidR="00094AA9">
        <w:rPr>
          <w:rFonts w:ascii="Times New Roman" w:eastAsia="Gungsuh" w:hAnsi="Times New Roman" w:cs="Times New Roman"/>
          <w:sz w:val="24"/>
          <w:szCs w:val="24"/>
        </w:rPr>
        <w:t>abundance</w:t>
      </w:r>
      <w:r w:rsidRPr="00605F58">
        <w:rPr>
          <w:rFonts w:ascii="Times New Roman" w:eastAsia="Gungsuh" w:hAnsi="Times New Roman" w:cs="Times New Roman"/>
          <w:sz w:val="24"/>
          <w:szCs w:val="24"/>
        </w:rPr>
        <w:t xml:space="preserve"> (≥ 90%), </w:t>
      </w:r>
      <w:r w:rsidR="00CA09FE">
        <w:rPr>
          <w:rFonts w:ascii="Times New Roman" w:eastAsia="Gungsuh" w:hAnsi="Times New Roman" w:cs="Times New Roman"/>
          <w:sz w:val="24"/>
          <w:szCs w:val="24"/>
        </w:rPr>
        <w:t xml:space="preserve">4) </w:t>
      </w:r>
      <w:r w:rsidR="00094AA9">
        <w:rPr>
          <w:rFonts w:ascii="Times New Roman" w:eastAsia="Gungsuh" w:hAnsi="Times New Roman" w:cs="Times New Roman"/>
          <w:sz w:val="24"/>
          <w:szCs w:val="24"/>
        </w:rPr>
        <w:t>that are</w:t>
      </w:r>
      <w:r w:rsidRPr="00605F58">
        <w:rPr>
          <w:rFonts w:ascii="Times New Roman" w:eastAsia="Gungsuh" w:hAnsi="Times New Roman" w:cs="Times New Roman"/>
          <w:sz w:val="24"/>
          <w:szCs w:val="24"/>
        </w:rPr>
        <w:t xml:space="preserve"> sustained (≥3 years; Figure 1).  </w:t>
      </w:r>
    </w:p>
    <w:p w14:paraId="19EB417F" w14:textId="77777777" w:rsidR="00242E53" w:rsidRPr="00392B57" w:rsidRDefault="00242E53" w:rsidP="00242E53">
      <w:pPr>
        <w:spacing w:line="480" w:lineRule="auto"/>
        <w:rPr>
          <w:rFonts w:ascii="Times New Roman" w:eastAsia="Times New Roman" w:hAnsi="Times New Roman" w:cs="Times New Roman"/>
          <w:bCs/>
          <w:i/>
          <w:iCs/>
          <w:sz w:val="24"/>
          <w:szCs w:val="24"/>
        </w:rPr>
      </w:pPr>
      <w:commentRangeStart w:id="14"/>
      <w:r w:rsidRPr="00392B57">
        <w:rPr>
          <w:rFonts w:ascii="Times New Roman" w:eastAsia="Times New Roman" w:hAnsi="Times New Roman" w:cs="Times New Roman"/>
          <w:bCs/>
          <w:i/>
          <w:iCs/>
          <w:sz w:val="24"/>
          <w:szCs w:val="24"/>
        </w:rPr>
        <w:t>Boom-bust phase metrics</w:t>
      </w:r>
      <w:commentRangeEnd w:id="14"/>
      <w:r w:rsidR="00441636">
        <w:rPr>
          <w:rStyle w:val="CommentReference"/>
        </w:rPr>
        <w:commentReference w:id="14"/>
      </w:r>
    </w:p>
    <w:p w14:paraId="0A75F047" w14:textId="2351D3E4" w:rsidR="00242E53" w:rsidRPr="00605F58" w:rsidRDefault="00242E53"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sz w:val="24"/>
          <w:szCs w:val="24"/>
        </w:rPr>
        <w:tab/>
        <w:t>Comparing invasions of different populations of the same species and different species is useful when trying to find mechanisms that produce boom-bust</w:t>
      </w:r>
      <w:r w:rsidR="00225F49">
        <w:rPr>
          <w:rFonts w:ascii="Times New Roman" w:eastAsia="Times New Roman" w:hAnsi="Times New Roman" w:cs="Times New Roman"/>
          <w:sz w:val="24"/>
          <w:szCs w:val="24"/>
        </w:rPr>
        <w:t>s</w:t>
      </w:r>
      <w:r w:rsidR="005257D9">
        <w:rPr>
          <w:rFonts w:ascii="Times New Roman" w:eastAsia="Times New Roman" w:hAnsi="Times New Roman" w:cs="Times New Roman"/>
          <w:sz w:val="24"/>
          <w:szCs w:val="24"/>
        </w:rPr>
        <w:t xml:space="preserve"> (Fig</w:t>
      </w:r>
      <w:r w:rsidR="005D4625">
        <w:rPr>
          <w:rFonts w:ascii="Times New Roman" w:eastAsia="Times New Roman" w:hAnsi="Times New Roman" w:cs="Times New Roman"/>
          <w:sz w:val="24"/>
          <w:szCs w:val="24"/>
        </w:rPr>
        <w:t xml:space="preserve">. </w:t>
      </w:r>
      <w:r w:rsidR="005257D9">
        <w:rPr>
          <w:rFonts w:ascii="Times New Roman" w:eastAsia="Times New Roman" w:hAnsi="Times New Roman" w:cs="Times New Roman"/>
          <w:sz w:val="24"/>
          <w:szCs w:val="24"/>
        </w:rPr>
        <w:t>1</w:t>
      </w:r>
      <w:r w:rsidR="005D4625">
        <w:rPr>
          <w:rFonts w:ascii="Times New Roman" w:eastAsia="Times New Roman" w:hAnsi="Times New Roman" w:cs="Times New Roman"/>
          <w:sz w:val="24"/>
          <w:szCs w:val="24"/>
        </w:rPr>
        <w:t>B</w:t>
      </w:r>
      <w:r w:rsidR="005257D9">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Creating metrics </w:t>
      </w:r>
      <w:r w:rsidR="007B0690">
        <w:rPr>
          <w:rFonts w:ascii="Times New Roman" w:eastAsia="Times New Roman" w:hAnsi="Times New Roman" w:cs="Times New Roman"/>
          <w:sz w:val="24"/>
          <w:szCs w:val="24"/>
        </w:rPr>
        <w:t xml:space="preserve">is </w:t>
      </w:r>
      <w:r w:rsidR="00C70344">
        <w:rPr>
          <w:rFonts w:ascii="Times New Roman" w:eastAsia="Times New Roman" w:hAnsi="Times New Roman" w:cs="Times New Roman"/>
          <w:sz w:val="24"/>
          <w:szCs w:val="24"/>
        </w:rPr>
        <w:t>necessary</w:t>
      </w:r>
      <w:r w:rsidR="007B0690">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to compare boom-bust</w:t>
      </w:r>
      <w:r w:rsidR="00225F49">
        <w:rPr>
          <w:rFonts w:ascii="Times New Roman" w:eastAsia="Times New Roman" w:hAnsi="Times New Roman" w:cs="Times New Roman"/>
          <w:sz w:val="24"/>
          <w:szCs w:val="24"/>
        </w:rPr>
        <w:t>s</w:t>
      </w:r>
      <w:r w:rsidR="00C70344">
        <w:rPr>
          <w:rFonts w:ascii="Times New Roman" w:eastAsia="Times New Roman" w:hAnsi="Times New Roman" w:cs="Times New Roman"/>
          <w:sz w:val="24"/>
          <w:szCs w:val="24"/>
        </w:rPr>
        <w:t xml:space="preserve"> across species or within different populations of a species</w:t>
      </w:r>
      <w:r w:rsidRPr="00605F58">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T</w:t>
      </w:r>
      <w:r w:rsidR="006B6E47">
        <w:rPr>
          <w:rFonts w:ascii="Times New Roman" w:eastAsia="Times New Roman" w:hAnsi="Times New Roman" w:cs="Times New Roman"/>
          <w:sz w:val="24"/>
          <w:szCs w:val="24"/>
        </w:rPr>
        <w:t>hese metrics</w:t>
      </w:r>
      <w:r w:rsidR="00225F49">
        <w:rPr>
          <w:rFonts w:ascii="Times New Roman" w:eastAsia="Times New Roman" w:hAnsi="Times New Roman" w:cs="Times New Roman"/>
          <w:sz w:val="24"/>
          <w:szCs w:val="24"/>
        </w:rPr>
        <w:t xml:space="preserve"> can be split</w:t>
      </w:r>
      <w:r w:rsidR="006B6E47">
        <w:rPr>
          <w:rFonts w:ascii="Times New Roman" w:eastAsia="Times New Roman" w:hAnsi="Times New Roman" w:cs="Times New Roman"/>
          <w:sz w:val="24"/>
          <w:szCs w:val="24"/>
        </w:rPr>
        <w:t xml:space="preserve"> between </w:t>
      </w:r>
      <w:r w:rsidR="00515CA9">
        <w:rPr>
          <w:rFonts w:ascii="Times New Roman" w:eastAsia="Times New Roman" w:hAnsi="Times New Roman" w:cs="Times New Roman"/>
          <w:sz w:val="24"/>
          <w:szCs w:val="24"/>
        </w:rPr>
        <w:t>the different phases.</w:t>
      </w:r>
      <w:r w:rsidR="00225F49">
        <w:rPr>
          <w:rFonts w:ascii="Times New Roman" w:eastAsia="Times New Roman" w:hAnsi="Times New Roman" w:cs="Times New Roman"/>
          <w:sz w:val="24"/>
          <w:szCs w:val="24"/>
        </w:rPr>
        <w:t xml:space="preserve"> First, for the </w:t>
      </w:r>
      <w:r w:rsidR="00B8577C">
        <w:rPr>
          <w:rFonts w:ascii="Times New Roman" w:eastAsia="Times New Roman" w:hAnsi="Times New Roman" w:cs="Times New Roman"/>
          <w:sz w:val="24"/>
          <w:szCs w:val="24"/>
        </w:rPr>
        <w:t>low abundance</w:t>
      </w:r>
      <w:r w:rsidR="00225F49">
        <w:rPr>
          <w:rFonts w:ascii="Times New Roman" w:eastAsia="Times New Roman" w:hAnsi="Times New Roman" w:cs="Times New Roman"/>
          <w:sz w:val="24"/>
          <w:szCs w:val="24"/>
        </w:rPr>
        <w:t xml:space="preserve"> phase, t</w:t>
      </w:r>
      <w:r w:rsidR="00515CA9">
        <w:rPr>
          <w:rFonts w:ascii="Times New Roman" w:eastAsia="Times New Roman" w:hAnsi="Times New Roman" w:cs="Times New Roman"/>
          <w:sz w:val="24"/>
          <w:szCs w:val="24"/>
        </w:rPr>
        <w:t xml:space="preserve">he </w:t>
      </w:r>
      <w:r w:rsidRPr="00605F58">
        <w:rPr>
          <w:rFonts w:ascii="Times New Roman" w:eastAsia="Times New Roman" w:hAnsi="Times New Roman" w:cs="Times New Roman"/>
          <w:sz w:val="24"/>
          <w:szCs w:val="24"/>
        </w:rPr>
        <w:t xml:space="preserve">duration </w:t>
      </w:r>
      <w:r w:rsidR="00225F49">
        <w:rPr>
          <w:rFonts w:ascii="Times New Roman" w:eastAsia="Times New Roman" w:hAnsi="Times New Roman" w:cs="Times New Roman"/>
          <w:sz w:val="24"/>
          <w:szCs w:val="24"/>
        </w:rPr>
        <w:t xml:space="preserve">has </w:t>
      </w:r>
      <w:r w:rsidR="00515CA9">
        <w:rPr>
          <w:rFonts w:ascii="Times New Roman" w:eastAsia="Times New Roman" w:hAnsi="Times New Roman" w:cs="Times New Roman"/>
          <w:sz w:val="24"/>
          <w:szCs w:val="24"/>
        </w:rPr>
        <w:t>been suggested</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{"citationID":"e4dfAyFd","properties":{"formattedCitation":"(Spear {\\i{}et al.} 2021)","plainCitation":"(Spear et al. 2021)","noteIndex":0},"citationItems":[{"id":82,"uris":["http://zotero.org/users/9972654/items/8LJU5HQ5"],"itemData":{"id":82,"type":"article-journal","abstract":"It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(Spear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2021)</w:t>
      </w:r>
      <w:r w:rsidR="00DE2203">
        <w:rPr>
          <w:rFonts w:ascii="Times New Roman" w:eastAsia="Times New Roman" w:hAnsi="Times New Roman" w:cs="Times New Roman"/>
          <w:sz w:val="24"/>
          <w:szCs w:val="24"/>
        </w:rPr>
        <w:fldChar w:fldCharType="end"/>
      </w:r>
      <w:r w:rsidR="00515CA9">
        <w:rPr>
          <w:rFonts w:ascii="Times New Roman" w:eastAsia="Times New Roman" w:hAnsi="Times New Roman" w:cs="Times New Roman"/>
          <w:sz w:val="24"/>
          <w:szCs w:val="24"/>
        </w:rPr>
        <w:t>, and</w:t>
      </w:r>
      <w:r w:rsidRPr="00605F58">
        <w:rPr>
          <w:rFonts w:ascii="Times New Roman" w:eastAsia="Times New Roman" w:hAnsi="Times New Roman" w:cs="Times New Roman"/>
          <w:sz w:val="24"/>
          <w:szCs w:val="24"/>
        </w:rPr>
        <w:t xml:space="preserve"> </w:t>
      </w:r>
      <w:r w:rsidR="00515CA9">
        <w:rPr>
          <w:rFonts w:ascii="Times New Roman" w:eastAsia="Times New Roman" w:hAnsi="Times New Roman" w:cs="Times New Roman"/>
          <w:sz w:val="24"/>
          <w:szCs w:val="24"/>
        </w:rPr>
        <w:t>we</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suggest</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adding</w:t>
      </w:r>
      <w:r w:rsidR="001F09EC">
        <w:rPr>
          <w:rFonts w:ascii="Times New Roman" w:eastAsia="Times New Roman" w:hAnsi="Times New Roman" w:cs="Times New Roman"/>
          <w:sz w:val="24"/>
          <w:szCs w:val="24"/>
        </w:rPr>
        <w:t xml:space="preserve"> the maximum</w:t>
      </w:r>
      <w:r w:rsidRPr="00605F58">
        <w:rPr>
          <w:rFonts w:ascii="Times New Roman" w:eastAsia="Times New Roman" w:hAnsi="Times New Roman" w:cs="Times New Roman"/>
          <w:sz w:val="24"/>
          <w:szCs w:val="24"/>
        </w:rPr>
        <w:t xml:space="preserve"> population growth rate</w:t>
      </w:r>
      <w:r w:rsidR="00225F49">
        <w:rPr>
          <w:rFonts w:ascii="Times New Roman" w:eastAsia="Times New Roman" w:hAnsi="Times New Roman" w:cs="Times New Roman"/>
          <w:sz w:val="24"/>
          <w:szCs w:val="24"/>
        </w:rPr>
        <w:t xml:space="preserve">. </w:t>
      </w:r>
      <w:r w:rsidR="00641DE4">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 xml:space="preserve">High </w:t>
      </w:r>
      <w:r w:rsidRPr="00605F58">
        <w:rPr>
          <w:rFonts w:ascii="Times New Roman" w:eastAsia="Times New Roman" w:hAnsi="Times New Roman" w:cs="Times New Roman"/>
          <w:sz w:val="24"/>
          <w:szCs w:val="24"/>
        </w:rPr>
        <w:t>population growth</w:t>
      </w:r>
      <w:r w:rsidR="00BC2EE8">
        <w:rPr>
          <w:rFonts w:ascii="Times New Roman" w:eastAsia="Times New Roman" w:hAnsi="Times New Roman" w:cs="Times New Roman"/>
          <w:sz w:val="24"/>
          <w:szCs w:val="24"/>
        </w:rPr>
        <w:t xml:space="preserve"> could be correlated with</w:t>
      </w:r>
      <w:r w:rsidRPr="00605F58">
        <w:rPr>
          <w:rFonts w:ascii="Times New Roman" w:eastAsia="Times New Roman" w:hAnsi="Times New Roman" w:cs="Times New Roman"/>
          <w:sz w:val="24"/>
          <w:szCs w:val="24"/>
        </w:rPr>
        <w:t xml:space="preserve"> the likelihood and/or severity of boom-bust</w:t>
      </w:r>
      <w:r w:rsidR="00641DE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{"citationID":"vQbGTgWV","properties":{"formattedCitation":"(Duncan {\\i{}et al.} 2020)","plainCitation":"(Duncan et al. 2020)","noteIndex":0},"citationItems":[{"id":193,"uris":["http://zotero.org/users/9972654/items/YKWI892A"],"itemData":{"id":193,"type":"article-journal","abstract":"Successful conservation management is often based on the principle that small or declining populations can recover if we identify and remove the factors that caused them to decline in the first place. But what form will that recovery take? Theory tells us that when a strong limiting factor is removed, a population should increase in size to where it becomes limited by some other factor. However, if the subsequent limitation involves feedbacks between the density of a consumer and its resource, there is potential for the consumer population to undergo substantial fluctuations in size that we would characterize as boom-bust or eruptive dynamics. We analysed long-term (7.6–29 yr) data documenting changes in the abundance of 169 populations of 20 mammal species released from a strong limiting factor (fox predation) in Australia. We show that many populations (44) exhibited eruptive dynamics, with exponential increase to a peak and subsequent population decline. Of 51 populations showing eruptive dynamics (the Australian populations plus seven translocated ungulate populations), the time taken for erupting populations to reach a peak before declining was related negatively to the intrinsic rate of population growth and positively to body mass, such that larger-bodied species with slow rates of population growth had a longer period of population increase before declining. Our results suggest that a substantial proportion of populations recovering after removal of a threatening process are likely to exhibit eruptive dynamics, and that managers of recovering or translocated populations should anticipate this outcome in conservation planning.","container-title":"Ecology","DOI":"10.1002/ecy.3175","ISSN":"0012-9658, 1939-9170","issue":"12","journalAbbreviation":"Ecology","language":"en","source":"DOI.org (Crossref)","title":"Eruptive dynamics are common in managed mammal populations","URL":"https://onlinelibrary.wiley.com/doi/10.1002/ecy.3175","volume":"101","author":[{"family":"Duncan","given":"Richard P."},{"family":"Dexter","given":"Nick"},{"family":"Wayne","given":"Adrian"},{"family":"Hone","given":"Jim"}],"accessed":{"date-parts":[["2022",12,5]]},"issued":{"date-parts":[["2020",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(Duncan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881596">
        <w:rPr>
          <w:rFonts w:ascii="Times New Roman" w:eastAsia="Times New Roman" w:hAnsi="Times New Roman" w:cs="Times New Roman"/>
          <w:sz w:val="24"/>
          <w:szCs w:val="24"/>
        </w:rPr>
        <w:t xml:space="preserve"> </w:t>
      </w:r>
      <w:r w:rsidR="00BC2EE8">
        <w:rPr>
          <w:rFonts w:ascii="Times New Roman" w:eastAsia="Times New Roman" w:hAnsi="Times New Roman" w:cs="Times New Roman"/>
          <w:sz w:val="24"/>
          <w:szCs w:val="24"/>
        </w:rPr>
        <w:t>F</w:t>
      </w:r>
      <w:r w:rsidRPr="00605F58">
        <w:rPr>
          <w:rFonts w:ascii="Times New Roman" w:eastAsia="Times New Roman" w:hAnsi="Times New Roman" w:cs="Times New Roman"/>
          <w:sz w:val="24"/>
          <w:szCs w:val="24"/>
        </w:rPr>
        <w:t xml:space="preserve">or the </w:t>
      </w:r>
      <w:r w:rsidR="008303ED">
        <w:rPr>
          <w:rFonts w:ascii="Times New Roman" w:eastAsia="Times New Roman" w:hAnsi="Times New Roman" w:cs="Times New Roman"/>
          <w:sz w:val="24"/>
          <w:szCs w:val="24"/>
        </w:rPr>
        <w:t>high abundance</w:t>
      </w:r>
      <w:r w:rsidR="008303ED"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phase</w:t>
      </w:r>
      <w:r w:rsidR="00DF60D1">
        <w:rPr>
          <w:rFonts w:ascii="Times New Roman" w:eastAsia="Times New Roman" w:hAnsi="Times New Roman" w:cs="Times New Roman"/>
          <w:sz w:val="24"/>
          <w:szCs w:val="24"/>
        </w:rPr>
        <w:t xml:space="preserve">, </w:t>
      </w:r>
      <w:r w:rsidR="00FB44A8">
        <w:rPr>
          <w:rFonts w:ascii="Times New Roman" w:eastAsia="Times New Roman" w:hAnsi="Times New Roman" w:cs="Times New Roman"/>
          <w:sz w:val="24"/>
          <w:szCs w:val="24"/>
        </w:rPr>
        <w:t xml:space="preserve">we suggest describing the </w:t>
      </w:r>
      <w:r w:rsidR="00DF60D1">
        <w:rPr>
          <w:rFonts w:ascii="Times New Roman" w:eastAsia="Times New Roman" w:hAnsi="Times New Roman" w:cs="Times New Roman"/>
          <w:sz w:val="24"/>
          <w:szCs w:val="24"/>
        </w:rPr>
        <w:t>variability</w:t>
      </w:r>
      <w:r w:rsidR="00FB44A8">
        <w:rPr>
          <w:rFonts w:ascii="Times New Roman" w:eastAsia="Times New Roman" w:hAnsi="Times New Roman" w:cs="Times New Roman"/>
          <w:sz w:val="24"/>
          <w:szCs w:val="24"/>
        </w:rPr>
        <w:t xml:space="preserve"> and the duration of this phase</w:t>
      </w:r>
      <w:r w:rsidR="00BC1F60">
        <w:rPr>
          <w:rFonts w:ascii="Times New Roman" w:eastAsia="Times New Roman" w:hAnsi="Times New Roman" w:cs="Times New Roman"/>
          <w:sz w:val="24"/>
          <w:szCs w:val="24"/>
        </w:rPr>
        <w:t>. V</w:t>
      </w:r>
      <w:r w:rsidRPr="00605F58">
        <w:rPr>
          <w:rFonts w:ascii="Times New Roman" w:eastAsia="Times New Roman" w:hAnsi="Times New Roman" w:cs="Times New Roman"/>
          <w:sz w:val="24"/>
          <w:szCs w:val="24"/>
        </w:rPr>
        <w:t xml:space="preserve">ariability in </w:t>
      </w:r>
      <w:r w:rsidR="0088115F">
        <w:rPr>
          <w:rFonts w:ascii="Times New Roman" w:eastAsia="Times New Roman" w:hAnsi="Times New Roman" w:cs="Times New Roman"/>
          <w:sz w:val="24"/>
          <w:szCs w:val="24"/>
        </w:rPr>
        <w:t xml:space="preserve">high </w:t>
      </w:r>
      <w:r w:rsidR="004E0CE4">
        <w:rPr>
          <w:rFonts w:ascii="Times New Roman" w:eastAsia="Times New Roman" w:hAnsi="Times New Roman" w:cs="Times New Roman"/>
          <w:sz w:val="24"/>
          <w:szCs w:val="24"/>
        </w:rPr>
        <w:t>abundance</w:t>
      </w:r>
      <w:r w:rsidRPr="00605F58">
        <w:rPr>
          <w:rFonts w:ascii="Times New Roman" w:eastAsia="Times New Roman" w:hAnsi="Times New Roman" w:cs="Times New Roman"/>
          <w:sz w:val="24"/>
          <w:szCs w:val="24"/>
        </w:rPr>
        <w:t xml:space="preserve"> may indicate cyclic population dynamics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{"citationID":"QvQURusi","properties":{"formattedCitation":"(Dexter {\\i{}et al.} 2015; Kaeuffer {\\i{}et al.} 2009; Lester {\\i{}et al.} 2017; Strayer &amp; Malcom 2006)","plainCitation":"(Dexter et al. 2015; Kaeuffer et al. 2009; Lester et al. 2017;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(Dexter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Kaeuffer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 Lester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2017; Strayer &amp; Malcom 2006)</w:t>
      </w:r>
      <w:r w:rsidR="00DE2203">
        <w:rPr>
          <w:rFonts w:ascii="Times New Roman" w:eastAsia="Times New Roman" w:hAnsi="Times New Roman" w:cs="Times New Roman"/>
          <w:sz w:val="24"/>
          <w:szCs w:val="24"/>
        </w:rPr>
        <w:fldChar w:fldCharType="end"/>
      </w:r>
      <w:r w:rsidR="0088115F">
        <w:rPr>
          <w:rFonts w:ascii="Times New Roman" w:eastAsia="Times New Roman" w:hAnsi="Times New Roman" w:cs="Times New Roman"/>
          <w:sz w:val="24"/>
          <w:szCs w:val="24"/>
        </w:rPr>
        <w:t xml:space="preserve"> or the likelihood of a bust (e.g., Early Warning Signal)</w:t>
      </w:r>
      <w:r w:rsidRPr="00605F58">
        <w:rPr>
          <w:rFonts w:ascii="Times New Roman" w:eastAsia="Times New Roman" w:hAnsi="Times New Roman" w:cs="Times New Roman"/>
          <w:sz w:val="24"/>
          <w:szCs w:val="24"/>
        </w:rPr>
        <w:t xml:space="preserve">, and the duration of high </w:t>
      </w:r>
      <w:r w:rsidRPr="00605F58">
        <w:rPr>
          <w:rFonts w:ascii="Times New Roman" w:eastAsia="Times New Roman" w:hAnsi="Times New Roman" w:cs="Times New Roman"/>
          <w:sz w:val="24"/>
          <w:szCs w:val="24"/>
        </w:rPr>
        <w:lastRenderedPageBreak/>
        <w:t>abundances could determin</w:t>
      </w:r>
      <w:r w:rsidR="006C5DB9">
        <w:rPr>
          <w:rFonts w:ascii="Times New Roman" w:eastAsia="Times New Roman" w:hAnsi="Times New Roman" w:cs="Times New Roman"/>
          <w:sz w:val="24"/>
          <w:szCs w:val="24"/>
        </w:rPr>
        <w:t>e</w:t>
      </w:r>
      <w:r w:rsidRPr="00605F58">
        <w:rPr>
          <w:rFonts w:ascii="Times New Roman" w:eastAsia="Times New Roman" w:hAnsi="Times New Roman" w:cs="Times New Roman"/>
          <w:sz w:val="24"/>
          <w:szCs w:val="24"/>
        </w:rPr>
        <w:t xml:space="preserve"> the </w:t>
      </w:r>
      <w:r w:rsidR="006C5DB9">
        <w:rPr>
          <w:rFonts w:ascii="Times New Roman" w:eastAsia="Times New Roman" w:hAnsi="Times New Roman" w:cs="Times New Roman"/>
          <w:sz w:val="24"/>
          <w:szCs w:val="24"/>
        </w:rPr>
        <w:t xml:space="preserve">ecological </w:t>
      </w:r>
      <w:r w:rsidRPr="00605F58">
        <w:rPr>
          <w:rFonts w:ascii="Times New Roman" w:eastAsia="Times New Roman" w:hAnsi="Times New Roman" w:cs="Times New Roman"/>
          <w:sz w:val="24"/>
          <w:szCs w:val="24"/>
        </w:rPr>
        <w:t xml:space="preserve">impact </w:t>
      </w:r>
      <w:r w:rsidR="006C5DB9">
        <w:rPr>
          <w:rFonts w:ascii="Times New Roman" w:eastAsia="Times New Roman" w:hAnsi="Times New Roman" w:cs="Times New Roman"/>
          <w:sz w:val="24"/>
          <w:szCs w:val="24"/>
        </w:rPr>
        <w:t>of an invasive species</w:t>
      </w:r>
      <w:r w:rsidR="00647680">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5A584A">
        <w:rPr>
          <w:rFonts w:ascii="Times New Roman" w:eastAsia="Times New Roman" w:hAnsi="Times New Roman" w:cs="Times New Roman"/>
          <w:sz w:val="24"/>
          <w:szCs w:val="24"/>
        </w:rPr>
        <w:instrText xml:space="preserve"> ADDIN ZOTERO_ITEM CSL_CITATION {"citationID":"qAn5FoBK","properties":{"formattedCitation":"(Haubrock {\\i{}et al.} 2022; Soto {\\i{}et al.} 2023; Strayer &amp; Malcom 2006)","plainCitation":"(Haubrock et al. 2022; Soto et al. 2023; Strayer &amp; Malcom 2006)","noteIndex":0},"citationItems":[{"id":90,"uris":["http://zotero.org/users/9972654/items/IPV6Z6PT"],"itemData":{"id":90,"type":"article-journal","abstract":"Globalization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1541,"uris":["http://zotero.org/users/9972654/items/SVN9MEEI"],"itemData":{"id":1541,"type":"article-journal","container-title":"Science of The Total Environment","DOI":"10.1016/j.scitotenv.2023.161818","ISSN":"00489697","journalAbbreviation":"Science of The Total Environment","language":"en","page":"161818","source":"DOI.org (Crossref)","title":"Sigmoidal curves reflect impacts and dynamics of aquatic invasive species","volume":"872","author":[{"family":"Soto","given":"Ismael"},{"family":"Ahmed","given":"Danish A."},{"family":"Balzani","given":"Paride"},{"family":"Cuthbert","given":"Ross N."},{"family":"Haubrock","given":"Phillip J."}],"issued":{"date-parts":[["2023",5]]}}},{"id":208,"uris":["http://zotero.org/users/9972654/items/36QJLQ6V"],"itemData":{"id":208,"type":"article-journal","container-title":"Freshwater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5A584A" w:rsidRPr="005A584A">
        <w:rPr>
          <w:rFonts w:ascii="Times New Roman" w:hAnsi="Times New Roman" w:cs="Times New Roman"/>
          <w:sz w:val="24"/>
        </w:rPr>
        <w:t xml:space="preserve">(Haubrock </w:t>
      </w:r>
      <w:r w:rsidR="005A584A" w:rsidRPr="005A584A">
        <w:rPr>
          <w:rFonts w:ascii="Times New Roman" w:hAnsi="Times New Roman" w:cs="Times New Roman"/>
          <w:i/>
          <w:iCs/>
          <w:sz w:val="24"/>
        </w:rPr>
        <w:t>et al.</w:t>
      </w:r>
      <w:r w:rsidR="005A584A" w:rsidRPr="005A584A">
        <w:rPr>
          <w:rFonts w:ascii="Times New Roman" w:hAnsi="Times New Roman" w:cs="Times New Roman"/>
          <w:sz w:val="24"/>
        </w:rPr>
        <w:t xml:space="preserve"> 2022; Soto </w:t>
      </w:r>
      <w:r w:rsidR="005A584A" w:rsidRPr="005A584A">
        <w:rPr>
          <w:rFonts w:ascii="Times New Roman" w:hAnsi="Times New Roman" w:cs="Times New Roman"/>
          <w:i/>
          <w:iCs/>
          <w:sz w:val="24"/>
        </w:rPr>
        <w:t>et al.</w:t>
      </w:r>
      <w:r w:rsidR="005A584A" w:rsidRPr="005A584A">
        <w:rPr>
          <w:rFonts w:ascii="Times New Roman" w:hAnsi="Times New Roman" w:cs="Times New Roman"/>
          <w:sz w:val="24"/>
        </w:rPr>
        <w:t xml:space="preserve"> 2023; Strayer &amp; Malcom 2006)</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647680">
        <w:rPr>
          <w:rFonts w:ascii="Times New Roman" w:eastAsia="Times New Roman" w:hAnsi="Times New Roman" w:cs="Times New Roman"/>
          <w:sz w:val="24"/>
          <w:szCs w:val="24"/>
        </w:rPr>
        <w:t>For</w:t>
      </w:r>
      <w:r w:rsidR="002521D3">
        <w:rPr>
          <w:rFonts w:ascii="Times New Roman" w:eastAsia="Times New Roman" w:hAnsi="Times New Roman" w:cs="Times New Roman"/>
          <w:sz w:val="24"/>
          <w:szCs w:val="24"/>
        </w:rPr>
        <w:t xml:space="preserve"> </w:t>
      </w:r>
      <w:r w:rsidR="00B13AE7">
        <w:rPr>
          <w:rFonts w:ascii="Times New Roman" w:eastAsia="Times New Roman" w:hAnsi="Times New Roman" w:cs="Times New Roman"/>
          <w:sz w:val="24"/>
          <w:szCs w:val="24"/>
        </w:rPr>
        <w:t xml:space="preserve">the bust phase, </w:t>
      </w:r>
      <w:r w:rsidR="008169ED">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time from peak density to population bust, the peak probability that a population collapses</w:t>
      </w:r>
      <w:r w:rsidR="008169ED">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magnitude of decline, and the duration</w:t>
      </w:r>
      <w:r w:rsidR="005045CB">
        <w:rPr>
          <w:rFonts w:ascii="Times New Roman" w:eastAsia="Times New Roman" w:hAnsi="Times New Roman" w:cs="Times New Roman"/>
          <w:sz w:val="24"/>
          <w:szCs w:val="24"/>
        </w:rPr>
        <w:t xml:space="preserve"> </w:t>
      </w:r>
      <w:r w:rsidR="00AF47FE">
        <w:rPr>
          <w:rFonts w:ascii="Times New Roman" w:eastAsia="Times New Roman" w:hAnsi="Times New Roman" w:cs="Times New Roman"/>
          <w:sz w:val="24"/>
          <w:szCs w:val="24"/>
        </w:rPr>
        <w:t>of a sustained decline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have</w:t>
      </w:r>
      <w:r w:rsidRPr="00605F58">
        <w:rPr>
          <w:rFonts w:ascii="Times New Roman" w:eastAsia="Times New Roman" w:hAnsi="Times New Roman" w:cs="Times New Roman"/>
          <w:sz w:val="24"/>
          <w:szCs w:val="24"/>
        </w:rPr>
        <w:t xml:space="preserve"> been used </w:t>
      </w:r>
      <w:r w:rsidR="00BC3CDA">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w:t>
      </w:r>
      <w:r w:rsidR="00DE7FA5" w:rsidRPr="00605F58">
        <w:rPr>
          <w:rFonts w:ascii="Times New Roman" w:eastAsia="Times New Roman" w:hAnsi="Times New Roman" w:cs="Times New Roman"/>
          <w:sz w:val="24"/>
          <w:szCs w:val="24"/>
        </w:rPr>
        <w:t>describe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the bust phase</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{"citationID":"rFzMhzWR","properties":{"formattedCitation":"(Aagaard &amp; Lockwood 2016; Cooling {\\i{}et al.} 2012)","plainCitation":"(Aagaard &amp; Lockwood 2016; Cooling et al. 2012)","noteIndex":0},"citationItems":[{"id":195,"uris":["http://zotero.org/users/9972654/items/GYZSSW44"],"itemData":{"id":195,"type":"article-journal","container-title":"Biological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DE7FA5">
        <w:rPr>
          <w:rFonts w:ascii="Times New Roman" w:eastAsia="Times New Roman" w:hAnsi="Times New Roman" w:cs="Times New Roman"/>
          <w:sz w:val="24"/>
          <w:szCs w:val="24"/>
        </w:rPr>
        <w:t>Using the</w:t>
      </w:r>
      <w:r w:rsidRPr="00605F58">
        <w:rPr>
          <w:rFonts w:ascii="Times New Roman" w:eastAsia="Times New Roman" w:hAnsi="Times New Roman" w:cs="Times New Roman"/>
          <w:sz w:val="24"/>
          <w:szCs w:val="24"/>
        </w:rPr>
        <w:t xml:space="preserve"> rate of population decline </w:t>
      </w:r>
      <w:r w:rsidR="00DE7FA5">
        <w:rPr>
          <w:rFonts w:ascii="Times New Roman" w:eastAsia="Times New Roman" w:hAnsi="Times New Roman" w:cs="Times New Roman"/>
          <w:sz w:val="24"/>
          <w:szCs w:val="24"/>
        </w:rPr>
        <w:t xml:space="preserve">could simplify these metrics </w:t>
      </w:r>
      <w:r w:rsidR="0038776F">
        <w:rPr>
          <w:rFonts w:ascii="Times New Roman" w:eastAsia="Times New Roman" w:hAnsi="Times New Roman" w:cs="Times New Roman"/>
          <w:sz w:val="24"/>
          <w:szCs w:val="24"/>
        </w:rPr>
        <w:t xml:space="preserve">because it </w:t>
      </w:r>
      <w:r w:rsidR="005045CB">
        <w:rPr>
          <w:rFonts w:ascii="Times New Roman" w:eastAsia="Times New Roman" w:hAnsi="Times New Roman" w:cs="Times New Roman"/>
          <w:sz w:val="24"/>
          <w:szCs w:val="24"/>
        </w:rPr>
        <w:t>incorporates</w:t>
      </w:r>
      <w:r w:rsidR="0038776F">
        <w:rPr>
          <w:rFonts w:ascii="Times New Roman" w:eastAsia="Times New Roman" w:hAnsi="Times New Roman" w:cs="Times New Roman"/>
          <w:sz w:val="24"/>
          <w:szCs w:val="24"/>
        </w:rPr>
        <w:t xml:space="preserve"> the time and the magnitude of the decline</w:t>
      </w:r>
      <w:r w:rsidR="005045CB">
        <w:rPr>
          <w:rFonts w:ascii="Times New Roman" w:eastAsia="Times New Roman" w:hAnsi="Times New Roman" w:cs="Times New Roman"/>
          <w:sz w:val="24"/>
          <w:szCs w:val="24"/>
        </w:rPr>
        <w:t>.</w:t>
      </w:r>
      <w:r w:rsidR="00AF47FE">
        <w:rPr>
          <w:rFonts w:ascii="Times New Roman" w:eastAsia="Times New Roman" w:hAnsi="Times New Roman" w:cs="Times New Roman"/>
          <w:sz w:val="24"/>
          <w:szCs w:val="24"/>
        </w:rPr>
        <w:t xml:space="preserve"> </w:t>
      </w:r>
    </w:p>
    <w:sectPr w:rsidR="00242E53" w:rsidRPr="00605F58" w:rsidSect="00D8523E">
      <w:pgSz w:w="12240" w:h="15840"/>
      <w:pgMar w:top="1440" w:right="1440" w:bottom="144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athan Barrus" w:date="2025-07-24T17:00:00Z" w:initials="NB">
    <w:p w14:paraId="6D117937" w14:textId="3F3AAF13" w:rsidR="00C41F59" w:rsidRDefault="00C41F59" w:rsidP="00C41F59">
      <w:pPr>
        <w:pStyle w:val="CommentText"/>
      </w:pPr>
      <w:r>
        <w:rPr>
          <w:rStyle w:val="CommentReference"/>
        </w:rPr>
        <w:annotationRef/>
      </w:r>
      <w:r>
        <w:t>Compile this appendix</w:t>
      </w:r>
    </w:p>
  </w:comment>
  <w:comment w:id="3" w:author="Nathan Barrus" w:date="2025-08-08T16:17:00Z" w:initials="NB">
    <w:p w14:paraId="47B11C30" w14:textId="1AB4829D" w:rsidR="00792A89" w:rsidRDefault="00030804" w:rsidP="00792A89">
      <w:pPr>
        <w:pStyle w:val="CommentText"/>
      </w:pPr>
      <w:r>
        <w:rPr>
          <w:rStyle w:val="CommentReference"/>
        </w:rPr>
        <w:annotationRef/>
      </w:r>
      <w:r w:rsidR="00792A89">
        <w:t>Make this appendix</w:t>
      </w:r>
    </w:p>
  </w:comment>
  <w:comment w:id="4" w:author="Nathan Barrus" w:date="2025-12-10T13:29:00Z" w:initials="NB">
    <w:p w14:paraId="32738B3D" w14:textId="77777777" w:rsidR="00A5500A" w:rsidRDefault="000B278C" w:rsidP="00A5500A">
      <w:pPr>
        <w:pStyle w:val="CommentText"/>
      </w:pPr>
      <w:r>
        <w:rPr>
          <w:rStyle w:val="CommentReference"/>
        </w:rPr>
        <w:annotationRef/>
      </w:r>
      <w:r w:rsidR="00A5500A">
        <w:t>Going through this and looking at strayer’s review, he came up with a 9 different mechanisms. (These were 1) enemy release followed by enemy accumulation, 2)Interactions with subsequent invaders, 3) time lags in desnity-dependent populations, 4) environmental change caused by the invader, 5) delayed genetic effects, 6) human control of invaders, 7) Succession or recovery from a disturbance, 8) Climate change and other changes in abiotic and biotic environemnts, 9) shifts between alternative stable states. He also included a figure that had tested versus not tested.</w:t>
      </w:r>
    </w:p>
    <w:p w14:paraId="15B162ED" w14:textId="77777777" w:rsidR="00A5500A" w:rsidRDefault="00A5500A" w:rsidP="00A5500A">
      <w:pPr>
        <w:pStyle w:val="CommentText"/>
      </w:pPr>
    </w:p>
    <w:p w14:paraId="512CE7AD" w14:textId="77777777" w:rsidR="00A5500A" w:rsidRDefault="00A5500A" w:rsidP="00A5500A">
      <w:pPr>
        <w:pStyle w:val="CommentText"/>
      </w:pPr>
      <w:r>
        <w:t>My goal was to evaluate the strength of evidence for boom-bust from his list of mechanisms using the best examples of boom-bust from my study. It seems to me that evaluation of strong versus weak evidence are uncommon in the reviews that I’ve seen. I though it would be interesting to include it here.</w:t>
      </w:r>
    </w:p>
    <w:p w14:paraId="42C0BFEC" w14:textId="77777777" w:rsidR="00A5500A" w:rsidRDefault="00A5500A" w:rsidP="00A5500A">
      <w:pPr>
        <w:pStyle w:val="CommentText"/>
      </w:pPr>
    </w:p>
    <w:p w14:paraId="1ACFC94C" w14:textId="77777777" w:rsidR="00A5500A" w:rsidRDefault="00A5500A" w:rsidP="00A5500A">
      <w:pPr>
        <w:pStyle w:val="CommentText"/>
      </w:pPr>
      <w:r>
        <w:t>If evaluating the strength of evidence of the mechanisms isn’t different enough, and your suggestions in table 1 is something that has been basically done by strayer. I’m not sure this section is necessary anymore.   Maybe it would be best to omit and focus on the classification of the time-series.</w:t>
      </w:r>
    </w:p>
  </w:comment>
  <w:comment w:id="5" w:author="Nathan Dorn" w:date="2025-09-25T18:38:00Z" w:initials="ND">
    <w:p w14:paraId="0297DE47" w14:textId="77777777" w:rsidR="00B90789" w:rsidRDefault="00B90789" w:rsidP="00B90789">
      <w:pPr>
        <w:pStyle w:val="CommentText"/>
      </w:pPr>
      <w:r>
        <w:rPr>
          <w:rStyle w:val="CommentReference"/>
        </w:rPr>
        <w:annotationRef/>
      </w:r>
      <w:r>
        <w:t xml:space="preserve">Is this mostly a reiteration of things said by Strayer? </w:t>
      </w:r>
    </w:p>
  </w:comment>
  <w:comment w:id="6" w:author="Nathan Barrus" w:date="2025-12-11T17:14:00Z" w:initials="NB">
    <w:p w14:paraId="146981AB" w14:textId="77777777" w:rsidR="00AD6211" w:rsidRDefault="00AD6211" w:rsidP="00AD6211">
      <w:pPr>
        <w:pStyle w:val="CommentText"/>
      </w:pPr>
      <w:r>
        <w:rPr>
          <w:rStyle w:val="CommentReference"/>
        </w:rPr>
        <w:annotationRef/>
      </w:r>
      <w:r>
        <w:t>Nope, he did not address this question. He focused more on mechanisms and suggesting analyses to find boom-busts.</w:t>
      </w:r>
    </w:p>
  </w:comment>
  <w:comment w:id="9" w:author="Nathan Barrus" w:date="2025-08-29T13:51:00Z" w:initials="NB">
    <w:p w14:paraId="7862993F" w14:textId="36FF9B58" w:rsidR="004F5E6A" w:rsidRDefault="004F5E6A" w:rsidP="004F5E6A">
      <w:pPr>
        <w:pStyle w:val="CommentText"/>
      </w:pPr>
      <w:r>
        <w:rPr>
          <w:rStyle w:val="CommentReference"/>
        </w:rPr>
        <w:annotationRef/>
      </w:r>
      <w:r>
        <w:t>Compile and reference this appendix.</w:t>
      </w:r>
    </w:p>
  </w:comment>
  <w:comment w:id="7" w:author="Nathan Dorn" w:date="2025-09-17T15:57:00Z" w:initials="ND">
    <w:p w14:paraId="66B359E2" w14:textId="77777777" w:rsidR="00B81408" w:rsidRDefault="00B81408" w:rsidP="00B81408">
      <w:pPr>
        <w:pStyle w:val="CommentText"/>
      </w:pPr>
      <w:r>
        <w:rPr>
          <w:rStyle w:val="CommentReference"/>
        </w:rPr>
        <w:annotationRef/>
      </w:r>
      <w:r>
        <w:t xml:space="preserve">I wonder if you should just list hypotheses for the 33 studies if they have them and then whether or not they tested anything related to the hypothesis and then whether or not they had strong evidence for the hypothesized mechanism.   So in the end the reader has the best studies of boom-bust listed and the hypothesized mechanisms vs. the tested mechanisms. </w:t>
      </w:r>
    </w:p>
  </w:comment>
  <w:comment w:id="8" w:author="Nathan Barrus" w:date="2025-12-10T14:27:00Z" w:initials="NB">
    <w:p w14:paraId="0C7F6457" w14:textId="77777777" w:rsidR="003F26D6" w:rsidRDefault="003F26D6" w:rsidP="003F26D6">
      <w:pPr>
        <w:pStyle w:val="CommentText"/>
      </w:pPr>
      <w:r>
        <w:rPr>
          <w:rStyle w:val="CommentReference"/>
        </w:rPr>
        <w:annotationRef/>
      </w:r>
      <w:r>
        <w:t>See comment in results section</w:t>
      </w:r>
    </w:p>
  </w:comment>
  <w:comment w:id="10" w:author="Nathan Dorn" w:date="2025-09-17T15:53:00Z" w:initials="ND">
    <w:p w14:paraId="2523AC1E" w14:textId="38A2EC0A" w:rsidR="00FF5116" w:rsidRDefault="00210D0C" w:rsidP="00FF5116">
      <w:pPr>
        <w:pStyle w:val="CommentText"/>
      </w:pPr>
      <w:r>
        <w:rPr>
          <w:rStyle w:val="CommentReference"/>
        </w:rPr>
        <w:annotationRef/>
      </w:r>
      <w:r w:rsidR="00FF5116">
        <w:t xml:space="preserve">Everything in A makes sense. Not much makes sense in B. It’s unclear what all the different lines are there for and why they are necessary. What are they adding to this paper?  You don’t seem to refer to 1B in the paper so it’s entirely confusing why those panels are included. You mostly want people to look at 1A.  So I’d suggest you drop 1B unless it’s important to use it. </w:t>
      </w:r>
    </w:p>
  </w:comment>
  <w:comment w:id="11" w:author="Nathan Barrus" w:date="2025-12-10T14:24:00Z" w:initials="NB">
    <w:p w14:paraId="71865F27" w14:textId="77777777" w:rsidR="00FD531E" w:rsidRDefault="00FD531E" w:rsidP="00FD531E">
      <w:pPr>
        <w:pStyle w:val="CommentText"/>
      </w:pPr>
      <w:r>
        <w:rPr>
          <w:rStyle w:val="CommentReference"/>
        </w:rPr>
        <w:annotationRef/>
      </w:r>
      <w:r>
        <w:t>See the comment in my text box.</w:t>
      </w:r>
    </w:p>
  </w:comment>
  <w:comment w:id="12" w:author="Nathan Dorn" w:date="2025-09-17T15:39:00Z" w:initials="ND">
    <w:p w14:paraId="1250A5FA" w14:textId="1861C1B7" w:rsidR="009D6D61" w:rsidRDefault="009D6D61" w:rsidP="009D6D61">
      <w:pPr>
        <w:pStyle w:val="CommentText"/>
      </w:pPr>
      <w:r>
        <w:rPr>
          <w:rStyle w:val="CommentReference"/>
        </w:rPr>
        <w:annotationRef/>
      </w:r>
      <w:r>
        <w:t>I suppose for some people the overshoot could be considered a bust dynamic if the species is no longer considered a pest (is this a point of Strayers?)  I think that should probably be a separate issue (essentially this is equilibrium at 10-80% of peak density?).  I would guess these are still quite noticeable and their effects may still be strong even if not as obnoxious?</w:t>
      </w:r>
    </w:p>
  </w:comment>
  <w:comment w:id="13" w:author="Nathan Barrus" w:date="2025-12-10T14:22:00Z" w:initials="NB">
    <w:p w14:paraId="4FC76FDB" w14:textId="77777777" w:rsidR="00290B08" w:rsidRDefault="00290B08" w:rsidP="00290B08">
      <w:pPr>
        <w:pStyle w:val="CommentText"/>
      </w:pPr>
      <w:r>
        <w:rPr>
          <w:rStyle w:val="CommentReference"/>
        </w:rPr>
        <w:annotationRef/>
      </w:r>
      <w:r>
        <w:t xml:space="preserve">Yes, I think this is one of the points strayer was making.  But in my opinion it goes back to Simberloff’s first review in 2004s titled, “Now you see them Now you don’t...”.  The boom-bust should capture that aspect and Simberloff himself used 90% declines as one of his metrics. </w:t>
      </w:r>
    </w:p>
    <w:p w14:paraId="311AF841" w14:textId="77777777" w:rsidR="00290B08" w:rsidRDefault="00290B08" w:rsidP="00290B08">
      <w:pPr>
        <w:pStyle w:val="CommentText"/>
      </w:pPr>
    </w:p>
    <w:p w14:paraId="72B2AB54" w14:textId="77777777" w:rsidR="00290B08" w:rsidRDefault="00290B08" w:rsidP="00290B08">
      <w:pPr>
        <w:pStyle w:val="CommentText"/>
      </w:pPr>
      <w:r>
        <w:t>The problem that I see in Strayer’s paper is that he’s so vague in his definition. Likely because of reason’s like this but that comes at the cost of clarity.  Does a single decline count as a boom-bust. Does cycles count as boom-busts? Thus, I tried to encorperate his definition while harkening back to Simberloffs review in 2004.  Yes, 90% might be arbitrarily different from 90% but 90% or greater does seem to encapsulate the now you don’t see them aspect that Simberloff was describing.</w:t>
      </w:r>
    </w:p>
    <w:p w14:paraId="4B63ADED" w14:textId="77777777" w:rsidR="00290B08" w:rsidRDefault="00290B08" w:rsidP="00290B08">
      <w:pPr>
        <w:pStyle w:val="CommentText"/>
      </w:pPr>
    </w:p>
    <w:p w14:paraId="45B6A65B" w14:textId="77777777" w:rsidR="00290B08" w:rsidRDefault="00290B08" w:rsidP="00290B08">
      <w:pPr>
        <w:pStyle w:val="CommentText"/>
      </w:pPr>
      <w:r>
        <w:t>Another facet to this is that abundance is not always correlated with an invaders impact. So, determining a density at which they don’t become a pest is also very subjective. The 90% just encorperates the fact that invaders can become extremely rare relative to earlier times in their invasion history.</w:t>
      </w:r>
    </w:p>
  </w:comment>
  <w:comment w:id="14" w:author="Nathan Barrus" w:date="2025-12-10T13:58:00Z" w:initials="NB">
    <w:p w14:paraId="5054EBCA" w14:textId="77777777" w:rsidR="00441636" w:rsidRDefault="00441636" w:rsidP="00441636">
      <w:pPr>
        <w:pStyle w:val="CommentText"/>
      </w:pPr>
      <w:r>
        <w:rPr>
          <w:rStyle w:val="CommentReference"/>
        </w:rPr>
        <w:annotationRef/>
      </w:r>
      <w:r>
        <w:t xml:space="preserve">I’m still hesitant to remove Fig. 1B. Because this sections is why I wanted to include it. Fig. 1B won’t be used per se in the classification. But it does give metrics that can describe different aspects of the different phases of a boom-bust which eventually could be used in different studies to test between different mechanisms maybe the Fig. 1 caption could explain this better and then in the discussion I could reference in the mechanisms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17937" w15:done="0"/>
  <w15:commentEx w15:paraId="47B11C30" w15:done="0"/>
  <w15:commentEx w15:paraId="1ACFC94C" w15:done="0"/>
  <w15:commentEx w15:paraId="0297DE47" w15:done="0"/>
  <w15:commentEx w15:paraId="146981AB" w15:paraIdParent="0297DE47" w15:done="0"/>
  <w15:commentEx w15:paraId="7862993F" w15:done="0"/>
  <w15:commentEx w15:paraId="66B359E2" w15:done="0"/>
  <w15:commentEx w15:paraId="0C7F6457" w15:paraIdParent="66B359E2" w15:done="0"/>
  <w15:commentEx w15:paraId="2523AC1E" w15:done="0"/>
  <w15:commentEx w15:paraId="71865F27" w15:paraIdParent="2523AC1E" w15:done="0"/>
  <w15:commentEx w15:paraId="1250A5FA" w15:done="0"/>
  <w15:commentEx w15:paraId="45B6A65B" w15:paraIdParent="1250A5FA" w15:done="0"/>
  <w15:commentEx w15:paraId="5054EB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60C101" w16cex:dateUtc="2025-07-24T21:00:00Z"/>
  <w16cex:commentExtensible w16cex:durableId="1502B944" w16cex:dateUtc="2025-08-08T20:17:00Z"/>
  <w16cex:commentExtensible w16cex:durableId="3943A15F" w16cex:dateUtc="2025-12-10T18:29:00Z"/>
  <w16cex:commentExtensible w16cex:durableId="0552FE99" w16cex:dateUtc="2025-09-25T22:38:00Z"/>
  <w16cex:commentExtensible w16cex:durableId="1480B888" w16cex:dateUtc="2025-12-11T22:14:00Z"/>
  <w16cex:commentExtensible w16cex:durableId="0F297E66" w16cex:dateUtc="2025-08-29T17:51:00Z"/>
  <w16cex:commentExtensible w16cex:durableId="4C169314" w16cex:dateUtc="2025-09-17T19:57:00Z"/>
  <w16cex:commentExtensible w16cex:durableId="77BC797A" w16cex:dateUtc="2025-12-10T19:27:00Z"/>
  <w16cex:commentExtensible w16cex:durableId="7BFE5D2A" w16cex:dateUtc="2025-09-17T19:53:00Z"/>
  <w16cex:commentExtensible w16cex:durableId="1731A406" w16cex:dateUtc="2025-12-10T19:24:00Z"/>
  <w16cex:commentExtensible w16cex:durableId="448E4192" w16cex:dateUtc="2025-09-17T19:39:00Z"/>
  <w16cex:commentExtensible w16cex:durableId="4258FB9F" w16cex:dateUtc="2025-12-10T19:22:00Z"/>
  <w16cex:commentExtensible w16cex:durableId="33D72BBB" w16cex:dateUtc="2025-12-1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17937" w16cid:durableId="5360C101"/>
  <w16cid:commentId w16cid:paraId="47B11C30" w16cid:durableId="1502B944"/>
  <w16cid:commentId w16cid:paraId="1ACFC94C" w16cid:durableId="3943A15F"/>
  <w16cid:commentId w16cid:paraId="0297DE47" w16cid:durableId="0552FE99"/>
  <w16cid:commentId w16cid:paraId="146981AB" w16cid:durableId="1480B888"/>
  <w16cid:commentId w16cid:paraId="7862993F" w16cid:durableId="0F297E66"/>
  <w16cid:commentId w16cid:paraId="66B359E2" w16cid:durableId="4C169314"/>
  <w16cid:commentId w16cid:paraId="0C7F6457" w16cid:durableId="77BC797A"/>
  <w16cid:commentId w16cid:paraId="2523AC1E" w16cid:durableId="7BFE5D2A"/>
  <w16cid:commentId w16cid:paraId="71865F27" w16cid:durableId="1731A406"/>
  <w16cid:commentId w16cid:paraId="1250A5FA" w16cid:durableId="448E4192"/>
  <w16cid:commentId w16cid:paraId="45B6A65B" w16cid:durableId="4258FB9F"/>
  <w16cid:commentId w16cid:paraId="5054EBCA" w16cid:durableId="33D72B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A7F3D" w14:textId="77777777" w:rsidR="00FB58C8" w:rsidRDefault="00FB58C8">
      <w:pPr>
        <w:spacing w:line="240" w:lineRule="auto"/>
      </w:pPr>
      <w:r>
        <w:separator/>
      </w:r>
    </w:p>
  </w:endnote>
  <w:endnote w:type="continuationSeparator" w:id="0">
    <w:p w14:paraId="7608670A" w14:textId="77777777" w:rsidR="00FB58C8" w:rsidRDefault="00FB58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3853"/>
      <w:docPartObj>
        <w:docPartGallery w:val="Page Numbers (Bottom of Page)"/>
        <w:docPartUnique/>
      </w:docPartObj>
    </w:sdtPr>
    <w:sdtEndPr>
      <w:rPr>
        <w:noProof/>
      </w:rPr>
    </w:sdtEndPr>
    <w:sdtContent>
      <w:p w14:paraId="24211714" w14:textId="1F4FA6D9" w:rsidR="008B3316" w:rsidRDefault="008B33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9E9FB" w14:textId="77777777" w:rsidR="00FE56CF" w:rsidRDefault="00FE56CF"/>
  <w:p w14:paraId="4F298A8A" w14:textId="77777777" w:rsidR="008B3316" w:rsidRDefault="008B33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66839" w14:textId="77777777" w:rsidR="00FB58C8" w:rsidRDefault="00FB58C8">
      <w:pPr>
        <w:spacing w:line="240" w:lineRule="auto"/>
      </w:pPr>
      <w:r>
        <w:separator/>
      </w:r>
    </w:p>
  </w:footnote>
  <w:footnote w:type="continuationSeparator" w:id="0">
    <w:p w14:paraId="6C0D99DC" w14:textId="77777777" w:rsidR="00FB58C8" w:rsidRDefault="00FB58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9F7"/>
    <w:multiLevelType w:val="hybridMultilevel"/>
    <w:tmpl w:val="751C31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B111C48"/>
    <w:multiLevelType w:val="hybridMultilevel"/>
    <w:tmpl w:val="71F407B2"/>
    <w:lvl w:ilvl="0" w:tplc="C15EB88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67B20"/>
    <w:multiLevelType w:val="hybridMultilevel"/>
    <w:tmpl w:val="483800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94349D"/>
    <w:multiLevelType w:val="hybridMultilevel"/>
    <w:tmpl w:val="699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04A5C"/>
    <w:multiLevelType w:val="hybridMultilevel"/>
    <w:tmpl w:val="BA2CE0AC"/>
    <w:lvl w:ilvl="0" w:tplc="A7C6E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2593E"/>
    <w:multiLevelType w:val="hybridMultilevel"/>
    <w:tmpl w:val="CD2EE8B0"/>
    <w:lvl w:ilvl="0" w:tplc="133E89C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E2998"/>
    <w:multiLevelType w:val="hybridMultilevel"/>
    <w:tmpl w:val="B236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D1AC0"/>
    <w:multiLevelType w:val="hybridMultilevel"/>
    <w:tmpl w:val="E15E7E2E"/>
    <w:lvl w:ilvl="0" w:tplc="6D66572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12B29"/>
    <w:multiLevelType w:val="hybridMultilevel"/>
    <w:tmpl w:val="24400B4C"/>
    <w:lvl w:ilvl="0" w:tplc="86CE2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0C5677"/>
    <w:multiLevelType w:val="hybridMultilevel"/>
    <w:tmpl w:val="52305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922D5"/>
    <w:multiLevelType w:val="hybridMultilevel"/>
    <w:tmpl w:val="21B47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D066D3"/>
    <w:multiLevelType w:val="hybridMultilevel"/>
    <w:tmpl w:val="14EA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478AF"/>
    <w:multiLevelType w:val="hybridMultilevel"/>
    <w:tmpl w:val="44EEE88A"/>
    <w:lvl w:ilvl="0" w:tplc="87E86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660351">
    <w:abstractNumId w:val="11"/>
  </w:num>
  <w:num w:numId="2" w16cid:durableId="1153445047">
    <w:abstractNumId w:val="6"/>
  </w:num>
  <w:num w:numId="3" w16cid:durableId="1573151363">
    <w:abstractNumId w:val="0"/>
  </w:num>
  <w:num w:numId="4" w16cid:durableId="1148550048">
    <w:abstractNumId w:val="2"/>
  </w:num>
  <w:num w:numId="5" w16cid:durableId="804810073">
    <w:abstractNumId w:val="8"/>
  </w:num>
  <w:num w:numId="6" w16cid:durableId="1295519919">
    <w:abstractNumId w:val="7"/>
  </w:num>
  <w:num w:numId="7" w16cid:durableId="191312568">
    <w:abstractNumId w:val="12"/>
  </w:num>
  <w:num w:numId="8" w16cid:durableId="2047825039">
    <w:abstractNumId w:val="5"/>
  </w:num>
  <w:num w:numId="9" w16cid:durableId="1650749711">
    <w:abstractNumId w:val="1"/>
  </w:num>
  <w:num w:numId="10" w16cid:durableId="1266502157">
    <w:abstractNumId w:val="4"/>
  </w:num>
  <w:num w:numId="11" w16cid:durableId="487130753">
    <w:abstractNumId w:val="9"/>
  </w:num>
  <w:num w:numId="12" w16cid:durableId="832185030">
    <w:abstractNumId w:val="10"/>
  </w:num>
  <w:num w:numId="13" w16cid:durableId="20747665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Dorn">
    <w15:presenceInfo w15:providerId="AD" w15:userId="S::ndorn@fiu.edu::410ef3ae-c69e-4cfe-b718-e611471ff50f"/>
  </w15:person>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 w:vendorID="64" w:dllVersion="0"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CF"/>
    <w:rsid w:val="0000257D"/>
    <w:rsid w:val="00003401"/>
    <w:rsid w:val="00004E96"/>
    <w:rsid w:val="00007899"/>
    <w:rsid w:val="00007EF1"/>
    <w:rsid w:val="000105E2"/>
    <w:rsid w:val="00011B28"/>
    <w:rsid w:val="00011E6E"/>
    <w:rsid w:val="0001273B"/>
    <w:rsid w:val="00012885"/>
    <w:rsid w:val="0001509F"/>
    <w:rsid w:val="00015578"/>
    <w:rsid w:val="000171E8"/>
    <w:rsid w:val="000178AC"/>
    <w:rsid w:val="000178C5"/>
    <w:rsid w:val="00023F0D"/>
    <w:rsid w:val="00026502"/>
    <w:rsid w:val="00027047"/>
    <w:rsid w:val="00030804"/>
    <w:rsid w:val="00032A4F"/>
    <w:rsid w:val="00034583"/>
    <w:rsid w:val="00036802"/>
    <w:rsid w:val="00040B5B"/>
    <w:rsid w:val="00041C12"/>
    <w:rsid w:val="00042790"/>
    <w:rsid w:val="0004347F"/>
    <w:rsid w:val="00045601"/>
    <w:rsid w:val="00045F62"/>
    <w:rsid w:val="00052263"/>
    <w:rsid w:val="00052767"/>
    <w:rsid w:val="00052D56"/>
    <w:rsid w:val="0005543B"/>
    <w:rsid w:val="000600EF"/>
    <w:rsid w:val="000604AF"/>
    <w:rsid w:val="00061493"/>
    <w:rsid w:val="0006321C"/>
    <w:rsid w:val="00063C74"/>
    <w:rsid w:val="0006413A"/>
    <w:rsid w:val="00064878"/>
    <w:rsid w:val="0006673C"/>
    <w:rsid w:val="00073693"/>
    <w:rsid w:val="00073840"/>
    <w:rsid w:val="0007516D"/>
    <w:rsid w:val="00082D43"/>
    <w:rsid w:val="00082FDE"/>
    <w:rsid w:val="00083377"/>
    <w:rsid w:val="0008493E"/>
    <w:rsid w:val="00084C46"/>
    <w:rsid w:val="00084DFE"/>
    <w:rsid w:val="00085F5E"/>
    <w:rsid w:val="000867A6"/>
    <w:rsid w:val="000910E6"/>
    <w:rsid w:val="000914AF"/>
    <w:rsid w:val="00093C4F"/>
    <w:rsid w:val="0009415F"/>
    <w:rsid w:val="00094391"/>
    <w:rsid w:val="00094484"/>
    <w:rsid w:val="000947F0"/>
    <w:rsid w:val="00094AA9"/>
    <w:rsid w:val="000961D9"/>
    <w:rsid w:val="00097214"/>
    <w:rsid w:val="000A009D"/>
    <w:rsid w:val="000A0D19"/>
    <w:rsid w:val="000A1A8C"/>
    <w:rsid w:val="000A1DE3"/>
    <w:rsid w:val="000A352D"/>
    <w:rsid w:val="000A4AC8"/>
    <w:rsid w:val="000A52BB"/>
    <w:rsid w:val="000A6B5B"/>
    <w:rsid w:val="000A6D4F"/>
    <w:rsid w:val="000A720C"/>
    <w:rsid w:val="000B02AC"/>
    <w:rsid w:val="000B0DA4"/>
    <w:rsid w:val="000B0DDB"/>
    <w:rsid w:val="000B2204"/>
    <w:rsid w:val="000B278C"/>
    <w:rsid w:val="000B3854"/>
    <w:rsid w:val="000B41A4"/>
    <w:rsid w:val="000B614B"/>
    <w:rsid w:val="000B6D76"/>
    <w:rsid w:val="000B6DA8"/>
    <w:rsid w:val="000C182E"/>
    <w:rsid w:val="000C3123"/>
    <w:rsid w:val="000C36FF"/>
    <w:rsid w:val="000C468B"/>
    <w:rsid w:val="000C49F8"/>
    <w:rsid w:val="000D1C86"/>
    <w:rsid w:val="000D1E99"/>
    <w:rsid w:val="000D564B"/>
    <w:rsid w:val="000D588A"/>
    <w:rsid w:val="000D680C"/>
    <w:rsid w:val="000D7D8D"/>
    <w:rsid w:val="000E070D"/>
    <w:rsid w:val="000E115C"/>
    <w:rsid w:val="000E1273"/>
    <w:rsid w:val="000E1F56"/>
    <w:rsid w:val="000E327C"/>
    <w:rsid w:val="000E37E3"/>
    <w:rsid w:val="000E3AB6"/>
    <w:rsid w:val="000E5617"/>
    <w:rsid w:val="000E5E83"/>
    <w:rsid w:val="000E5FA8"/>
    <w:rsid w:val="000E79D1"/>
    <w:rsid w:val="000E7F90"/>
    <w:rsid w:val="000F0B5E"/>
    <w:rsid w:val="000F0D23"/>
    <w:rsid w:val="000F4E7C"/>
    <w:rsid w:val="000F56D5"/>
    <w:rsid w:val="000F57A9"/>
    <w:rsid w:val="000F5E18"/>
    <w:rsid w:val="000F6BFD"/>
    <w:rsid w:val="000F7406"/>
    <w:rsid w:val="00100B62"/>
    <w:rsid w:val="00101F17"/>
    <w:rsid w:val="0010235E"/>
    <w:rsid w:val="001033F6"/>
    <w:rsid w:val="00103942"/>
    <w:rsid w:val="0010481D"/>
    <w:rsid w:val="001049BD"/>
    <w:rsid w:val="0010508C"/>
    <w:rsid w:val="0010570C"/>
    <w:rsid w:val="00105EA8"/>
    <w:rsid w:val="001068F1"/>
    <w:rsid w:val="00106C6A"/>
    <w:rsid w:val="001073D8"/>
    <w:rsid w:val="0011475D"/>
    <w:rsid w:val="00116E7A"/>
    <w:rsid w:val="00122AF3"/>
    <w:rsid w:val="00123D3F"/>
    <w:rsid w:val="00124E7C"/>
    <w:rsid w:val="001254AB"/>
    <w:rsid w:val="001263C1"/>
    <w:rsid w:val="00127564"/>
    <w:rsid w:val="001326EB"/>
    <w:rsid w:val="001328D3"/>
    <w:rsid w:val="00134D26"/>
    <w:rsid w:val="00135FFF"/>
    <w:rsid w:val="00136D9E"/>
    <w:rsid w:val="00141341"/>
    <w:rsid w:val="001418C8"/>
    <w:rsid w:val="0014243E"/>
    <w:rsid w:val="0014285F"/>
    <w:rsid w:val="00144234"/>
    <w:rsid w:val="0014431E"/>
    <w:rsid w:val="00145E1A"/>
    <w:rsid w:val="00147DB7"/>
    <w:rsid w:val="001518C3"/>
    <w:rsid w:val="0015198F"/>
    <w:rsid w:val="0015360D"/>
    <w:rsid w:val="00154FB6"/>
    <w:rsid w:val="001550AA"/>
    <w:rsid w:val="00155249"/>
    <w:rsid w:val="00156B66"/>
    <w:rsid w:val="00157EF9"/>
    <w:rsid w:val="0016190C"/>
    <w:rsid w:val="00161938"/>
    <w:rsid w:val="00162666"/>
    <w:rsid w:val="00163B70"/>
    <w:rsid w:val="0016539E"/>
    <w:rsid w:val="00165DED"/>
    <w:rsid w:val="00170CF8"/>
    <w:rsid w:val="00171CFF"/>
    <w:rsid w:val="00172622"/>
    <w:rsid w:val="0017295F"/>
    <w:rsid w:val="00175E83"/>
    <w:rsid w:val="001765DC"/>
    <w:rsid w:val="0017727A"/>
    <w:rsid w:val="001805BA"/>
    <w:rsid w:val="0018224C"/>
    <w:rsid w:val="001862C7"/>
    <w:rsid w:val="001874F8"/>
    <w:rsid w:val="00187A6E"/>
    <w:rsid w:val="001904D4"/>
    <w:rsid w:val="001907E8"/>
    <w:rsid w:val="00192F81"/>
    <w:rsid w:val="00193DA9"/>
    <w:rsid w:val="0019436F"/>
    <w:rsid w:val="001977FB"/>
    <w:rsid w:val="00197C39"/>
    <w:rsid w:val="001A0790"/>
    <w:rsid w:val="001A08DC"/>
    <w:rsid w:val="001A19F5"/>
    <w:rsid w:val="001A4DBD"/>
    <w:rsid w:val="001B2994"/>
    <w:rsid w:val="001B4414"/>
    <w:rsid w:val="001B4651"/>
    <w:rsid w:val="001B5B0C"/>
    <w:rsid w:val="001B5FAD"/>
    <w:rsid w:val="001B65AE"/>
    <w:rsid w:val="001B7065"/>
    <w:rsid w:val="001B70C9"/>
    <w:rsid w:val="001B7B40"/>
    <w:rsid w:val="001C0C4E"/>
    <w:rsid w:val="001C19F9"/>
    <w:rsid w:val="001C33E0"/>
    <w:rsid w:val="001C362A"/>
    <w:rsid w:val="001C381A"/>
    <w:rsid w:val="001C38E8"/>
    <w:rsid w:val="001C3920"/>
    <w:rsid w:val="001C5197"/>
    <w:rsid w:val="001C59D3"/>
    <w:rsid w:val="001C6FB9"/>
    <w:rsid w:val="001C7541"/>
    <w:rsid w:val="001D0D22"/>
    <w:rsid w:val="001D1486"/>
    <w:rsid w:val="001D3498"/>
    <w:rsid w:val="001D4CDD"/>
    <w:rsid w:val="001D5BD3"/>
    <w:rsid w:val="001D6B70"/>
    <w:rsid w:val="001D6E08"/>
    <w:rsid w:val="001D6FA5"/>
    <w:rsid w:val="001D78B9"/>
    <w:rsid w:val="001E33FE"/>
    <w:rsid w:val="001E3864"/>
    <w:rsid w:val="001E60D0"/>
    <w:rsid w:val="001E6D42"/>
    <w:rsid w:val="001E6D43"/>
    <w:rsid w:val="001F095F"/>
    <w:rsid w:val="001F09EC"/>
    <w:rsid w:val="001F0A04"/>
    <w:rsid w:val="001F1F7F"/>
    <w:rsid w:val="001F1F86"/>
    <w:rsid w:val="001F551F"/>
    <w:rsid w:val="001F5553"/>
    <w:rsid w:val="001F560C"/>
    <w:rsid w:val="001F634B"/>
    <w:rsid w:val="001F6BF4"/>
    <w:rsid w:val="002002CF"/>
    <w:rsid w:val="002015EB"/>
    <w:rsid w:val="0020194D"/>
    <w:rsid w:val="00204C60"/>
    <w:rsid w:val="0020635F"/>
    <w:rsid w:val="002067BB"/>
    <w:rsid w:val="00207C80"/>
    <w:rsid w:val="00207F78"/>
    <w:rsid w:val="00210620"/>
    <w:rsid w:val="00210D0C"/>
    <w:rsid w:val="00212F45"/>
    <w:rsid w:val="002134B9"/>
    <w:rsid w:val="00214F67"/>
    <w:rsid w:val="002158BD"/>
    <w:rsid w:val="0021678A"/>
    <w:rsid w:val="00216B5E"/>
    <w:rsid w:val="00217699"/>
    <w:rsid w:val="00220C19"/>
    <w:rsid w:val="0022188D"/>
    <w:rsid w:val="00223D20"/>
    <w:rsid w:val="0022441D"/>
    <w:rsid w:val="00224692"/>
    <w:rsid w:val="00225F49"/>
    <w:rsid w:val="00230AB0"/>
    <w:rsid w:val="00231706"/>
    <w:rsid w:val="00231CE6"/>
    <w:rsid w:val="00233686"/>
    <w:rsid w:val="00233996"/>
    <w:rsid w:val="00233AED"/>
    <w:rsid w:val="0023421E"/>
    <w:rsid w:val="00234CB0"/>
    <w:rsid w:val="002367F9"/>
    <w:rsid w:val="00237696"/>
    <w:rsid w:val="00241360"/>
    <w:rsid w:val="00242E53"/>
    <w:rsid w:val="00245346"/>
    <w:rsid w:val="002455FB"/>
    <w:rsid w:val="00251691"/>
    <w:rsid w:val="002521D3"/>
    <w:rsid w:val="00252AB5"/>
    <w:rsid w:val="0025442B"/>
    <w:rsid w:val="00254828"/>
    <w:rsid w:val="0025731E"/>
    <w:rsid w:val="0026009E"/>
    <w:rsid w:val="00262D30"/>
    <w:rsid w:val="002634DD"/>
    <w:rsid w:val="00263728"/>
    <w:rsid w:val="002645F2"/>
    <w:rsid w:val="00264904"/>
    <w:rsid w:val="0026587F"/>
    <w:rsid w:val="002668E1"/>
    <w:rsid w:val="002674B6"/>
    <w:rsid w:val="00267650"/>
    <w:rsid w:val="00270830"/>
    <w:rsid w:val="00272366"/>
    <w:rsid w:val="00272675"/>
    <w:rsid w:val="00273D88"/>
    <w:rsid w:val="00274A6F"/>
    <w:rsid w:val="002753AC"/>
    <w:rsid w:val="00281287"/>
    <w:rsid w:val="002826EF"/>
    <w:rsid w:val="002829BC"/>
    <w:rsid w:val="00284EC3"/>
    <w:rsid w:val="0028540F"/>
    <w:rsid w:val="00285890"/>
    <w:rsid w:val="00285980"/>
    <w:rsid w:val="00285A6C"/>
    <w:rsid w:val="00285A7D"/>
    <w:rsid w:val="00285EEB"/>
    <w:rsid w:val="00286B5A"/>
    <w:rsid w:val="002907D2"/>
    <w:rsid w:val="00290B08"/>
    <w:rsid w:val="002910DD"/>
    <w:rsid w:val="00291619"/>
    <w:rsid w:val="002933C9"/>
    <w:rsid w:val="00293DB7"/>
    <w:rsid w:val="00295632"/>
    <w:rsid w:val="00295A85"/>
    <w:rsid w:val="00295C8D"/>
    <w:rsid w:val="00295D49"/>
    <w:rsid w:val="002962BF"/>
    <w:rsid w:val="002A1167"/>
    <w:rsid w:val="002A12B6"/>
    <w:rsid w:val="002A1CF7"/>
    <w:rsid w:val="002A3FBA"/>
    <w:rsid w:val="002A7ADB"/>
    <w:rsid w:val="002B031A"/>
    <w:rsid w:val="002B0E15"/>
    <w:rsid w:val="002B19DA"/>
    <w:rsid w:val="002B43CC"/>
    <w:rsid w:val="002B46E1"/>
    <w:rsid w:val="002B5A50"/>
    <w:rsid w:val="002B655F"/>
    <w:rsid w:val="002C01DD"/>
    <w:rsid w:val="002C46C5"/>
    <w:rsid w:val="002C612C"/>
    <w:rsid w:val="002C764B"/>
    <w:rsid w:val="002C7BAF"/>
    <w:rsid w:val="002D15EF"/>
    <w:rsid w:val="002D269A"/>
    <w:rsid w:val="002D37FB"/>
    <w:rsid w:val="002D5058"/>
    <w:rsid w:val="002D5964"/>
    <w:rsid w:val="002D5B47"/>
    <w:rsid w:val="002D64D9"/>
    <w:rsid w:val="002D6721"/>
    <w:rsid w:val="002D6E1E"/>
    <w:rsid w:val="002D6E93"/>
    <w:rsid w:val="002D7F79"/>
    <w:rsid w:val="002E09BE"/>
    <w:rsid w:val="002E09D5"/>
    <w:rsid w:val="002E0CE4"/>
    <w:rsid w:val="002E282F"/>
    <w:rsid w:val="002E3450"/>
    <w:rsid w:val="002E3AF0"/>
    <w:rsid w:val="002E72F9"/>
    <w:rsid w:val="002E733B"/>
    <w:rsid w:val="002E74E5"/>
    <w:rsid w:val="002F142D"/>
    <w:rsid w:val="002F25B2"/>
    <w:rsid w:val="002F46C4"/>
    <w:rsid w:val="002F5A4C"/>
    <w:rsid w:val="002F5BFF"/>
    <w:rsid w:val="002F6E00"/>
    <w:rsid w:val="0030032C"/>
    <w:rsid w:val="00300D38"/>
    <w:rsid w:val="00301B3E"/>
    <w:rsid w:val="003043C2"/>
    <w:rsid w:val="003059F4"/>
    <w:rsid w:val="00305D00"/>
    <w:rsid w:val="0030615D"/>
    <w:rsid w:val="00311695"/>
    <w:rsid w:val="0031179D"/>
    <w:rsid w:val="00312ECA"/>
    <w:rsid w:val="0031468F"/>
    <w:rsid w:val="0031477C"/>
    <w:rsid w:val="00314D9C"/>
    <w:rsid w:val="003169E2"/>
    <w:rsid w:val="00317259"/>
    <w:rsid w:val="00317A0E"/>
    <w:rsid w:val="00317BF5"/>
    <w:rsid w:val="00317F7C"/>
    <w:rsid w:val="00320BBC"/>
    <w:rsid w:val="00320CC0"/>
    <w:rsid w:val="00321CC4"/>
    <w:rsid w:val="00322016"/>
    <w:rsid w:val="0032349C"/>
    <w:rsid w:val="00323657"/>
    <w:rsid w:val="0032485E"/>
    <w:rsid w:val="0032489A"/>
    <w:rsid w:val="00325E19"/>
    <w:rsid w:val="00327BDA"/>
    <w:rsid w:val="00330192"/>
    <w:rsid w:val="0033035B"/>
    <w:rsid w:val="003309E6"/>
    <w:rsid w:val="0033183C"/>
    <w:rsid w:val="0033206C"/>
    <w:rsid w:val="003341E4"/>
    <w:rsid w:val="00334917"/>
    <w:rsid w:val="003355EE"/>
    <w:rsid w:val="003372DD"/>
    <w:rsid w:val="0034020B"/>
    <w:rsid w:val="00340C59"/>
    <w:rsid w:val="00340D1E"/>
    <w:rsid w:val="0034187F"/>
    <w:rsid w:val="00343FF9"/>
    <w:rsid w:val="00346084"/>
    <w:rsid w:val="003469E1"/>
    <w:rsid w:val="00347181"/>
    <w:rsid w:val="003501B6"/>
    <w:rsid w:val="00350C31"/>
    <w:rsid w:val="003512F3"/>
    <w:rsid w:val="003514F5"/>
    <w:rsid w:val="00351646"/>
    <w:rsid w:val="00352F28"/>
    <w:rsid w:val="003535A5"/>
    <w:rsid w:val="00353C3D"/>
    <w:rsid w:val="0035491E"/>
    <w:rsid w:val="003574F7"/>
    <w:rsid w:val="0035772A"/>
    <w:rsid w:val="00357AD2"/>
    <w:rsid w:val="003601AD"/>
    <w:rsid w:val="00362ECB"/>
    <w:rsid w:val="00363709"/>
    <w:rsid w:val="00363CE0"/>
    <w:rsid w:val="00364D92"/>
    <w:rsid w:val="00364F4E"/>
    <w:rsid w:val="00367F7F"/>
    <w:rsid w:val="00371D82"/>
    <w:rsid w:val="00371E31"/>
    <w:rsid w:val="00373400"/>
    <w:rsid w:val="00373CC2"/>
    <w:rsid w:val="003743A9"/>
    <w:rsid w:val="0037482A"/>
    <w:rsid w:val="0037529C"/>
    <w:rsid w:val="003759C0"/>
    <w:rsid w:val="00375E1E"/>
    <w:rsid w:val="00377109"/>
    <w:rsid w:val="003818A3"/>
    <w:rsid w:val="003824D0"/>
    <w:rsid w:val="003855B8"/>
    <w:rsid w:val="003863F5"/>
    <w:rsid w:val="0038776F"/>
    <w:rsid w:val="0039252E"/>
    <w:rsid w:val="00392B57"/>
    <w:rsid w:val="00392F3A"/>
    <w:rsid w:val="003953B1"/>
    <w:rsid w:val="00396A24"/>
    <w:rsid w:val="00396C15"/>
    <w:rsid w:val="00397C27"/>
    <w:rsid w:val="003A02AB"/>
    <w:rsid w:val="003A2002"/>
    <w:rsid w:val="003A261D"/>
    <w:rsid w:val="003A4E88"/>
    <w:rsid w:val="003A4FA6"/>
    <w:rsid w:val="003B0332"/>
    <w:rsid w:val="003B1CFC"/>
    <w:rsid w:val="003B2F3E"/>
    <w:rsid w:val="003B3A48"/>
    <w:rsid w:val="003B3B94"/>
    <w:rsid w:val="003B48E6"/>
    <w:rsid w:val="003B494D"/>
    <w:rsid w:val="003B4BE4"/>
    <w:rsid w:val="003B51D6"/>
    <w:rsid w:val="003B5F8B"/>
    <w:rsid w:val="003B6C6F"/>
    <w:rsid w:val="003B70F8"/>
    <w:rsid w:val="003B7130"/>
    <w:rsid w:val="003B77C6"/>
    <w:rsid w:val="003B7854"/>
    <w:rsid w:val="003C044E"/>
    <w:rsid w:val="003C08E5"/>
    <w:rsid w:val="003C189B"/>
    <w:rsid w:val="003C4C79"/>
    <w:rsid w:val="003C4D46"/>
    <w:rsid w:val="003C649E"/>
    <w:rsid w:val="003C659A"/>
    <w:rsid w:val="003C708D"/>
    <w:rsid w:val="003C766B"/>
    <w:rsid w:val="003D3925"/>
    <w:rsid w:val="003D39C2"/>
    <w:rsid w:val="003D3E89"/>
    <w:rsid w:val="003D4EFB"/>
    <w:rsid w:val="003D56FE"/>
    <w:rsid w:val="003D577B"/>
    <w:rsid w:val="003D6346"/>
    <w:rsid w:val="003D701B"/>
    <w:rsid w:val="003D7C85"/>
    <w:rsid w:val="003E16EC"/>
    <w:rsid w:val="003E27C6"/>
    <w:rsid w:val="003E2F24"/>
    <w:rsid w:val="003E2FE6"/>
    <w:rsid w:val="003E58FD"/>
    <w:rsid w:val="003F0A30"/>
    <w:rsid w:val="003F26D6"/>
    <w:rsid w:val="003F2EBA"/>
    <w:rsid w:val="003F3BC1"/>
    <w:rsid w:val="003F3C91"/>
    <w:rsid w:val="003F4265"/>
    <w:rsid w:val="003F434A"/>
    <w:rsid w:val="003F4466"/>
    <w:rsid w:val="003F4942"/>
    <w:rsid w:val="003F6057"/>
    <w:rsid w:val="00400DE0"/>
    <w:rsid w:val="00402AF9"/>
    <w:rsid w:val="00403D3E"/>
    <w:rsid w:val="00404B91"/>
    <w:rsid w:val="004055BC"/>
    <w:rsid w:val="0040611C"/>
    <w:rsid w:val="00407D25"/>
    <w:rsid w:val="00411B8C"/>
    <w:rsid w:val="00412179"/>
    <w:rsid w:val="004147BA"/>
    <w:rsid w:val="004154CA"/>
    <w:rsid w:val="00415B7A"/>
    <w:rsid w:val="00417FC9"/>
    <w:rsid w:val="00420424"/>
    <w:rsid w:val="00421CFE"/>
    <w:rsid w:val="00423983"/>
    <w:rsid w:val="00423A1E"/>
    <w:rsid w:val="00423D00"/>
    <w:rsid w:val="00423F1D"/>
    <w:rsid w:val="0042496C"/>
    <w:rsid w:val="00426D2A"/>
    <w:rsid w:val="00430019"/>
    <w:rsid w:val="00430273"/>
    <w:rsid w:val="004306B6"/>
    <w:rsid w:val="004313E0"/>
    <w:rsid w:val="00431794"/>
    <w:rsid w:val="004341C6"/>
    <w:rsid w:val="0043438E"/>
    <w:rsid w:val="004344AF"/>
    <w:rsid w:val="00436454"/>
    <w:rsid w:val="004364B8"/>
    <w:rsid w:val="00436E7B"/>
    <w:rsid w:val="00440CE4"/>
    <w:rsid w:val="00441322"/>
    <w:rsid w:val="00441636"/>
    <w:rsid w:val="004457F3"/>
    <w:rsid w:val="004472DC"/>
    <w:rsid w:val="00447600"/>
    <w:rsid w:val="00450256"/>
    <w:rsid w:val="00451905"/>
    <w:rsid w:val="00452B6D"/>
    <w:rsid w:val="00454251"/>
    <w:rsid w:val="00455681"/>
    <w:rsid w:val="00456760"/>
    <w:rsid w:val="004567E8"/>
    <w:rsid w:val="00457065"/>
    <w:rsid w:val="00461B4D"/>
    <w:rsid w:val="00461B61"/>
    <w:rsid w:val="00462026"/>
    <w:rsid w:val="00462EF7"/>
    <w:rsid w:val="004634AC"/>
    <w:rsid w:val="00463930"/>
    <w:rsid w:val="004646E3"/>
    <w:rsid w:val="00465060"/>
    <w:rsid w:val="004660E7"/>
    <w:rsid w:val="00466E4F"/>
    <w:rsid w:val="00466F48"/>
    <w:rsid w:val="00467428"/>
    <w:rsid w:val="004703AB"/>
    <w:rsid w:val="0047177B"/>
    <w:rsid w:val="00471B45"/>
    <w:rsid w:val="0047222F"/>
    <w:rsid w:val="00474FDB"/>
    <w:rsid w:val="00475B6C"/>
    <w:rsid w:val="00475C8A"/>
    <w:rsid w:val="004771AB"/>
    <w:rsid w:val="004813A2"/>
    <w:rsid w:val="004814C8"/>
    <w:rsid w:val="00481699"/>
    <w:rsid w:val="00481730"/>
    <w:rsid w:val="00481D6A"/>
    <w:rsid w:val="00482A28"/>
    <w:rsid w:val="00483041"/>
    <w:rsid w:val="0048652D"/>
    <w:rsid w:val="00486A8B"/>
    <w:rsid w:val="00486DE2"/>
    <w:rsid w:val="00490807"/>
    <w:rsid w:val="00492C49"/>
    <w:rsid w:val="00492E2B"/>
    <w:rsid w:val="004932E9"/>
    <w:rsid w:val="00493394"/>
    <w:rsid w:val="004940D6"/>
    <w:rsid w:val="0049535B"/>
    <w:rsid w:val="00496ED1"/>
    <w:rsid w:val="004971F3"/>
    <w:rsid w:val="004974CB"/>
    <w:rsid w:val="00497C49"/>
    <w:rsid w:val="004A0A57"/>
    <w:rsid w:val="004A1797"/>
    <w:rsid w:val="004A189C"/>
    <w:rsid w:val="004A24DE"/>
    <w:rsid w:val="004A2503"/>
    <w:rsid w:val="004A2FCB"/>
    <w:rsid w:val="004A3B05"/>
    <w:rsid w:val="004A4CB9"/>
    <w:rsid w:val="004A522C"/>
    <w:rsid w:val="004A5856"/>
    <w:rsid w:val="004A5E07"/>
    <w:rsid w:val="004A73C0"/>
    <w:rsid w:val="004A76BA"/>
    <w:rsid w:val="004B0457"/>
    <w:rsid w:val="004B1FC1"/>
    <w:rsid w:val="004B28C3"/>
    <w:rsid w:val="004B4427"/>
    <w:rsid w:val="004B5A9E"/>
    <w:rsid w:val="004B5E8E"/>
    <w:rsid w:val="004B69F4"/>
    <w:rsid w:val="004B7926"/>
    <w:rsid w:val="004B7A1D"/>
    <w:rsid w:val="004B7FE1"/>
    <w:rsid w:val="004C0B40"/>
    <w:rsid w:val="004C2C3E"/>
    <w:rsid w:val="004C2F75"/>
    <w:rsid w:val="004C5CCB"/>
    <w:rsid w:val="004C608A"/>
    <w:rsid w:val="004C6DD4"/>
    <w:rsid w:val="004D08BA"/>
    <w:rsid w:val="004D0DD8"/>
    <w:rsid w:val="004D11D5"/>
    <w:rsid w:val="004D1415"/>
    <w:rsid w:val="004D1533"/>
    <w:rsid w:val="004D1FE9"/>
    <w:rsid w:val="004D34D7"/>
    <w:rsid w:val="004D3A1A"/>
    <w:rsid w:val="004D3AC9"/>
    <w:rsid w:val="004D6FA8"/>
    <w:rsid w:val="004E0CE4"/>
    <w:rsid w:val="004E1453"/>
    <w:rsid w:val="004E52E6"/>
    <w:rsid w:val="004E5462"/>
    <w:rsid w:val="004E7595"/>
    <w:rsid w:val="004E775F"/>
    <w:rsid w:val="004E7BC4"/>
    <w:rsid w:val="004E7D23"/>
    <w:rsid w:val="004F00B7"/>
    <w:rsid w:val="004F0388"/>
    <w:rsid w:val="004F060A"/>
    <w:rsid w:val="004F06FC"/>
    <w:rsid w:val="004F0F71"/>
    <w:rsid w:val="004F1BC4"/>
    <w:rsid w:val="004F2FBF"/>
    <w:rsid w:val="004F35FB"/>
    <w:rsid w:val="004F542D"/>
    <w:rsid w:val="004F5D58"/>
    <w:rsid w:val="004F5E6A"/>
    <w:rsid w:val="004F60FC"/>
    <w:rsid w:val="004F78DC"/>
    <w:rsid w:val="0050106D"/>
    <w:rsid w:val="005021E7"/>
    <w:rsid w:val="00502C36"/>
    <w:rsid w:val="00502EDC"/>
    <w:rsid w:val="00503342"/>
    <w:rsid w:val="00503FE6"/>
    <w:rsid w:val="005045CB"/>
    <w:rsid w:val="0050621C"/>
    <w:rsid w:val="005064CC"/>
    <w:rsid w:val="005064E1"/>
    <w:rsid w:val="005120F8"/>
    <w:rsid w:val="00512869"/>
    <w:rsid w:val="00514054"/>
    <w:rsid w:val="00515CA9"/>
    <w:rsid w:val="00515F45"/>
    <w:rsid w:val="00516234"/>
    <w:rsid w:val="00516E30"/>
    <w:rsid w:val="005174E1"/>
    <w:rsid w:val="005179AD"/>
    <w:rsid w:val="00520351"/>
    <w:rsid w:val="00521248"/>
    <w:rsid w:val="00521299"/>
    <w:rsid w:val="005217E7"/>
    <w:rsid w:val="00521CCA"/>
    <w:rsid w:val="005226A4"/>
    <w:rsid w:val="0052297A"/>
    <w:rsid w:val="00522A25"/>
    <w:rsid w:val="00522A5C"/>
    <w:rsid w:val="00522FE1"/>
    <w:rsid w:val="00524CB3"/>
    <w:rsid w:val="005257D9"/>
    <w:rsid w:val="00530E48"/>
    <w:rsid w:val="00531C04"/>
    <w:rsid w:val="00534FA6"/>
    <w:rsid w:val="00535A52"/>
    <w:rsid w:val="0053796C"/>
    <w:rsid w:val="00541102"/>
    <w:rsid w:val="00541671"/>
    <w:rsid w:val="0055116D"/>
    <w:rsid w:val="005515A8"/>
    <w:rsid w:val="00551D9B"/>
    <w:rsid w:val="005520A8"/>
    <w:rsid w:val="00552B48"/>
    <w:rsid w:val="00552B68"/>
    <w:rsid w:val="00552F4D"/>
    <w:rsid w:val="005538C5"/>
    <w:rsid w:val="0055525B"/>
    <w:rsid w:val="0055615D"/>
    <w:rsid w:val="0055639C"/>
    <w:rsid w:val="00556B22"/>
    <w:rsid w:val="00556FB7"/>
    <w:rsid w:val="005579A8"/>
    <w:rsid w:val="005645B8"/>
    <w:rsid w:val="00564A12"/>
    <w:rsid w:val="00565383"/>
    <w:rsid w:val="00565604"/>
    <w:rsid w:val="00565CBC"/>
    <w:rsid w:val="0056626E"/>
    <w:rsid w:val="005678E6"/>
    <w:rsid w:val="00572084"/>
    <w:rsid w:val="00572647"/>
    <w:rsid w:val="00572B31"/>
    <w:rsid w:val="005763F3"/>
    <w:rsid w:val="00576859"/>
    <w:rsid w:val="00582361"/>
    <w:rsid w:val="005832D1"/>
    <w:rsid w:val="005843E3"/>
    <w:rsid w:val="00584BB7"/>
    <w:rsid w:val="00584F70"/>
    <w:rsid w:val="00586213"/>
    <w:rsid w:val="0058647A"/>
    <w:rsid w:val="005907F4"/>
    <w:rsid w:val="00591D5D"/>
    <w:rsid w:val="005921CD"/>
    <w:rsid w:val="00592D22"/>
    <w:rsid w:val="0059438D"/>
    <w:rsid w:val="00594A07"/>
    <w:rsid w:val="00595370"/>
    <w:rsid w:val="0059584F"/>
    <w:rsid w:val="00596120"/>
    <w:rsid w:val="00596F77"/>
    <w:rsid w:val="00597E5C"/>
    <w:rsid w:val="005A0F93"/>
    <w:rsid w:val="005A141E"/>
    <w:rsid w:val="005A303C"/>
    <w:rsid w:val="005A3751"/>
    <w:rsid w:val="005A38E1"/>
    <w:rsid w:val="005A4E09"/>
    <w:rsid w:val="005A54A2"/>
    <w:rsid w:val="005A584A"/>
    <w:rsid w:val="005B054C"/>
    <w:rsid w:val="005B161C"/>
    <w:rsid w:val="005B19D6"/>
    <w:rsid w:val="005B1B9B"/>
    <w:rsid w:val="005B2746"/>
    <w:rsid w:val="005B2DF6"/>
    <w:rsid w:val="005B43AB"/>
    <w:rsid w:val="005B64E4"/>
    <w:rsid w:val="005B7719"/>
    <w:rsid w:val="005C0BC8"/>
    <w:rsid w:val="005C0E03"/>
    <w:rsid w:val="005C0EA6"/>
    <w:rsid w:val="005C15F3"/>
    <w:rsid w:val="005C197F"/>
    <w:rsid w:val="005C27E8"/>
    <w:rsid w:val="005C36D2"/>
    <w:rsid w:val="005C3ABE"/>
    <w:rsid w:val="005C5654"/>
    <w:rsid w:val="005C5711"/>
    <w:rsid w:val="005C64FE"/>
    <w:rsid w:val="005D0E08"/>
    <w:rsid w:val="005D1DBB"/>
    <w:rsid w:val="005D2004"/>
    <w:rsid w:val="005D4625"/>
    <w:rsid w:val="005D583E"/>
    <w:rsid w:val="005D74CC"/>
    <w:rsid w:val="005E0686"/>
    <w:rsid w:val="005E0F1B"/>
    <w:rsid w:val="005E1F82"/>
    <w:rsid w:val="005E22CE"/>
    <w:rsid w:val="005E4BF8"/>
    <w:rsid w:val="005E5120"/>
    <w:rsid w:val="005E56CC"/>
    <w:rsid w:val="005F1689"/>
    <w:rsid w:val="005F189B"/>
    <w:rsid w:val="005F3B21"/>
    <w:rsid w:val="005F682A"/>
    <w:rsid w:val="005F7073"/>
    <w:rsid w:val="005F78CF"/>
    <w:rsid w:val="00600954"/>
    <w:rsid w:val="0060113F"/>
    <w:rsid w:val="00601803"/>
    <w:rsid w:val="00601A7C"/>
    <w:rsid w:val="00602534"/>
    <w:rsid w:val="00602F48"/>
    <w:rsid w:val="00605F58"/>
    <w:rsid w:val="006060C3"/>
    <w:rsid w:val="00607F92"/>
    <w:rsid w:val="00610789"/>
    <w:rsid w:val="0061090C"/>
    <w:rsid w:val="00610D17"/>
    <w:rsid w:val="0061276F"/>
    <w:rsid w:val="00612AFA"/>
    <w:rsid w:val="006137D3"/>
    <w:rsid w:val="0061799D"/>
    <w:rsid w:val="00621302"/>
    <w:rsid w:val="00621929"/>
    <w:rsid w:val="006229D0"/>
    <w:rsid w:val="0062385F"/>
    <w:rsid w:val="0062729F"/>
    <w:rsid w:val="00627B05"/>
    <w:rsid w:val="006328A4"/>
    <w:rsid w:val="00633AB6"/>
    <w:rsid w:val="00634A26"/>
    <w:rsid w:val="00637CC0"/>
    <w:rsid w:val="00637EB6"/>
    <w:rsid w:val="00641029"/>
    <w:rsid w:val="0064154E"/>
    <w:rsid w:val="00641DE4"/>
    <w:rsid w:val="00641F1D"/>
    <w:rsid w:val="00644026"/>
    <w:rsid w:val="006448C9"/>
    <w:rsid w:val="006460C2"/>
    <w:rsid w:val="00646ED8"/>
    <w:rsid w:val="00646FEC"/>
    <w:rsid w:val="00647680"/>
    <w:rsid w:val="00650032"/>
    <w:rsid w:val="0065025C"/>
    <w:rsid w:val="00650C81"/>
    <w:rsid w:val="00651887"/>
    <w:rsid w:val="00651B87"/>
    <w:rsid w:val="00653A13"/>
    <w:rsid w:val="00654592"/>
    <w:rsid w:val="006547E2"/>
    <w:rsid w:val="00654E2B"/>
    <w:rsid w:val="00655015"/>
    <w:rsid w:val="0065539F"/>
    <w:rsid w:val="00655C94"/>
    <w:rsid w:val="00657027"/>
    <w:rsid w:val="00663C64"/>
    <w:rsid w:val="00665841"/>
    <w:rsid w:val="00666613"/>
    <w:rsid w:val="006678E1"/>
    <w:rsid w:val="00667920"/>
    <w:rsid w:val="006702AF"/>
    <w:rsid w:val="0067252E"/>
    <w:rsid w:val="006814E5"/>
    <w:rsid w:val="00681EAA"/>
    <w:rsid w:val="00681F15"/>
    <w:rsid w:val="006823DE"/>
    <w:rsid w:val="00683A2A"/>
    <w:rsid w:val="00684EDC"/>
    <w:rsid w:val="0068520C"/>
    <w:rsid w:val="00685CC9"/>
    <w:rsid w:val="0068667A"/>
    <w:rsid w:val="00686F47"/>
    <w:rsid w:val="00687AAB"/>
    <w:rsid w:val="00691DC4"/>
    <w:rsid w:val="00692321"/>
    <w:rsid w:val="00693606"/>
    <w:rsid w:val="006945A1"/>
    <w:rsid w:val="006951F1"/>
    <w:rsid w:val="00696223"/>
    <w:rsid w:val="00696921"/>
    <w:rsid w:val="00696FE6"/>
    <w:rsid w:val="006A1677"/>
    <w:rsid w:val="006A2A1B"/>
    <w:rsid w:val="006A6782"/>
    <w:rsid w:val="006A756E"/>
    <w:rsid w:val="006B1939"/>
    <w:rsid w:val="006B6180"/>
    <w:rsid w:val="006B6E47"/>
    <w:rsid w:val="006B7E2A"/>
    <w:rsid w:val="006C19B2"/>
    <w:rsid w:val="006C2E75"/>
    <w:rsid w:val="006C322A"/>
    <w:rsid w:val="006C351F"/>
    <w:rsid w:val="006C3CC1"/>
    <w:rsid w:val="006C4CD0"/>
    <w:rsid w:val="006C5A01"/>
    <w:rsid w:val="006C5CDD"/>
    <w:rsid w:val="006C5DB9"/>
    <w:rsid w:val="006D0066"/>
    <w:rsid w:val="006D0ECA"/>
    <w:rsid w:val="006D1659"/>
    <w:rsid w:val="006D1C40"/>
    <w:rsid w:val="006D2494"/>
    <w:rsid w:val="006D3A78"/>
    <w:rsid w:val="006D6473"/>
    <w:rsid w:val="006D6E86"/>
    <w:rsid w:val="006E040D"/>
    <w:rsid w:val="006E079A"/>
    <w:rsid w:val="006E0DD1"/>
    <w:rsid w:val="006E12A9"/>
    <w:rsid w:val="006E1FB5"/>
    <w:rsid w:val="006E2E2F"/>
    <w:rsid w:val="006E2E77"/>
    <w:rsid w:val="006E363B"/>
    <w:rsid w:val="006E7F7D"/>
    <w:rsid w:val="006F0428"/>
    <w:rsid w:val="006F1B17"/>
    <w:rsid w:val="006F221F"/>
    <w:rsid w:val="006F2648"/>
    <w:rsid w:val="006F34F2"/>
    <w:rsid w:val="006F4C23"/>
    <w:rsid w:val="006F78F1"/>
    <w:rsid w:val="007006DC"/>
    <w:rsid w:val="00700E98"/>
    <w:rsid w:val="00701E55"/>
    <w:rsid w:val="00702B87"/>
    <w:rsid w:val="00703479"/>
    <w:rsid w:val="00703C4F"/>
    <w:rsid w:val="00704AB5"/>
    <w:rsid w:val="0070522F"/>
    <w:rsid w:val="007053BA"/>
    <w:rsid w:val="007055D4"/>
    <w:rsid w:val="007059EE"/>
    <w:rsid w:val="00706D3A"/>
    <w:rsid w:val="00710858"/>
    <w:rsid w:val="00713D0B"/>
    <w:rsid w:val="00722159"/>
    <w:rsid w:val="00722988"/>
    <w:rsid w:val="007233F3"/>
    <w:rsid w:val="0072350C"/>
    <w:rsid w:val="0072689E"/>
    <w:rsid w:val="00731BDD"/>
    <w:rsid w:val="007329F3"/>
    <w:rsid w:val="0073330B"/>
    <w:rsid w:val="007341D6"/>
    <w:rsid w:val="0073493A"/>
    <w:rsid w:val="00736C0D"/>
    <w:rsid w:val="00736C39"/>
    <w:rsid w:val="0074012E"/>
    <w:rsid w:val="007408D3"/>
    <w:rsid w:val="00741993"/>
    <w:rsid w:val="00742613"/>
    <w:rsid w:val="00742FFF"/>
    <w:rsid w:val="00743799"/>
    <w:rsid w:val="00745264"/>
    <w:rsid w:val="00745928"/>
    <w:rsid w:val="00746388"/>
    <w:rsid w:val="00750072"/>
    <w:rsid w:val="007517F1"/>
    <w:rsid w:val="00751B3B"/>
    <w:rsid w:val="00755146"/>
    <w:rsid w:val="007567B2"/>
    <w:rsid w:val="0075745D"/>
    <w:rsid w:val="00760511"/>
    <w:rsid w:val="00761828"/>
    <w:rsid w:val="00763049"/>
    <w:rsid w:val="0076338A"/>
    <w:rsid w:val="00763EBD"/>
    <w:rsid w:val="007658C9"/>
    <w:rsid w:val="00767068"/>
    <w:rsid w:val="0076734E"/>
    <w:rsid w:val="0077200A"/>
    <w:rsid w:val="00773183"/>
    <w:rsid w:val="00773621"/>
    <w:rsid w:val="00775907"/>
    <w:rsid w:val="00776B8B"/>
    <w:rsid w:val="00777978"/>
    <w:rsid w:val="007822FC"/>
    <w:rsid w:val="007830E6"/>
    <w:rsid w:val="0078312E"/>
    <w:rsid w:val="00783EEF"/>
    <w:rsid w:val="00784C23"/>
    <w:rsid w:val="00785A9A"/>
    <w:rsid w:val="0079116E"/>
    <w:rsid w:val="00791326"/>
    <w:rsid w:val="00792A89"/>
    <w:rsid w:val="00793854"/>
    <w:rsid w:val="00793B93"/>
    <w:rsid w:val="00796559"/>
    <w:rsid w:val="00796581"/>
    <w:rsid w:val="00797B14"/>
    <w:rsid w:val="007A175C"/>
    <w:rsid w:val="007A3238"/>
    <w:rsid w:val="007A355C"/>
    <w:rsid w:val="007A4D42"/>
    <w:rsid w:val="007A4F48"/>
    <w:rsid w:val="007A5D02"/>
    <w:rsid w:val="007A6868"/>
    <w:rsid w:val="007A6AA7"/>
    <w:rsid w:val="007B0690"/>
    <w:rsid w:val="007B1235"/>
    <w:rsid w:val="007B2E1D"/>
    <w:rsid w:val="007B6456"/>
    <w:rsid w:val="007B74EF"/>
    <w:rsid w:val="007B7E51"/>
    <w:rsid w:val="007C1A22"/>
    <w:rsid w:val="007C2185"/>
    <w:rsid w:val="007C2788"/>
    <w:rsid w:val="007C2B6A"/>
    <w:rsid w:val="007C571C"/>
    <w:rsid w:val="007C60BF"/>
    <w:rsid w:val="007C6136"/>
    <w:rsid w:val="007C679C"/>
    <w:rsid w:val="007D0FFD"/>
    <w:rsid w:val="007D12EC"/>
    <w:rsid w:val="007D19BD"/>
    <w:rsid w:val="007D1F37"/>
    <w:rsid w:val="007D3540"/>
    <w:rsid w:val="007D37FA"/>
    <w:rsid w:val="007D653D"/>
    <w:rsid w:val="007D7A41"/>
    <w:rsid w:val="007D7F58"/>
    <w:rsid w:val="007E163B"/>
    <w:rsid w:val="007E2FBA"/>
    <w:rsid w:val="007E4A44"/>
    <w:rsid w:val="007E5EC4"/>
    <w:rsid w:val="007E736F"/>
    <w:rsid w:val="007E78CA"/>
    <w:rsid w:val="007F023A"/>
    <w:rsid w:val="007F1DFE"/>
    <w:rsid w:val="007F3978"/>
    <w:rsid w:val="007F3B2E"/>
    <w:rsid w:val="007F3FE7"/>
    <w:rsid w:val="007F447E"/>
    <w:rsid w:val="007F4C16"/>
    <w:rsid w:val="00804B68"/>
    <w:rsid w:val="00806BEC"/>
    <w:rsid w:val="0080700C"/>
    <w:rsid w:val="00811E4B"/>
    <w:rsid w:val="008150F7"/>
    <w:rsid w:val="008169ED"/>
    <w:rsid w:val="0081733B"/>
    <w:rsid w:val="0081782E"/>
    <w:rsid w:val="00820A51"/>
    <w:rsid w:val="008218A4"/>
    <w:rsid w:val="00821EF5"/>
    <w:rsid w:val="008238BE"/>
    <w:rsid w:val="00823A6D"/>
    <w:rsid w:val="00826AB6"/>
    <w:rsid w:val="0082754D"/>
    <w:rsid w:val="00827C89"/>
    <w:rsid w:val="008303ED"/>
    <w:rsid w:val="00831962"/>
    <w:rsid w:val="0083279C"/>
    <w:rsid w:val="00835B45"/>
    <w:rsid w:val="00836940"/>
    <w:rsid w:val="00836C95"/>
    <w:rsid w:val="00837985"/>
    <w:rsid w:val="008411C0"/>
    <w:rsid w:val="00841291"/>
    <w:rsid w:val="00841C98"/>
    <w:rsid w:val="008421B4"/>
    <w:rsid w:val="008426F2"/>
    <w:rsid w:val="00844185"/>
    <w:rsid w:val="0084506C"/>
    <w:rsid w:val="0084789F"/>
    <w:rsid w:val="00850BA0"/>
    <w:rsid w:val="00853639"/>
    <w:rsid w:val="00853C22"/>
    <w:rsid w:val="00854581"/>
    <w:rsid w:val="00855895"/>
    <w:rsid w:val="00855ACE"/>
    <w:rsid w:val="00855D2E"/>
    <w:rsid w:val="00856870"/>
    <w:rsid w:val="00856B17"/>
    <w:rsid w:val="00856D27"/>
    <w:rsid w:val="00856F7D"/>
    <w:rsid w:val="008614BC"/>
    <w:rsid w:val="00862541"/>
    <w:rsid w:val="00862B9A"/>
    <w:rsid w:val="0086389F"/>
    <w:rsid w:val="00865595"/>
    <w:rsid w:val="00865B36"/>
    <w:rsid w:val="0086770A"/>
    <w:rsid w:val="00870110"/>
    <w:rsid w:val="00871368"/>
    <w:rsid w:val="00871F8F"/>
    <w:rsid w:val="00872A2A"/>
    <w:rsid w:val="00872CE4"/>
    <w:rsid w:val="008753D8"/>
    <w:rsid w:val="00875E05"/>
    <w:rsid w:val="0087602D"/>
    <w:rsid w:val="0087789F"/>
    <w:rsid w:val="008802B6"/>
    <w:rsid w:val="00880FA3"/>
    <w:rsid w:val="0088115F"/>
    <w:rsid w:val="00881596"/>
    <w:rsid w:val="00881C13"/>
    <w:rsid w:val="008822C4"/>
    <w:rsid w:val="00882304"/>
    <w:rsid w:val="00882DA5"/>
    <w:rsid w:val="0088384C"/>
    <w:rsid w:val="00883CF5"/>
    <w:rsid w:val="0088429D"/>
    <w:rsid w:val="0088567A"/>
    <w:rsid w:val="00886BBF"/>
    <w:rsid w:val="00887F28"/>
    <w:rsid w:val="0089019A"/>
    <w:rsid w:val="0089060E"/>
    <w:rsid w:val="00890CE7"/>
    <w:rsid w:val="008960A4"/>
    <w:rsid w:val="00896929"/>
    <w:rsid w:val="008A0186"/>
    <w:rsid w:val="008A0AE3"/>
    <w:rsid w:val="008A10C0"/>
    <w:rsid w:val="008A1D62"/>
    <w:rsid w:val="008A235B"/>
    <w:rsid w:val="008A2840"/>
    <w:rsid w:val="008A3477"/>
    <w:rsid w:val="008A3829"/>
    <w:rsid w:val="008A392C"/>
    <w:rsid w:val="008A454D"/>
    <w:rsid w:val="008A4BEF"/>
    <w:rsid w:val="008A5883"/>
    <w:rsid w:val="008A6907"/>
    <w:rsid w:val="008A7B04"/>
    <w:rsid w:val="008A7EB4"/>
    <w:rsid w:val="008B04E8"/>
    <w:rsid w:val="008B1387"/>
    <w:rsid w:val="008B241C"/>
    <w:rsid w:val="008B2D7B"/>
    <w:rsid w:val="008B3316"/>
    <w:rsid w:val="008B361B"/>
    <w:rsid w:val="008B55F5"/>
    <w:rsid w:val="008B6D91"/>
    <w:rsid w:val="008C0547"/>
    <w:rsid w:val="008C0871"/>
    <w:rsid w:val="008C1C35"/>
    <w:rsid w:val="008C3B10"/>
    <w:rsid w:val="008C4705"/>
    <w:rsid w:val="008C6772"/>
    <w:rsid w:val="008C7415"/>
    <w:rsid w:val="008D0F62"/>
    <w:rsid w:val="008D298A"/>
    <w:rsid w:val="008D37AA"/>
    <w:rsid w:val="008D37AF"/>
    <w:rsid w:val="008D4466"/>
    <w:rsid w:val="008D6134"/>
    <w:rsid w:val="008D70EA"/>
    <w:rsid w:val="008D7D9C"/>
    <w:rsid w:val="008E0DDD"/>
    <w:rsid w:val="008E1318"/>
    <w:rsid w:val="008E1AB0"/>
    <w:rsid w:val="008E215B"/>
    <w:rsid w:val="008E2BB7"/>
    <w:rsid w:val="008E3F64"/>
    <w:rsid w:val="008E4363"/>
    <w:rsid w:val="008E461F"/>
    <w:rsid w:val="008E499E"/>
    <w:rsid w:val="008E59E9"/>
    <w:rsid w:val="008E622C"/>
    <w:rsid w:val="008E6503"/>
    <w:rsid w:val="008E6C1E"/>
    <w:rsid w:val="008F2BE7"/>
    <w:rsid w:val="008F394D"/>
    <w:rsid w:val="008F396F"/>
    <w:rsid w:val="008F4B01"/>
    <w:rsid w:val="008F5E10"/>
    <w:rsid w:val="008F6396"/>
    <w:rsid w:val="008F64FB"/>
    <w:rsid w:val="008F664A"/>
    <w:rsid w:val="008F7D99"/>
    <w:rsid w:val="00900CC3"/>
    <w:rsid w:val="009021DC"/>
    <w:rsid w:val="00903C37"/>
    <w:rsid w:val="009073F9"/>
    <w:rsid w:val="009101A5"/>
    <w:rsid w:val="00911C7D"/>
    <w:rsid w:val="00913F38"/>
    <w:rsid w:val="00914D6D"/>
    <w:rsid w:val="00914DEA"/>
    <w:rsid w:val="00915B07"/>
    <w:rsid w:val="00916B17"/>
    <w:rsid w:val="00916FCC"/>
    <w:rsid w:val="00920148"/>
    <w:rsid w:val="0092140A"/>
    <w:rsid w:val="00922070"/>
    <w:rsid w:val="00922FBB"/>
    <w:rsid w:val="00923770"/>
    <w:rsid w:val="009238B8"/>
    <w:rsid w:val="00923BE0"/>
    <w:rsid w:val="00923BED"/>
    <w:rsid w:val="00925E1E"/>
    <w:rsid w:val="009261AA"/>
    <w:rsid w:val="00926A69"/>
    <w:rsid w:val="00926CA4"/>
    <w:rsid w:val="009270AD"/>
    <w:rsid w:val="009301BD"/>
    <w:rsid w:val="009302E5"/>
    <w:rsid w:val="009305DC"/>
    <w:rsid w:val="00930C0F"/>
    <w:rsid w:val="00930FF4"/>
    <w:rsid w:val="00931059"/>
    <w:rsid w:val="00933189"/>
    <w:rsid w:val="0093440A"/>
    <w:rsid w:val="009347EA"/>
    <w:rsid w:val="00934C64"/>
    <w:rsid w:val="0093579A"/>
    <w:rsid w:val="00935F10"/>
    <w:rsid w:val="009367F7"/>
    <w:rsid w:val="00940609"/>
    <w:rsid w:val="0094404C"/>
    <w:rsid w:val="009517F8"/>
    <w:rsid w:val="00952C05"/>
    <w:rsid w:val="00952C57"/>
    <w:rsid w:val="0095434D"/>
    <w:rsid w:val="00956582"/>
    <w:rsid w:val="00957137"/>
    <w:rsid w:val="0095715C"/>
    <w:rsid w:val="00957262"/>
    <w:rsid w:val="00960195"/>
    <w:rsid w:val="00960B43"/>
    <w:rsid w:val="0096151B"/>
    <w:rsid w:val="009618CF"/>
    <w:rsid w:val="009619D9"/>
    <w:rsid w:val="0096299B"/>
    <w:rsid w:val="00962CBF"/>
    <w:rsid w:val="00964BF5"/>
    <w:rsid w:val="009656CC"/>
    <w:rsid w:val="00970171"/>
    <w:rsid w:val="0097138C"/>
    <w:rsid w:val="00974EE7"/>
    <w:rsid w:val="00975465"/>
    <w:rsid w:val="009756B2"/>
    <w:rsid w:val="00977440"/>
    <w:rsid w:val="009778B8"/>
    <w:rsid w:val="00981117"/>
    <w:rsid w:val="0098202A"/>
    <w:rsid w:val="00983106"/>
    <w:rsid w:val="00984BC7"/>
    <w:rsid w:val="009861C4"/>
    <w:rsid w:val="00986B40"/>
    <w:rsid w:val="009908EC"/>
    <w:rsid w:val="009921E3"/>
    <w:rsid w:val="0099304F"/>
    <w:rsid w:val="00993411"/>
    <w:rsid w:val="0099406E"/>
    <w:rsid w:val="00997479"/>
    <w:rsid w:val="009A0933"/>
    <w:rsid w:val="009A1A35"/>
    <w:rsid w:val="009A2C18"/>
    <w:rsid w:val="009A3186"/>
    <w:rsid w:val="009A333B"/>
    <w:rsid w:val="009A439B"/>
    <w:rsid w:val="009B076C"/>
    <w:rsid w:val="009B17AF"/>
    <w:rsid w:val="009B18C4"/>
    <w:rsid w:val="009B208C"/>
    <w:rsid w:val="009B349A"/>
    <w:rsid w:val="009B50DD"/>
    <w:rsid w:val="009B52BB"/>
    <w:rsid w:val="009B54A4"/>
    <w:rsid w:val="009B65E6"/>
    <w:rsid w:val="009B7667"/>
    <w:rsid w:val="009B7CC3"/>
    <w:rsid w:val="009B7D20"/>
    <w:rsid w:val="009C1CDB"/>
    <w:rsid w:val="009C2299"/>
    <w:rsid w:val="009C3D9E"/>
    <w:rsid w:val="009C4E2E"/>
    <w:rsid w:val="009C5072"/>
    <w:rsid w:val="009C6CF5"/>
    <w:rsid w:val="009D017A"/>
    <w:rsid w:val="009D0358"/>
    <w:rsid w:val="009D095C"/>
    <w:rsid w:val="009D09DC"/>
    <w:rsid w:val="009D22FC"/>
    <w:rsid w:val="009D243B"/>
    <w:rsid w:val="009D2669"/>
    <w:rsid w:val="009D2DFD"/>
    <w:rsid w:val="009D60CE"/>
    <w:rsid w:val="009D670F"/>
    <w:rsid w:val="009D6D61"/>
    <w:rsid w:val="009D76D2"/>
    <w:rsid w:val="009E42E4"/>
    <w:rsid w:val="009E5E65"/>
    <w:rsid w:val="009E666B"/>
    <w:rsid w:val="009F119A"/>
    <w:rsid w:val="009F22E1"/>
    <w:rsid w:val="009F2F46"/>
    <w:rsid w:val="009F4F84"/>
    <w:rsid w:val="009F6683"/>
    <w:rsid w:val="009F6D70"/>
    <w:rsid w:val="009F78DA"/>
    <w:rsid w:val="009F7D5E"/>
    <w:rsid w:val="009F7FF2"/>
    <w:rsid w:val="00A02326"/>
    <w:rsid w:val="00A02A6C"/>
    <w:rsid w:val="00A041DB"/>
    <w:rsid w:val="00A044C9"/>
    <w:rsid w:val="00A050BA"/>
    <w:rsid w:val="00A05430"/>
    <w:rsid w:val="00A05EAB"/>
    <w:rsid w:val="00A0630D"/>
    <w:rsid w:val="00A06C2C"/>
    <w:rsid w:val="00A06CE7"/>
    <w:rsid w:val="00A06FF5"/>
    <w:rsid w:val="00A0744D"/>
    <w:rsid w:val="00A07D54"/>
    <w:rsid w:val="00A12CFE"/>
    <w:rsid w:val="00A132B0"/>
    <w:rsid w:val="00A132C3"/>
    <w:rsid w:val="00A14E6F"/>
    <w:rsid w:val="00A15241"/>
    <w:rsid w:val="00A15E94"/>
    <w:rsid w:val="00A17D12"/>
    <w:rsid w:val="00A2003F"/>
    <w:rsid w:val="00A214CC"/>
    <w:rsid w:val="00A21A7F"/>
    <w:rsid w:val="00A22DC5"/>
    <w:rsid w:val="00A236B7"/>
    <w:rsid w:val="00A24E74"/>
    <w:rsid w:val="00A272EF"/>
    <w:rsid w:val="00A27A73"/>
    <w:rsid w:val="00A31354"/>
    <w:rsid w:val="00A32788"/>
    <w:rsid w:val="00A33902"/>
    <w:rsid w:val="00A35210"/>
    <w:rsid w:val="00A37147"/>
    <w:rsid w:val="00A42100"/>
    <w:rsid w:val="00A42C73"/>
    <w:rsid w:val="00A4365C"/>
    <w:rsid w:val="00A44177"/>
    <w:rsid w:val="00A454F8"/>
    <w:rsid w:val="00A472C5"/>
    <w:rsid w:val="00A4793B"/>
    <w:rsid w:val="00A53D49"/>
    <w:rsid w:val="00A5500A"/>
    <w:rsid w:val="00A55117"/>
    <w:rsid w:val="00A553B8"/>
    <w:rsid w:val="00A56DD6"/>
    <w:rsid w:val="00A57234"/>
    <w:rsid w:val="00A57FE7"/>
    <w:rsid w:val="00A609DB"/>
    <w:rsid w:val="00A61F5C"/>
    <w:rsid w:val="00A62990"/>
    <w:rsid w:val="00A636CE"/>
    <w:rsid w:val="00A6439D"/>
    <w:rsid w:val="00A66494"/>
    <w:rsid w:val="00A6674C"/>
    <w:rsid w:val="00A66A67"/>
    <w:rsid w:val="00A67463"/>
    <w:rsid w:val="00A67655"/>
    <w:rsid w:val="00A70856"/>
    <w:rsid w:val="00A74C28"/>
    <w:rsid w:val="00A81AD7"/>
    <w:rsid w:val="00A82EA7"/>
    <w:rsid w:val="00A83642"/>
    <w:rsid w:val="00A8397B"/>
    <w:rsid w:val="00A8561F"/>
    <w:rsid w:val="00A86CC0"/>
    <w:rsid w:val="00A907FE"/>
    <w:rsid w:val="00A90CCE"/>
    <w:rsid w:val="00A91DB7"/>
    <w:rsid w:val="00A927D2"/>
    <w:rsid w:val="00A92AB3"/>
    <w:rsid w:val="00A92E59"/>
    <w:rsid w:val="00A93A79"/>
    <w:rsid w:val="00A941CE"/>
    <w:rsid w:val="00A96B30"/>
    <w:rsid w:val="00A96DC0"/>
    <w:rsid w:val="00AA20ED"/>
    <w:rsid w:val="00AA2C79"/>
    <w:rsid w:val="00AA319A"/>
    <w:rsid w:val="00AA6D2F"/>
    <w:rsid w:val="00AB10CA"/>
    <w:rsid w:val="00AB110D"/>
    <w:rsid w:val="00AB291E"/>
    <w:rsid w:val="00AC085E"/>
    <w:rsid w:val="00AC1C98"/>
    <w:rsid w:val="00AC21B0"/>
    <w:rsid w:val="00AC3AEE"/>
    <w:rsid w:val="00AC452C"/>
    <w:rsid w:val="00AC52FC"/>
    <w:rsid w:val="00AC5552"/>
    <w:rsid w:val="00AC781B"/>
    <w:rsid w:val="00AD0663"/>
    <w:rsid w:val="00AD1AC2"/>
    <w:rsid w:val="00AD2301"/>
    <w:rsid w:val="00AD2817"/>
    <w:rsid w:val="00AD2ACE"/>
    <w:rsid w:val="00AD2CBA"/>
    <w:rsid w:val="00AD5BA7"/>
    <w:rsid w:val="00AD6211"/>
    <w:rsid w:val="00AD66AB"/>
    <w:rsid w:val="00AD6DE3"/>
    <w:rsid w:val="00AE2A50"/>
    <w:rsid w:val="00AE58F6"/>
    <w:rsid w:val="00AE6850"/>
    <w:rsid w:val="00AE7466"/>
    <w:rsid w:val="00AE7936"/>
    <w:rsid w:val="00AF2157"/>
    <w:rsid w:val="00AF40BF"/>
    <w:rsid w:val="00AF47FE"/>
    <w:rsid w:val="00AF514E"/>
    <w:rsid w:val="00AF5C7B"/>
    <w:rsid w:val="00B0033E"/>
    <w:rsid w:val="00B012F1"/>
    <w:rsid w:val="00B02093"/>
    <w:rsid w:val="00B0281A"/>
    <w:rsid w:val="00B044D9"/>
    <w:rsid w:val="00B05829"/>
    <w:rsid w:val="00B0626B"/>
    <w:rsid w:val="00B06873"/>
    <w:rsid w:val="00B06F35"/>
    <w:rsid w:val="00B10E45"/>
    <w:rsid w:val="00B118B5"/>
    <w:rsid w:val="00B13AE7"/>
    <w:rsid w:val="00B1433C"/>
    <w:rsid w:val="00B1545B"/>
    <w:rsid w:val="00B15DC0"/>
    <w:rsid w:val="00B16AD0"/>
    <w:rsid w:val="00B16EBF"/>
    <w:rsid w:val="00B1771C"/>
    <w:rsid w:val="00B229C1"/>
    <w:rsid w:val="00B242B3"/>
    <w:rsid w:val="00B2564F"/>
    <w:rsid w:val="00B26F94"/>
    <w:rsid w:val="00B27C7C"/>
    <w:rsid w:val="00B27C89"/>
    <w:rsid w:val="00B27D04"/>
    <w:rsid w:val="00B31474"/>
    <w:rsid w:val="00B31B01"/>
    <w:rsid w:val="00B32E69"/>
    <w:rsid w:val="00B3427B"/>
    <w:rsid w:val="00B34A61"/>
    <w:rsid w:val="00B35EF6"/>
    <w:rsid w:val="00B360B8"/>
    <w:rsid w:val="00B361E8"/>
    <w:rsid w:val="00B4088C"/>
    <w:rsid w:val="00B40903"/>
    <w:rsid w:val="00B4213B"/>
    <w:rsid w:val="00B43B33"/>
    <w:rsid w:val="00B44007"/>
    <w:rsid w:val="00B44102"/>
    <w:rsid w:val="00B449E5"/>
    <w:rsid w:val="00B452EF"/>
    <w:rsid w:val="00B46261"/>
    <w:rsid w:val="00B477BD"/>
    <w:rsid w:val="00B507EC"/>
    <w:rsid w:val="00B50E5C"/>
    <w:rsid w:val="00B51343"/>
    <w:rsid w:val="00B515F8"/>
    <w:rsid w:val="00B54B16"/>
    <w:rsid w:val="00B54D14"/>
    <w:rsid w:val="00B5644D"/>
    <w:rsid w:val="00B56924"/>
    <w:rsid w:val="00B56C41"/>
    <w:rsid w:val="00B57283"/>
    <w:rsid w:val="00B576AA"/>
    <w:rsid w:val="00B633EF"/>
    <w:rsid w:val="00B63501"/>
    <w:rsid w:val="00B63E31"/>
    <w:rsid w:val="00B64258"/>
    <w:rsid w:val="00B656A1"/>
    <w:rsid w:val="00B66448"/>
    <w:rsid w:val="00B668AF"/>
    <w:rsid w:val="00B676A2"/>
    <w:rsid w:val="00B67774"/>
    <w:rsid w:val="00B70BB9"/>
    <w:rsid w:val="00B726E1"/>
    <w:rsid w:val="00B746C3"/>
    <w:rsid w:val="00B74C8C"/>
    <w:rsid w:val="00B75283"/>
    <w:rsid w:val="00B754BC"/>
    <w:rsid w:val="00B77248"/>
    <w:rsid w:val="00B802B9"/>
    <w:rsid w:val="00B808C0"/>
    <w:rsid w:val="00B81408"/>
    <w:rsid w:val="00B8367F"/>
    <w:rsid w:val="00B8375B"/>
    <w:rsid w:val="00B83CD1"/>
    <w:rsid w:val="00B84399"/>
    <w:rsid w:val="00B847E3"/>
    <w:rsid w:val="00B8577C"/>
    <w:rsid w:val="00B85CA3"/>
    <w:rsid w:val="00B85EC0"/>
    <w:rsid w:val="00B87F74"/>
    <w:rsid w:val="00B90789"/>
    <w:rsid w:val="00B90B98"/>
    <w:rsid w:val="00B910ED"/>
    <w:rsid w:val="00B95C01"/>
    <w:rsid w:val="00B961BA"/>
    <w:rsid w:val="00B9631D"/>
    <w:rsid w:val="00B96641"/>
    <w:rsid w:val="00B97A24"/>
    <w:rsid w:val="00BA0B87"/>
    <w:rsid w:val="00BA1273"/>
    <w:rsid w:val="00BA1AB2"/>
    <w:rsid w:val="00BA24D6"/>
    <w:rsid w:val="00BA29FE"/>
    <w:rsid w:val="00BA331F"/>
    <w:rsid w:val="00BA58A0"/>
    <w:rsid w:val="00BB0CFB"/>
    <w:rsid w:val="00BB16B0"/>
    <w:rsid w:val="00BB2067"/>
    <w:rsid w:val="00BB59E5"/>
    <w:rsid w:val="00BB5E60"/>
    <w:rsid w:val="00BB6B00"/>
    <w:rsid w:val="00BB77D8"/>
    <w:rsid w:val="00BC1F60"/>
    <w:rsid w:val="00BC2EE8"/>
    <w:rsid w:val="00BC2FCB"/>
    <w:rsid w:val="00BC3CDA"/>
    <w:rsid w:val="00BC3FEA"/>
    <w:rsid w:val="00BC41AB"/>
    <w:rsid w:val="00BC562F"/>
    <w:rsid w:val="00BC7160"/>
    <w:rsid w:val="00BC72E3"/>
    <w:rsid w:val="00BC7A01"/>
    <w:rsid w:val="00BD0C05"/>
    <w:rsid w:val="00BD1178"/>
    <w:rsid w:val="00BD19A9"/>
    <w:rsid w:val="00BD2639"/>
    <w:rsid w:val="00BD2BDB"/>
    <w:rsid w:val="00BD2FBC"/>
    <w:rsid w:val="00BD3A92"/>
    <w:rsid w:val="00BD5A26"/>
    <w:rsid w:val="00BD6F40"/>
    <w:rsid w:val="00BE015E"/>
    <w:rsid w:val="00BE249F"/>
    <w:rsid w:val="00BE2B6E"/>
    <w:rsid w:val="00BE37A1"/>
    <w:rsid w:val="00BE40A8"/>
    <w:rsid w:val="00BE6006"/>
    <w:rsid w:val="00BE67FF"/>
    <w:rsid w:val="00BE7D31"/>
    <w:rsid w:val="00BF0895"/>
    <w:rsid w:val="00BF0CDD"/>
    <w:rsid w:val="00BF26B7"/>
    <w:rsid w:val="00BF2EF3"/>
    <w:rsid w:val="00BF388D"/>
    <w:rsid w:val="00BF3D30"/>
    <w:rsid w:val="00BF4DEE"/>
    <w:rsid w:val="00BF5756"/>
    <w:rsid w:val="00BF7219"/>
    <w:rsid w:val="00C006F8"/>
    <w:rsid w:val="00C01147"/>
    <w:rsid w:val="00C0238E"/>
    <w:rsid w:val="00C0414D"/>
    <w:rsid w:val="00C04FC6"/>
    <w:rsid w:val="00C04FDB"/>
    <w:rsid w:val="00C06256"/>
    <w:rsid w:val="00C06C33"/>
    <w:rsid w:val="00C078CE"/>
    <w:rsid w:val="00C10D99"/>
    <w:rsid w:val="00C12F6C"/>
    <w:rsid w:val="00C138EE"/>
    <w:rsid w:val="00C13A36"/>
    <w:rsid w:val="00C145B1"/>
    <w:rsid w:val="00C14DF0"/>
    <w:rsid w:val="00C15DB7"/>
    <w:rsid w:val="00C176B9"/>
    <w:rsid w:val="00C22578"/>
    <w:rsid w:val="00C23257"/>
    <w:rsid w:val="00C25994"/>
    <w:rsid w:val="00C2603E"/>
    <w:rsid w:val="00C276F5"/>
    <w:rsid w:val="00C3076D"/>
    <w:rsid w:val="00C30A06"/>
    <w:rsid w:val="00C30B75"/>
    <w:rsid w:val="00C31ADB"/>
    <w:rsid w:val="00C3246D"/>
    <w:rsid w:val="00C326D9"/>
    <w:rsid w:val="00C32CAD"/>
    <w:rsid w:val="00C3355F"/>
    <w:rsid w:val="00C343AA"/>
    <w:rsid w:val="00C35FC7"/>
    <w:rsid w:val="00C36195"/>
    <w:rsid w:val="00C40255"/>
    <w:rsid w:val="00C40BD6"/>
    <w:rsid w:val="00C41F59"/>
    <w:rsid w:val="00C438C7"/>
    <w:rsid w:val="00C43DC5"/>
    <w:rsid w:val="00C4422C"/>
    <w:rsid w:val="00C44750"/>
    <w:rsid w:val="00C4485B"/>
    <w:rsid w:val="00C45B94"/>
    <w:rsid w:val="00C45E2A"/>
    <w:rsid w:val="00C4652F"/>
    <w:rsid w:val="00C5017F"/>
    <w:rsid w:val="00C51CE7"/>
    <w:rsid w:val="00C5258A"/>
    <w:rsid w:val="00C52A0D"/>
    <w:rsid w:val="00C54FDF"/>
    <w:rsid w:val="00C552F1"/>
    <w:rsid w:val="00C60D65"/>
    <w:rsid w:val="00C62411"/>
    <w:rsid w:val="00C6288D"/>
    <w:rsid w:val="00C639F2"/>
    <w:rsid w:val="00C63B5D"/>
    <w:rsid w:val="00C66CED"/>
    <w:rsid w:val="00C67600"/>
    <w:rsid w:val="00C67CE8"/>
    <w:rsid w:val="00C67EAC"/>
    <w:rsid w:val="00C70344"/>
    <w:rsid w:val="00C71783"/>
    <w:rsid w:val="00C745DD"/>
    <w:rsid w:val="00C74FEC"/>
    <w:rsid w:val="00C75179"/>
    <w:rsid w:val="00C756A0"/>
    <w:rsid w:val="00C7623D"/>
    <w:rsid w:val="00C76B0B"/>
    <w:rsid w:val="00C76BAE"/>
    <w:rsid w:val="00C80C05"/>
    <w:rsid w:val="00C80C26"/>
    <w:rsid w:val="00C82510"/>
    <w:rsid w:val="00C863B9"/>
    <w:rsid w:val="00C868EF"/>
    <w:rsid w:val="00C90383"/>
    <w:rsid w:val="00C922F6"/>
    <w:rsid w:val="00C925B6"/>
    <w:rsid w:val="00C92E54"/>
    <w:rsid w:val="00C92E7B"/>
    <w:rsid w:val="00C93187"/>
    <w:rsid w:val="00C93C25"/>
    <w:rsid w:val="00C9416D"/>
    <w:rsid w:val="00C9529A"/>
    <w:rsid w:val="00C96032"/>
    <w:rsid w:val="00C968C8"/>
    <w:rsid w:val="00C97888"/>
    <w:rsid w:val="00CA001E"/>
    <w:rsid w:val="00CA09FE"/>
    <w:rsid w:val="00CA2CD7"/>
    <w:rsid w:val="00CA30B7"/>
    <w:rsid w:val="00CA351E"/>
    <w:rsid w:val="00CA4F45"/>
    <w:rsid w:val="00CA599B"/>
    <w:rsid w:val="00CA6668"/>
    <w:rsid w:val="00CA6AEC"/>
    <w:rsid w:val="00CA785E"/>
    <w:rsid w:val="00CA7D02"/>
    <w:rsid w:val="00CB023E"/>
    <w:rsid w:val="00CB195E"/>
    <w:rsid w:val="00CB23F0"/>
    <w:rsid w:val="00CB2710"/>
    <w:rsid w:val="00CB38D1"/>
    <w:rsid w:val="00CB46AF"/>
    <w:rsid w:val="00CB5F15"/>
    <w:rsid w:val="00CB7225"/>
    <w:rsid w:val="00CB778E"/>
    <w:rsid w:val="00CB7CC7"/>
    <w:rsid w:val="00CC2047"/>
    <w:rsid w:val="00CC2871"/>
    <w:rsid w:val="00CC381C"/>
    <w:rsid w:val="00CC3B4B"/>
    <w:rsid w:val="00CC43BD"/>
    <w:rsid w:val="00CC5BCF"/>
    <w:rsid w:val="00CC5E6B"/>
    <w:rsid w:val="00CC7782"/>
    <w:rsid w:val="00CC7D17"/>
    <w:rsid w:val="00CD11EA"/>
    <w:rsid w:val="00CD17A3"/>
    <w:rsid w:val="00CD279D"/>
    <w:rsid w:val="00CD2835"/>
    <w:rsid w:val="00CD2B62"/>
    <w:rsid w:val="00CD5052"/>
    <w:rsid w:val="00CD6F70"/>
    <w:rsid w:val="00CD741A"/>
    <w:rsid w:val="00CD79D4"/>
    <w:rsid w:val="00CE2BD3"/>
    <w:rsid w:val="00CE7C06"/>
    <w:rsid w:val="00CF0474"/>
    <w:rsid w:val="00CF2733"/>
    <w:rsid w:val="00CF2B00"/>
    <w:rsid w:val="00CF4740"/>
    <w:rsid w:val="00D00E3D"/>
    <w:rsid w:val="00D018F7"/>
    <w:rsid w:val="00D02981"/>
    <w:rsid w:val="00D03F55"/>
    <w:rsid w:val="00D04D16"/>
    <w:rsid w:val="00D070AA"/>
    <w:rsid w:val="00D0725B"/>
    <w:rsid w:val="00D07373"/>
    <w:rsid w:val="00D101DF"/>
    <w:rsid w:val="00D13887"/>
    <w:rsid w:val="00D13DF6"/>
    <w:rsid w:val="00D14455"/>
    <w:rsid w:val="00D14598"/>
    <w:rsid w:val="00D171D9"/>
    <w:rsid w:val="00D17883"/>
    <w:rsid w:val="00D2275A"/>
    <w:rsid w:val="00D23D91"/>
    <w:rsid w:val="00D2439F"/>
    <w:rsid w:val="00D25BCF"/>
    <w:rsid w:val="00D262F0"/>
    <w:rsid w:val="00D27169"/>
    <w:rsid w:val="00D31639"/>
    <w:rsid w:val="00D32769"/>
    <w:rsid w:val="00D32A27"/>
    <w:rsid w:val="00D349C9"/>
    <w:rsid w:val="00D356AA"/>
    <w:rsid w:val="00D35C40"/>
    <w:rsid w:val="00D3629E"/>
    <w:rsid w:val="00D36578"/>
    <w:rsid w:val="00D37337"/>
    <w:rsid w:val="00D37A17"/>
    <w:rsid w:val="00D4040D"/>
    <w:rsid w:val="00D409A3"/>
    <w:rsid w:val="00D40D56"/>
    <w:rsid w:val="00D40EAE"/>
    <w:rsid w:val="00D421F1"/>
    <w:rsid w:val="00D42CE8"/>
    <w:rsid w:val="00D4308A"/>
    <w:rsid w:val="00D44DC2"/>
    <w:rsid w:val="00D45AA7"/>
    <w:rsid w:val="00D462F9"/>
    <w:rsid w:val="00D46B5B"/>
    <w:rsid w:val="00D50D70"/>
    <w:rsid w:val="00D511E7"/>
    <w:rsid w:val="00D52BEC"/>
    <w:rsid w:val="00D545FD"/>
    <w:rsid w:val="00D54B7C"/>
    <w:rsid w:val="00D55378"/>
    <w:rsid w:val="00D5634E"/>
    <w:rsid w:val="00D5649C"/>
    <w:rsid w:val="00D56C15"/>
    <w:rsid w:val="00D57452"/>
    <w:rsid w:val="00D61862"/>
    <w:rsid w:val="00D61B5C"/>
    <w:rsid w:val="00D622BA"/>
    <w:rsid w:val="00D64392"/>
    <w:rsid w:val="00D65941"/>
    <w:rsid w:val="00D66963"/>
    <w:rsid w:val="00D66B97"/>
    <w:rsid w:val="00D7021A"/>
    <w:rsid w:val="00D7212B"/>
    <w:rsid w:val="00D75A24"/>
    <w:rsid w:val="00D76599"/>
    <w:rsid w:val="00D769B3"/>
    <w:rsid w:val="00D76D11"/>
    <w:rsid w:val="00D76ECB"/>
    <w:rsid w:val="00D76EFD"/>
    <w:rsid w:val="00D77284"/>
    <w:rsid w:val="00D80CD6"/>
    <w:rsid w:val="00D80E73"/>
    <w:rsid w:val="00D842D3"/>
    <w:rsid w:val="00D8442C"/>
    <w:rsid w:val="00D84563"/>
    <w:rsid w:val="00D84645"/>
    <w:rsid w:val="00D84664"/>
    <w:rsid w:val="00D8523E"/>
    <w:rsid w:val="00D856F8"/>
    <w:rsid w:val="00D86494"/>
    <w:rsid w:val="00D86646"/>
    <w:rsid w:val="00D87217"/>
    <w:rsid w:val="00D92EDE"/>
    <w:rsid w:val="00D92F93"/>
    <w:rsid w:val="00D93A39"/>
    <w:rsid w:val="00D9578A"/>
    <w:rsid w:val="00D963C4"/>
    <w:rsid w:val="00D9683B"/>
    <w:rsid w:val="00D9712F"/>
    <w:rsid w:val="00D978FD"/>
    <w:rsid w:val="00D97BE6"/>
    <w:rsid w:val="00DA05AF"/>
    <w:rsid w:val="00DA0631"/>
    <w:rsid w:val="00DA0834"/>
    <w:rsid w:val="00DA1600"/>
    <w:rsid w:val="00DA1811"/>
    <w:rsid w:val="00DA2A55"/>
    <w:rsid w:val="00DA3BC7"/>
    <w:rsid w:val="00DA54BB"/>
    <w:rsid w:val="00DA5A4F"/>
    <w:rsid w:val="00DA6383"/>
    <w:rsid w:val="00DB06A9"/>
    <w:rsid w:val="00DB23E8"/>
    <w:rsid w:val="00DB2E00"/>
    <w:rsid w:val="00DB3B30"/>
    <w:rsid w:val="00DB5CEC"/>
    <w:rsid w:val="00DB683A"/>
    <w:rsid w:val="00DC0A17"/>
    <w:rsid w:val="00DC12CA"/>
    <w:rsid w:val="00DC6235"/>
    <w:rsid w:val="00DC63D7"/>
    <w:rsid w:val="00DC702B"/>
    <w:rsid w:val="00DD1E45"/>
    <w:rsid w:val="00DD34E0"/>
    <w:rsid w:val="00DD5143"/>
    <w:rsid w:val="00DE01B1"/>
    <w:rsid w:val="00DE08B7"/>
    <w:rsid w:val="00DE2203"/>
    <w:rsid w:val="00DE4D36"/>
    <w:rsid w:val="00DE5F04"/>
    <w:rsid w:val="00DE6A6A"/>
    <w:rsid w:val="00DE7179"/>
    <w:rsid w:val="00DE7CC2"/>
    <w:rsid w:val="00DE7FA5"/>
    <w:rsid w:val="00DF0C1D"/>
    <w:rsid w:val="00DF15A0"/>
    <w:rsid w:val="00DF1647"/>
    <w:rsid w:val="00DF1745"/>
    <w:rsid w:val="00DF1A18"/>
    <w:rsid w:val="00DF3E2C"/>
    <w:rsid w:val="00DF5C60"/>
    <w:rsid w:val="00DF60D1"/>
    <w:rsid w:val="00DF6CAB"/>
    <w:rsid w:val="00E008AD"/>
    <w:rsid w:val="00E02F52"/>
    <w:rsid w:val="00E04AB2"/>
    <w:rsid w:val="00E053B2"/>
    <w:rsid w:val="00E06CD4"/>
    <w:rsid w:val="00E101B2"/>
    <w:rsid w:val="00E1138F"/>
    <w:rsid w:val="00E1279C"/>
    <w:rsid w:val="00E12E44"/>
    <w:rsid w:val="00E13229"/>
    <w:rsid w:val="00E1371F"/>
    <w:rsid w:val="00E13FCF"/>
    <w:rsid w:val="00E141F4"/>
    <w:rsid w:val="00E14779"/>
    <w:rsid w:val="00E15372"/>
    <w:rsid w:val="00E158A9"/>
    <w:rsid w:val="00E15C7C"/>
    <w:rsid w:val="00E1722D"/>
    <w:rsid w:val="00E21894"/>
    <w:rsid w:val="00E21D4D"/>
    <w:rsid w:val="00E23BE9"/>
    <w:rsid w:val="00E23C65"/>
    <w:rsid w:val="00E23DEF"/>
    <w:rsid w:val="00E23DF5"/>
    <w:rsid w:val="00E251B9"/>
    <w:rsid w:val="00E2556D"/>
    <w:rsid w:val="00E2609D"/>
    <w:rsid w:val="00E26319"/>
    <w:rsid w:val="00E26A1C"/>
    <w:rsid w:val="00E27A15"/>
    <w:rsid w:val="00E27FEC"/>
    <w:rsid w:val="00E310F9"/>
    <w:rsid w:val="00E32165"/>
    <w:rsid w:val="00E33F8F"/>
    <w:rsid w:val="00E34441"/>
    <w:rsid w:val="00E3538F"/>
    <w:rsid w:val="00E3562C"/>
    <w:rsid w:val="00E37123"/>
    <w:rsid w:val="00E37805"/>
    <w:rsid w:val="00E405BB"/>
    <w:rsid w:val="00E40D98"/>
    <w:rsid w:val="00E43CD2"/>
    <w:rsid w:val="00E448CF"/>
    <w:rsid w:val="00E45E86"/>
    <w:rsid w:val="00E46926"/>
    <w:rsid w:val="00E46A88"/>
    <w:rsid w:val="00E50B36"/>
    <w:rsid w:val="00E512BA"/>
    <w:rsid w:val="00E517AD"/>
    <w:rsid w:val="00E5287E"/>
    <w:rsid w:val="00E535F7"/>
    <w:rsid w:val="00E53734"/>
    <w:rsid w:val="00E53DE4"/>
    <w:rsid w:val="00E546FE"/>
    <w:rsid w:val="00E55685"/>
    <w:rsid w:val="00E5677B"/>
    <w:rsid w:val="00E568DE"/>
    <w:rsid w:val="00E572CB"/>
    <w:rsid w:val="00E608B1"/>
    <w:rsid w:val="00E60CB9"/>
    <w:rsid w:val="00E62680"/>
    <w:rsid w:val="00E628D1"/>
    <w:rsid w:val="00E6484B"/>
    <w:rsid w:val="00E65591"/>
    <w:rsid w:val="00E707BB"/>
    <w:rsid w:val="00E72E8B"/>
    <w:rsid w:val="00E72FE6"/>
    <w:rsid w:val="00E7320E"/>
    <w:rsid w:val="00E7373B"/>
    <w:rsid w:val="00E751A0"/>
    <w:rsid w:val="00E76729"/>
    <w:rsid w:val="00E81068"/>
    <w:rsid w:val="00E84D23"/>
    <w:rsid w:val="00E865E3"/>
    <w:rsid w:val="00E87116"/>
    <w:rsid w:val="00E879B3"/>
    <w:rsid w:val="00E90C6D"/>
    <w:rsid w:val="00E91BAF"/>
    <w:rsid w:val="00E91D6B"/>
    <w:rsid w:val="00E938F5"/>
    <w:rsid w:val="00E93948"/>
    <w:rsid w:val="00E93E43"/>
    <w:rsid w:val="00E94D8C"/>
    <w:rsid w:val="00E94D93"/>
    <w:rsid w:val="00E96884"/>
    <w:rsid w:val="00E9688E"/>
    <w:rsid w:val="00EA0A2A"/>
    <w:rsid w:val="00EA2D5D"/>
    <w:rsid w:val="00EA331D"/>
    <w:rsid w:val="00EA427E"/>
    <w:rsid w:val="00EA59A3"/>
    <w:rsid w:val="00EA6E03"/>
    <w:rsid w:val="00EA7F5D"/>
    <w:rsid w:val="00EB04BF"/>
    <w:rsid w:val="00EB110F"/>
    <w:rsid w:val="00EB1EE7"/>
    <w:rsid w:val="00EB2EDC"/>
    <w:rsid w:val="00EB4375"/>
    <w:rsid w:val="00EB48DF"/>
    <w:rsid w:val="00EB4E4F"/>
    <w:rsid w:val="00EB7447"/>
    <w:rsid w:val="00EB7FBA"/>
    <w:rsid w:val="00EC05A9"/>
    <w:rsid w:val="00EC3983"/>
    <w:rsid w:val="00EC5098"/>
    <w:rsid w:val="00EC679F"/>
    <w:rsid w:val="00EC6A9F"/>
    <w:rsid w:val="00EC772F"/>
    <w:rsid w:val="00ED242C"/>
    <w:rsid w:val="00ED2B22"/>
    <w:rsid w:val="00ED2F2B"/>
    <w:rsid w:val="00ED31ED"/>
    <w:rsid w:val="00ED4337"/>
    <w:rsid w:val="00ED434F"/>
    <w:rsid w:val="00ED474E"/>
    <w:rsid w:val="00ED4AA4"/>
    <w:rsid w:val="00EE1A95"/>
    <w:rsid w:val="00EE2B6D"/>
    <w:rsid w:val="00EE3D89"/>
    <w:rsid w:val="00EE3F81"/>
    <w:rsid w:val="00EE4B9B"/>
    <w:rsid w:val="00EE6182"/>
    <w:rsid w:val="00EE6BA9"/>
    <w:rsid w:val="00EF00E2"/>
    <w:rsid w:val="00EF0D41"/>
    <w:rsid w:val="00EF1174"/>
    <w:rsid w:val="00EF1D6C"/>
    <w:rsid w:val="00EF25B4"/>
    <w:rsid w:val="00EF368A"/>
    <w:rsid w:val="00EF641A"/>
    <w:rsid w:val="00EF6DB5"/>
    <w:rsid w:val="00F03379"/>
    <w:rsid w:val="00F0419F"/>
    <w:rsid w:val="00F055AF"/>
    <w:rsid w:val="00F0721E"/>
    <w:rsid w:val="00F077F8"/>
    <w:rsid w:val="00F07E3A"/>
    <w:rsid w:val="00F10587"/>
    <w:rsid w:val="00F10A2E"/>
    <w:rsid w:val="00F13C2D"/>
    <w:rsid w:val="00F144C3"/>
    <w:rsid w:val="00F14673"/>
    <w:rsid w:val="00F147C5"/>
    <w:rsid w:val="00F152BA"/>
    <w:rsid w:val="00F159AF"/>
    <w:rsid w:val="00F16009"/>
    <w:rsid w:val="00F16211"/>
    <w:rsid w:val="00F16604"/>
    <w:rsid w:val="00F171C9"/>
    <w:rsid w:val="00F175A0"/>
    <w:rsid w:val="00F202BA"/>
    <w:rsid w:val="00F22D30"/>
    <w:rsid w:val="00F23A3A"/>
    <w:rsid w:val="00F25095"/>
    <w:rsid w:val="00F2740C"/>
    <w:rsid w:val="00F2798A"/>
    <w:rsid w:val="00F3022B"/>
    <w:rsid w:val="00F30449"/>
    <w:rsid w:val="00F3216D"/>
    <w:rsid w:val="00F34FD6"/>
    <w:rsid w:val="00F357EF"/>
    <w:rsid w:val="00F3727D"/>
    <w:rsid w:val="00F379EC"/>
    <w:rsid w:val="00F40065"/>
    <w:rsid w:val="00F407A8"/>
    <w:rsid w:val="00F40B34"/>
    <w:rsid w:val="00F4151C"/>
    <w:rsid w:val="00F435EA"/>
    <w:rsid w:val="00F52DB5"/>
    <w:rsid w:val="00F54BB2"/>
    <w:rsid w:val="00F54C4B"/>
    <w:rsid w:val="00F554E1"/>
    <w:rsid w:val="00F565CE"/>
    <w:rsid w:val="00F56DE4"/>
    <w:rsid w:val="00F5725B"/>
    <w:rsid w:val="00F606B9"/>
    <w:rsid w:val="00F60F10"/>
    <w:rsid w:val="00F63920"/>
    <w:rsid w:val="00F64924"/>
    <w:rsid w:val="00F654C2"/>
    <w:rsid w:val="00F66E07"/>
    <w:rsid w:val="00F67A6F"/>
    <w:rsid w:val="00F703CB"/>
    <w:rsid w:val="00F70812"/>
    <w:rsid w:val="00F71993"/>
    <w:rsid w:val="00F71AE1"/>
    <w:rsid w:val="00F73244"/>
    <w:rsid w:val="00F74949"/>
    <w:rsid w:val="00F766D7"/>
    <w:rsid w:val="00F80326"/>
    <w:rsid w:val="00F82D2E"/>
    <w:rsid w:val="00F83303"/>
    <w:rsid w:val="00F833EF"/>
    <w:rsid w:val="00F83BCD"/>
    <w:rsid w:val="00F83E1A"/>
    <w:rsid w:val="00F90484"/>
    <w:rsid w:val="00F9056A"/>
    <w:rsid w:val="00F908BC"/>
    <w:rsid w:val="00F9308F"/>
    <w:rsid w:val="00F938B8"/>
    <w:rsid w:val="00F94711"/>
    <w:rsid w:val="00F966EE"/>
    <w:rsid w:val="00F97D34"/>
    <w:rsid w:val="00FA00C9"/>
    <w:rsid w:val="00FA09BB"/>
    <w:rsid w:val="00FA1B23"/>
    <w:rsid w:val="00FA1E2C"/>
    <w:rsid w:val="00FA23C1"/>
    <w:rsid w:val="00FA39FB"/>
    <w:rsid w:val="00FA3B77"/>
    <w:rsid w:val="00FA44CA"/>
    <w:rsid w:val="00FA4682"/>
    <w:rsid w:val="00FA4A96"/>
    <w:rsid w:val="00FA5496"/>
    <w:rsid w:val="00FA65FD"/>
    <w:rsid w:val="00FA7265"/>
    <w:rsid w:val="00FB0C44"/>
    <w:rsid w:val="00FB2243"/>
    <w:rsid w:val="00FB3216"/>
    <w:rsid w:val="00FB3CC7"/>
    <w:rsid w:val="00FB44A8"/>
    <w:rsid w:val="00FB50F6"/>
    <w:rsid w:val="00FB54CA"/>
    <w:rsid w:val="00FB58C8"/>
    <w:rsid w:val="00FC01DD"/>
    <w:rsid w:val="00FC25A7"/>
    <w:rsid w:val="00FC5A53"/>
    <w:rsid w:val="00FD06CC"/>
    <w:rsid w:val="00FD0BCE"/>
    <w:rsid w:val="00FD0CFE"/>
    <w:rsid w:val="00FD0D3F"/>
    <w:rsid w:val="00FD253E"/>
    <w:rsid w:val="00FD319F"/>
    <w:rsid w:val="00FD4B01"/>
    <w:rsid w:val="00FD531E"/>
    <w:rsid w:val="00FD7F83"/>
    <w:rsid w:val="00FE0AC7"/>
    <w:rsid w:val="00FE1EE7"/>
    <w:rsid w:val="00FE2831"/>
    <w:rsid w:val="00FE2B4F"/>
    <w:rsid w:val="00FE2D7A"/>
    <w:rsid w:val="00FE56CF"/>
    <w:rsid w:val="00FE63E1"/>
    <w:rsid w:val="00FF003E"/>
    <w:rsid w:val="00FF075F"/>
    <w:rsid w:val="00FF142A"/>
    <w:rsid w:val="00FF2B32"/>
    <w:rsid w:val="00FF2C37"/>
    <w:rsid w:val="00FF3858"/>
    <w:rsid w:val="00FF389A"/>
    <w:rsid w:val="00FF426C"/>
    <w:rsid w:val="00FF497F"/>
    <w:rsid w:val="00FF5116"/>
    <w:rsid w:val="00FF5569"/>
    <w:rsid w:val="00FF6C0D"/>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9E97B"/>
  <w15:docId w15:val="{EFCCE12E-75DC-4D28-980C-089C0D62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E405BB"/>
  </w:style>
  <w:style w:type="character" w:customStyle="1" w:styleId="normaltextrun">
    <w:name w:val="normaltextrun"/>
    <w:basedOn w:val="DefaultParagraphFont"/>
    <w:rsid w:val="00EF25B4"/>
  </w:style>
  <w:style w:type="character" w:styleId="Hyperlink">
    <w:name w:val="Hyperlink"/>
    <w:basedOn w:val="DefaultParagraphFont"/>
    <w:uiPriority w:val="99"/>
    <w:unhideWhenUsed/>
    <w:rsid w:val="0047177B"/>
    <w:rPr>
      <w:color w:val="0000FF" w:themeColor="hyperlink"/>
      <w:u w:val="single"/>
    </w:rPr>
  </w:style>
  <w:style w:type="character" w:styleId="UnresolvedMention">
    <w:name w:val="Unresolved Mention"/>
    <w:basedOn w:val="DefaultParagraphFont"/>
    <w:uiPriority w:val="99"/>
    <w:semiHidden/>
    <w:unhideWhenUsed/>
    <w:rsid w:val="0047177B"/>
    <w:rPr>
      <w:color w:val="605E5C"/>
      <w:shd w:val="clear" w:color="auto" w:fill="E1DFDD"/>
    </w:rPr>
  </w:style>
  <w:style w:type="paragraph" w:styleId="Bibliography">
    <w:name w:val="Bibliography"/>
    <w:basedOn w:val="Normal"/>
    <w:next w:val="Normal"/>
    <w:uiPriority w:val="37"/>
    <w:unhideWhenUsed/>
    <w:rsid w:val="00340C59"/>
    <w:pPr>
      <w:spacing w:line="240" w:lineRule="auto"/>
      <w:ind w:left="720" w:hanging="720"/>
    </w:pPr>
  </w:style>
  <w:style w:type="character" w:styleId="CommentReference">
    <w:name w:val="annotation reference"/>
    <w:basedOn w:val="DefaultParagraphFont"/>
    <w:uiPriority w:val="99"/>
    <w:semiHidden/>
    <w:unhideWhenUsed/>
    <w:rsid w:val="005515A8"/>
    <w:rPr>
      <w:sz w:val="16"/>
      <w:szCs w:val="16"/>
    </w:rPr>
  </w:style>
  <w:style w:type="paragraph" w:styleId="CommentText">
    <w:name w:val="annotation text"/>
    <w:basedOn w:val="Normal"/>
    <w:link w:val="CommentTextChar"/>
    <w:uiPriority w:val="99"/>
    <w:unhideWhenUsed/>
    <w:rsid w:val="005515A8"/>
    <w:pPr>
      <w:spacing w:line="240" w:lineRule="auto"/>
    </w:pPr>
    <w:rPr>
      <w:sz w:val="20"/>
      <w:szCs w:val="20"/>
    </w:rPr>
  </w:style>
  <w:style w:type="character" w:customStyle="1" w:styleId="CommentTextChar">
    <w:name w:val="Comment Text Char"/>
    <w:basedOn w:val="DefaultParagraphFont"/>
    <w:link w:val="CommentText"/>
    <w:uiPriority w:val="99"/>
    <w:rsid w:val="005515A8"/>
    <w:rPr>
      <w:sz w:val="20"/>
      <w:szCs w:val="20"/>
    </w:rPr>
  </w:style>
  <w:style w:type="paragraph" w:styleId="CommentSubject">
    <w:name w:val="annotation subject"/>
    <w:basedOn w:val="CommentText"/>
    <w:next w:val="CommentText"/>
    <w:link w:val="CommentSubjectChar"/>
    <w:uiPriority w:val="99"/>
    <w:semiHidden/>
    <w:unhideWhenUsed/>
    <w:rsid w:val="005515A8"/>
    <w:rPr>
      <w:b/>
      <w:bCs/>
    </w:rPr>
  </w:style>
  <w:style w:type="character" w:customStyle="1" w:styleId="CommentSubjectChar">
    <w:name w:val="Comment Subject Char"/>
    <w:basedOn w:val="CommentTextChar"/>
    <w:link w:val="CommentSubject"/>
    <w:uiPriority w:val="99"/>
    <w:semiHidden/>
    <w:rsid w:val="005515A8"/>
    <w:rPr>
      <w:b/>
      <w:bCs/>
      <w:sz w:val="20"/>
      <w:szCs w:val="20"/>
    </w:rPr>
  </w:style>
  <w:style w:type="paragraph" w:styleId="ListParagraph">
    <w:name w:val="List Paragraph"/>
    <w:basedOn w:val="Normal"/>
    <w:uiPriority w:val="34"/>
    <w:qFormat/>
    <w:rsid w:val="00FF5569"/>
    <w:pPr>
      <w:ind w:left="720"/>
      <w:contextualSpacing/>
    </w:pPr>
  </w:style>
  <w:style w:type="paragraph" w:styleId="Header">
    <w:name w:val="header"/>
    <w:basedOn w:val="Normal"/>
    <w:link w:val="HeaderChar"/>
    <w:uiPriority w:val="99"/>
    <w:unhideWhenUsed/>
    <w:rsid w:val="008B3316"/>
    <w:pPr>
      <w:tabs>
        <w:tab w:val="center" w:pos="4680"/>
        <w:tab w:val="right" w:pos="9360"/>
      </w:tabs>
      <w:spacing w:line="240" w:lineRule="auto"/>
    </w:pPr>
  </w:style>
  <w:style w:type="character" w:customStyle="1" w:styleId="HeaderChar">
    <w:name w:val="Header Char"/>
    <w:basedOn w:val="DefaultParagraphFont"/>
    <w:link w:val="Header"/>
    <w:uiPriority w:val="99"/>
    <w:rsid w:val="008B3316"/>
  </w:style>
  <w:style w:type="paragraph" w:styleId="Footer">
    <w:name w:val="footer"/>
    <w:basedOn w:val="Normal"/>
    <w:link w:val="FooterChar"/>
    <w:uiPriority w:val="99"/>
    <w:unhideWhenUsed/>
    <w:rsid w:val="008B3316"/>
    <w:pPr>
      <w:tabs>
        <w:tab w:val="center" w:pos="4680"/>
        <w:tab w:val="right" w:pos="9360"/>
      </w:tabs>
      <w:spacing w:line="240" w:lineRule="auto"/>
    </w:pPr>
  </w:style>
  <w:style w:type="character" w:customStyle="1" w:styleId="FooterChar">
    <w:name w:val="Footer Char"/>
    <w:basedOn w:val="DefaultParagraphFont"/>
    <w:link w:val="Footer"/>
    <w:uiPriority w:val="99"/>
    <w:rsid w:val="008B3316"/>
  </w:style>
  <w:style w:type="paragraph" w:styleId="Revision">
    <w:name w:val="Revision"/>
    <w:hidden/>
    <w:uiPriority w:val="99"/>
    <w:semiHidden/>
    <w:rsid w:val="001073D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AE1E3-2936-4ADD-A0EE-943DB0705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4122</TotalTime>
  <Pages>34</Pages>
  <Words>50530</Words>
  <Characters>276402</Characters>
  <Application>Microsoft Office Word</Application>
  <DocSecurity>0</DocSecurity>
  <Lines>4531</Lines>
  <Paragraphs>1297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Barrus</dc:creator>
  <cp:lastModifiedBy>Nathan Barrus</cp:lastModifiedBy>
  <cp:revision>520</cp:revision>
  <dcterms:created xsi:type="dcterms:W3CDTF">2025-11-25T13:35:00Z</dcterms:created>
  <dcterms:modified xsi:type="dcterms:W3CDTF">2026-01-12T14:25:00Z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id="BCy69FMU"/&gt;&lt;style id="http://www.zotero.org/styles/ecology-letters" hasBibliography="1" bibliographyStyleHasBeenSet="1"/&gt;&lt;prefs&gt;&lt;pref name="fieldType" value="Field"/&gt;&lt;/prefs&gt;&lt;/data&gt;</vt:lpwstr>
  </property>
</Properties>
</file>