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D25A8" w14:textId="20DED127" w:rsidR="00E405BB" w:rsidRPr="00605F58" w:rsidRDefault="00E405B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Journal: Ecology Letters</w:t>
      </w:r>
      <w:r w:rsidR="00212F45" w:rsidRPr="00605F58">
        <w:rPr>
          <w:rFonts w:ascii="Times New Roman" w:eastAsia="Times New Roman" w:hAnsi="Times New Roman" w:cs="Times New Roman"/>
          <w:sz w:val="24"/>
          <w:szCs w:val="24"/>
        </w:rPr>
        <w:t xml:space="preserve"> </w:t>
      </w:r>
    </w:p>
    <w:p w14:paraId="75C156E4" w14:textId="77777777" w:rsidR="00D86646" w:rsidRPr="00605F58" w:rsidRDefault="00D86646" w:rsidP="00605F58">
      <w:pPr>
        <w:spacing w:line="480" w:lineRule="auto"/>
        <w:rPr>
          <w:rFonts w:ascii="Times New Roman" w:eastAsia="Times New Roman" w:hAnsi="Times New Roman" w:cs="Times New Roman"/>
          <w:sz w:val="24"/>
          <w:szCs w:val="24"/>
        </w:rPr>
      </w:pPr>
    </w:p>
    <w:p w14:paraId="70440BB2" w14:textId="101333AA" w:rsidR="00D86646" w:rsidRPr="00605F58" w:rsidRDefault="00D86646"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Article Type: Synthesis (Requires a proposal 300 words long</w:t>
      </w:r>
      <w:r w:rsidR="00596F77">
        <w:rPr>
          <w:rFonts w:ascii="Times New Roman" w:eastAsia="Times New Roman" w:hAnsi="Times New Roman" w:cs="Times New Roman"/>
          <w:sz w:val="24"/>
          <w:szCs w:val="24"/>
        </w:rPr>
        <w:t xml:space="preserve"> that </w:t>
      </w:r>
      <w:r w:rsidRPr="00605F58">
        <w:rPr>
          <w:rFonts w:ascii="Times New Roman" w:eastAsia="Times New Roman" w:hAnsi="Times New Roman" w:cs="Times New Roman"/>
          <w:sz w:val="24"/>
          <w:szCs w:val="24"/>
        </w:rPr>
        <w:t>describ</w:t>
      </w:r>
      <w:r w:rsidR="00596F77">
        <w:rPr>
          <w:rFonts w:ascii="Times New Roman" w:eastAsia="Times New Roman" w:hAnsi="Times New Roman" w:cs="Times New Roman"/>
          <w:sz w:val="24"/>
          <w:szCs w:val="24"/>
        </w:rPr>
        <w:t>es</w:t>
      </w:r>
      <w:r w:rsidRPr="00605F58">
        <w:rPr>
          <w:rFonts w:ascii="Times New Roman" w:eastAsia="Times New Roman" w:hAnsi="Times New Roman" w:cs="Times New Roman"/>
          <w:sz w:val="24"/>
          <w:szCs w:val="24"/>
        </w:rPr>
        <w:t xml:space="preserve"> the nature and novelty of the work, and the contribution of the proposed article to the discipline</w:t>
      </w:r>
      <w:r w:rsidR="009E42E4">
        <w:rPr>
          <w:rFonts w:ascii="Times New Roman" w:eastAsia="Times New Roman" w:hAnsi="Times New Roman" w:cs="Times New Roman"/>
          <w:sz w:val="24"/>
          <w:szCs w:val="24"/>
        </w:rPr>
        <w:t>. It is</w:t>
      </w:r>
      <w:r w:rsidR="007C6136">
        <w:rPr>
          <w:rFonts w:ascii="Times New Roman" w:eastAsia="Times New Roman" w:hAnsi="Times New Roman" w:cs="Times New Roman"/>
          <w:sz w:val="24"/>
          <w:szCs w:val="24"/>
        </w:rPr>
        <w:t xml:space="preserve"> to be submitted to ecology letters prior to the articles submission</w:t>
      </w:r>
      <w:r w:rsidRPr="00605F58">
        <w:rPr>
          <w:rFonts w:ascii="Times New Roman" w:eastAsia="Times New Roman" w:hAnsi="Times New Roman" w:cs="Times New Roman"/>
          <w:sz w:val="24"/>
          <w:szCs w:val="24"/>
        </w:rPr>
        <w:t>)</w:t>
      </w:r>
    </w:p>
    <w:p w14:paraId="3BC06B79" w14:textId="77777777" w:rsidR="003B3A48" w:rsidRPr="00605F58" w:rsidRDefault="003B3A48" w:rsidP="00605F58">
      <w:pPr>
        <w:spacing w:line="480" w:lineRule="auto"/>
        <w:rPr>
          <w:rFonts w:ascii="Times New Roman" w:eastAsia="Times New Roman" w:hAnsi="Times New Roman" w:cs="Times New Roman"/>
          <w:sz w:val="24"/>
          <w:szCs w:val="24"/>
        </w:rPr>
      </w:pPr>
    </w:p>
    <w:p w14:paraId="7279E97B" w14:textId="38FDB836" w:rsidR="00FE56CF" w:rsidRPr="00605F58" w:rsidRDefault="002E09BE"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Article Title: </w:t>
      </w:r>
      <w:ins w:id="0" w:author="Nathan Dorn" w:date="2026-02-19T09:47:00Z" w16du:dateUtc="2026-02-19T14:47:00Z">
        <w:r w:rsidR="008B53E2">
          <w:rPr>
            <w:rFonts w:ascii="Times New Roman" w:eastAsia="Times New Roman" w:hAnsi="Times New Roman" w:cs="Times New Roman"/>
            <w:sz w:val="24"/>
            <w:szCs w:val="24"/>
          </w:rPr>
          <w:t xml:space="preserve">Evaluating the </w:t>
        </w:r>
      </w:ins>
      <w:ins w:id="1" w:author="Nathan Dorn" w:date="2026-02-19T09:46:00Z" w16du:dateUtc="2026-02-19T14:46:00Z">
        <w:r w:rsidR="008B53E2">
          <w:rPr>
            <w:rFonts w:ascii="Times New Roman" w:eastAsia="Times New Roman" w:hAnsi="Times New Roman" w:cs="Times New Roman"/>
            <w:sz w:val="24"/>
            <w:szCs w:val="24"/>
          </w:rPr>
          <w:t>evidence for the boom-bust invasion dynamic</w:t>
        </w:r>
      </w:ins>
      <w:ins w:id="2" w:author="Nathan Dorn" w:date="2026-02-19T09:47:00Z" w16du:dateUtc="2026-02-19T14:47:00Z">
        <w:r w:rsidR="008B53E2">
          <w:rPr>
            <w:rFonts w:ascii="Times New Roman" w:eastAsia="Times New Roman" w:hAnsi="Times New Roman" w:cs="Times New Roman"/>
            <w:sz w:val="24"/>
            <w:szCs w:val="24"/>
          </w:rPr>
          <w:t>.</w:t>
        </w:r>
      </w:ins>
    </w:p>
    <w:p w14:paraId="7279E97C" w14:textId="77777777" w:rsidR="00FE56CF" w:rsidRPr="00605F58" w:rsidRDefault="00FE56CF" w:rsidP="00605F58">
      <w:pPr>
        <w:spacing w:line="480" w:lineRule="auto"/>
        <w:rPr>
          <w:rFonts w:ascii="Times New Roman" w:eastAsia="Times New Roman" w:hAnsi="Times New Roman" w:cs="Times New Roman"/>
          <w:sz w:val="24"/>
          <w:szCs w:val="24"/>
        </w:rPr>
      </w:pPr>
    </w:p>
    <w:p w14:paraId="3E916BA6" w14:textId="1C5BE467" w:rsidR="008A235B" w:rsidRPr="00605F58" w:rsidRDefault="008A235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Running Title: </w:t>
      </w:r>
      <w:r w:rsidR="00E93948" w:rsidRPr="00605F58">
        <w:rPr>
          <w:rFonts w:ascii="Times New Roman" w:eastAsia="Times New Roman" w:hAnsi="Times New Roman" w:cs="Times New Roman"/>
          <w:sz w:val="24"/>
          <w:szCs w:val="24"/>
        </w:rPr>
        <w:t>Quantitative</w:t>
      </w:r>
      <w:r w:rsidR="009B17AF">
        <w:rPr>
          <w:rFonts w:ascii="Times New Roman" w:eastAsia="Times New Roman" w:hAnsi="Times New Roman" w:cs="Times New Roman"/>
          <w:sz w:val="24"/>
          <w:szCs w:val="24"/>
        </w:rPr>
        <w:t xml:space="preserve"> </w:t>
      </w:r>
      <w:del w:id="3" w:author="Nathan Dorn" w:date="2026-02-19T09:47:00Z" w16du:dateUtc="2026-02-19T14:47:00Z">
        <w:r w:rsidR="009B17AF" w:rsidDel="008B53E2">
          <w:rPr>
            <w:rFonts w:ascii="Times New Roman" w:eastAsia="Times New Roman" w:hAnsi="Times New Roman" w:cs="Times New Roman"/>
            <w:sz w:val="24"/>
            <w:szCs w:val="24"/>
          </w:rPr>
          <w:delText xml:space="preserve">description </w:delText>
        </w:r>
      </w:del>
      <w:ins w:id="4" w:author="Nathan Dorn" w:date="2026-02-19T09:47:00Z" w16du:dateUtc="2026-02-19T14:47:00Z">
        <w:r w:rsidR="008B53E2">
          <w:rPr>
            <w:rFonts w:ascii="Times New Roman" w:eastAsia="Times New Roman" w:hAnsi="Times New Roman" w:cs="Times New Roman"/>
            <w:sz w:val="24"/>
            <w:szCs w:val="24"/>
          </w:rPr>
          <w:t xml:space="preserve">review </w:t>
        </w:r>
      </w:ins>
      <w:r w:rsidR="009B17AF">
        <w:rPr>
          <w:rFonts w:ascii="Times New Roman" w:eastAsia="Times New Roman" w:hAnsi="Times New Roman" w:cs="Times New Roman"/>
          <w:sz w:val="24"/>
          <w:szCs w:val="24"/>
        </w:rPr>
        <w:t>of</w:t>
      </w:r>
      <w:r w:rsidR="00170CF8" w:rsidRPr="00605F58">
        <w:rPr>
          <w:rFonts w:ascii="Times New Roman" w:eastAsia="Times New Roman" w:hAnsi="Times New Roman" w:cs="Times New Roman"/>
          <w:sz w:val="24"/>
          <w:szCs w:val="24"/>
        </w:rPr>
        <w:t xml:space="preserve"> boom-bust</w:t>
      </w:r>
      <w:ins w:id="5" w:author="Nathan Dorn" w:date="2026-02-19T09:47:00Z" w16du:dateUtc="2026-02-19T14:47:00Z">
        <w:r w:rsidR="008B53E2">
          <w:rPr>
            <w:rFonts w:ascii="Times New Roman" w:eastAsia="Times New Roman" w:hAnsi="Times New Roman" w:cs="Times New Roman"/>
            <w:sz w:val="24"/>
            <w:szCs w:val="24"/>
          </w:rPr>
          <w:t xml:space="preserve"> dynamics</w:t>
        </w:r>
      </w:ins>
      <w:del w:id="6" w:author="Nathan Dorn" w:date="2026-02-19T09:47:00Z" w16du:dateUtc="2026-02-19T14:47:00Z">
        <w:r w:rsidR="00E81068" w:rsidRPr="00605F58" w:rsidDel="008B53E2">
          <w:rPr>
            <w:rFonts w:ascii="Times New Roman" w:eastAsia="Times New Roman" w:hAnsi="Times New Roman" w:cs="Times New Roman"/>
            <w:sz w:val="24"/>
            <w:szCs w:val="24"/>
          </w:rPr>
          <w:delText>s</w:delText>
        </w:r>
      </w:del>
      <w:r w:rsidR="009B17AF">
        <w:rPr>
          <w:rFonts w:ascii="Times New Roman" w:eastAsia="Times New Roman" w:hAnsi="Times New Roman" w:cs="Times New Roman"/>
          <w:sz w:val="24"/>
          <w:szCs w:val="24"/>
        </w:rPr>
        <w:t xml:space="preserve"> in invasions</w:t>
      </w:r>
    </w:p>
    <w:p w14:paraId="530DC08C" w14:textId="77777777" w:rsidR="008A235B" w:rsidRPr="00605F58" w:rsidRDefault="008A235B" w:rsidP="00605F58">
      <w:pPr>
        <w:spacing w:line="480" w:lineRule="auto"/>
        <w:rPr>
          <w:rFonts w:ascii="Times New Roman" w:eastAsia="Times New Roman" w:hAnsi="Times New Roman" w:cs="Times New Roman"/>
          <w:sz w:val="24"/>
          <w:szCs w:val="24"/>
        </w:rPr>
      </w:pPr>
    </w:p>
    <w:p w14:paraId="6ACEA87A" w14:textId="76C6A21E" w:rsidR="004974CB" w:rsidRPr="00605F58" w:rsidRDefault="004974C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Authors</w:t>
      </w:r>
      <w:r w:rsidR="00913F38" w:rsidRPr="00605F58">
        <w:rPr>
          <w:rFonts w:ascii="Times New Roman" w:eastAsia="Times New Roman" w:hAnsi="Times New Roman" w:cs="Times New Roman"/>
          <w:sz w:val="24"/>
          <w:szCs w:val="24"/>
        </w:rPr>
        <w:t>:</w:t>
      </w:r>
    </w:p>
    <w:p w14:paraId="6E7B96DC" w14:textId="26C475DA" w:rsidR="0047177B" w:rsidRPr="00605F58" w:rsidRDefault="005064CC" w:rsidP="00605F58">
      <w:pPr>
        <w:spacing w:line="480" w:lineRule="auto"/>
        <w:rPr>
          <w:rFonts w:ascii="Times New Roman" w:hAnsi="Times New Roman" w:cs="Times New Roman"/>
          <w:color w:val="000000"/>
          <w:sz w:val="24"/>
          <w:szCs w:val="24"/>
          <w:shd w:val="clear" w:color="auto" w:fill="FFFFFF"/>
        </w:rPr>
      </w:pPr>
      <w:r w:rsidRPr="00605F58">
        <w:rPr>
          <w:rFonts w:ascii="Times New Roman" w:eastAsia="Times New Roman" w:hAnsi="Times New Roman" w:cs="Times New Roman"/>
          <w:sz w:val="24"/>
          <w:szCs w:val="24"/>
        </w:rPr>
        <w:t>Nathan T. Barrus</w:t>
      </w:r>
      <w:r w:rsidR="006D0ECA" w:rsidRPr="00605F58">
        <w:rPr>
          <w:rFonts w:ascii="Times New Roman" w:eastAsia="Times New Roman" w:hAnsi="Times New Roman" w:cs="Times New Roman"/>
          <w:sz w:val="24"/>
          <w:szCs w:val="24"/>
          <w:vertAlign w:val="superscript"/>
        </w:rPr>
        <w:t>1,2</w:t>
      </w:r>
      <w:r w:rsidR="00913F38" w:rsidRPr="00605F58">
        <w:rPr>
          <w:rFonts w:ascii="Times New Roman" w:eastAsia="Times New Roman" w:hAnsi="Times New Roman" w:cs="Times New Roman"/>
          <w:sz w:val="24"/>
          <w:szCs w:val="24"/>
        </w:rPr>
        <w:t xml:space="preserve">; ORCID: </w:t>
      </w:r>
      <w:r w:rsidR="00EF25B4" w:rsidRPr="00605F58">
        <w:rPr>
          <w:rStyle w:val="normaltextrun"/>
          <w:rFonts w:ascii="Times New Roman" w:hAnsi="Times New Roman" w:cs="Times New Roman"/>
          <w:color w:val="000000"/>
          <w:sz w:val="24"/>
          <w:szCs w:val="24"/>
          <w:shd w:val="clear" w:color="auto" w:fill="FFFFFF"/>
        </w:rPr>
        <w:t>0000-0001-7503-3120; email: nbarrus1@gmail.com</w:t>
      </w:r>
    </w:p>
    <w:p w14:paraId="7279E97E" w14:textId="7EC14F40" w:rsidR="00FE56CF" w:rsidRPr="00605F58" w:rsidRDefault="006D0ECA" w:rsidP="00605F58">
      <w:pPr>
        <w:spacing w:line="480" w:lineRule="auto"/>
        <w:rPr>
          <w:rStyle w:val="normaltextrun"/>
          <w:rFonts w:ascii="Times New Roman" w:hAnsi="Times New Roman" w:cs="Times New Roman"/>
          <w:color w:val="000000"/>
          <w:sz w:val="24"/>
          <w:szCs w:val="24"/>
          <w:shd w:val="clear" w:color="auto" w:fill="FFFFFF"/>
        </w:rPr>
      </w:pPr>
      <w:r w:rsidRPr="00605F58">
        <w:rPr>
          <w:rFonts w:ascii="Times New Roman" w:eastAsia="Times New Roman" w:hAnsi="Times New Roman" w:cs="Times New Roman"/>
          <w:sz w:val="24"/>
          <w:szCs w:val="24"/>
        </w:rPr>
        <w:t>Nathan J. Dorn</w:t>
      </w:r>
      <w:r w:rsidR="005C0BC8" w:rsidRPr="00605F58">
        <w:rPr>
          <w:rFonts w:ascii="Times New Roman" w:eastAsia="Times New Roman" w:hAnsi="Times New Roman" w:cs="Times New Roman"/>
          <w:sz w:val="24"/>
          <w:szCs w:val="24"/>
          <w:vertAlign w:val="superscript"/>
        </w:rPr>
        <w:t>2</w:t>
      </w:r>
      <w:r w:rsidR="00EF25B4" w:rsidRPr="00605F58">
        <w:rPr>
          <w:rFonts w:ascii="Times New Roman" w:eastAsia="Times New Roman" w:hAnsi="Times New Roman" w:cs="Times New Roman"/>
          <w:sz w:val="24"/>
          <w:szCs w:val="24"/>
        </w:rPr>
        <w:t xml:space="preserve">; </w:t>
      </w:r>
      <w:r w:rsidR="0047177B" w:rsidRPr="00605F58">
        <w:rPr>
          <w:rStyle w:val="normaltextrun"/>
          <w:rFonts w:ascii="Times New Roman" w:hAnsi="Times New Roman" w:cs="Times New Roman"/>
          <w:color w:val="000000"/>
          <w:sz w:val="24"/>
          <w:szCs w:val="24"/>
          <w:shd w:val="clear" w:color="auto" w:fill="FFFFFF"/>
        </w:rPr>
        <w:t xml:space="preserve">ORCID: 0000-0001-5516-0253; email: </w:t>
      </w:r>
      <w:r w:rsidR="0047177B" w:rsidRPr="0074012E">
        <w:rPr>
          <w:rStyle w:val="normaltextrun"/>
          <w:rFonts w:ascii="Times New Roman" w:hAnsi="Times New Roman" w:cs="Times New Roman"/>
          <w:color w:val="000000"/>
          <w:sz w:val="24"/>
          <w:szCs w:val="24"/>
          <w:shd w:val="clear" w:color="auto" w:fill="FFFFFF"/>
        </w:rPr>
        <w:t>ndorn@fiu.edu</w:t>
      </w:r>
    </w:p>
    <w:p w14:paraId="74CE4AFE" w14:textId="77777777" w:rsidR="0047177B" w:rsidRPr="00605F58" w:rsidRDefault="0047177B" w:rsidP="00605F58">
      <w:pPr>
        <w:spacing w:line="480" w:lineRule="auto"/>
        <w:rPr>
          <w:rStyle w:val="normaltextrun"/>
          <w:rFonts w:ascii="Times New Roman" w:hAnsi="Times New Roman" w:cs="Times New Roman"/>
          <w:color w:val="000000"/>
          <w:sz w:val="24"/>
          <w:szCs w:val="24"/>
          <w:shd w:val="clear" w:color="auto" w:fill="FFFFFF"/>
        </w:rPr>
      </w:pPr>
    </w:p>
    <w:p w14:paraId="23AE845A" w14:textId="5ABDBB24" w:rsidR="0047177B" w:rsidRPr="00605F58" w:rsidRDefault="005C0BC8" w:rsidP="00605F58">
      <w:pPr>
        <w:spacing w:line="480" w:lineRule="auto"/>
        <w:rPr>
          <w:rStyle w:val="normaltextrun"/>
          <w:rFonts w:ascii="Times New Roman" w:hAnsi="Times New Roman" w:cs="Times New Roman"/>
          <w:color w:val="000000"/>
          <w:sz w:val="24"/>
          <w:szCs w:val="24"/>
          <w:shd w:val="clear" w:color="auto" w:fill="FFFFFF"/>
        </w:rPr>
      </w:pPr>
      <w:r w:rsidRPr="00605F58">
        <w:rPr>
          <w:rStyle w:val="normaltextrun"/>
          <w:rFonts w:ascii="Times New Roman" w:hAnsi="Times New Roman" w:cs="Times New Roman"/>
          <w:color w:val="000000"/>
          <w:sz w:val="24"/>
          <w:szCs w:val="24"/>
          <w:shd w:val="clear" w:color="auto" w:fill="FFFFFF"/>
          <w:vertAlign w:val="superscript"/>
        </w:rPr>
        <w:t>1</w:t>
      </w:r>
      <w:r w:rsidRPr="00605F58">
        <w:rPr>
          <w:rStyle w:val="normaltextrun"/>
          <w:rFonts w:ascii="Times New Roman" w:hAnsi="Times New Roman" w:cs="Times New Roman"/>
          <w:color w:val="000000"/>
          <w:sz w:val="24"/>
          <w:szCs w:val="24"/>
          <w:shd w:val="clear" w:color="auto" w:fill="FFFFFF"/>
        </w:rPr>
        <w:t xml:space="preserve"> </w:t>
      </w:r>
      <w:r w:rsidR="004A5E07" w:rsidRPr="00605F58">
        <w:rPr>
          <w:rStyle w:val="normaltextrun"/>
          <w:rFonts w:ascii="Times New Roman" w:hAnsi="Times New Roman" w:cs="Times New Roman"/>
          <w:color w:val="000000"/>
          <w:sz w:val="24"/>
          <w:szCs w:val="24"/>
          <w:shd w:val="clear" w:color="auto" w:fill="FFFFFF"/>
        </w:rPr>
        <w:t>Corresponding</w:t>
      </w:r>
      <w:r w:rsidRPr="00605F58">
        <w:rPr>
          <w:rStyle w:val="normaltextrun"/>
          <w:rFonts w:ascii="Times New Roman" w:hAnsi="Times New Roman" w:cs="Times New Roman"/>
          <w:color w:val="000000"/>
          <w:sz w:val="24"/>
          <w:szCs w:val="24"/>
          <w:shd w:val="clear" w:color="auto" w:fill="FFFFFF"/>
        </w:rPr>
        <w:t xml:space="preserve"> Author</w:t>
      </w:r>
      <w:r w:rsidR="003863F5" w:rsidRPr="00605F58">
        <w:rPr>
          <w:rStyle w:val="normaltextrun"/>
          <w:rFonts w:ascii="Times New Roman" w:hAnsi="Times New Roman" w:cs="Times New Roman"/>
          <w:color w:val="000000"/>
          <w:sz w:val="24"/>
          <w:szCs w:val="24"/>
          <w:shd w:val="clear" w:color="auto" w:fill="FFFFFF"/>
        </w:rPr>
        <w:t>, Nathan T. Barrus, 307-431-0859, nbarrus1@gmail.com</w:t>
      </w:r>
    </w:p>
    <w:p w14:paraId="0F9AC83C" w14:textId="5FF384F3" w:rsidR="00423F1D" w:rsidRPr="00605F58" w:rsidRDefault="004A5E07" w:rsidP="00605F58">
      <w:pPr>
        <w:spacing w:line="480" w:lineRule="auto"/>
        <w:rPr>
          <w:rFonts w:ascii="Times New Roman" w:hAnsi="Times New Roman" w:cs="Times New Roman"/>
          <w:sz w:val="24"/>
          <w:szCs w:val="24"/>
        </w:rPr>
      </w:pPr>
      <w:r w:rsidRPr="00605F58">
        <w:rPr>
          <w:rStyle w:val="normaltextrun"/>
          <w:rFonts w:ascii="Times New Roman" w:hAnsi="Times New Roman" w:cs="Times New Roman"/>
          <w:color w:val="000000"/>
          <w:sz w:val="24"/>
          <w:szCs w:val="24"/>
          <w:shd w:val="clear" w:color="auto" w:fill="FFFFFF"/>
          <w:vertAlign w:val="superscript"/>
        </w:rPr>
        <w:t>2</w:t>
      </w:r>
      <w:r w:rsidR="00993411" w:rsidRPr="00605F58">
        <w:rPr>
          <w:rStyle w:val="normaltextrun"/>
          <w:rFonts w:ascii="Times New Roman" w:hAnsi="Times New Roman" w:cs="Times New Roman"/>
          <w:color w:val="000000"/>
          <w:sz w:val="24"/>
          <w:szCs w:val="24"/>
          <w:shd w:val="clear" w:color="auto" w:fill="FFFFFF"/>
        </w:rPr>
        <w:t xml:space="preserve"> </w:t>
      </w:r>
      <w:r w:rsidR="00272675" w:rsidRPr="00605F58">
        <w:rPr>
          <w:rFonts w:ascii="Times New Roman" w:hAnsi="Times New Roman" w:cs="Times New Roman"/>
          <w:sz w:val="24"/>
          <w:szCs w:val="24"/>
        </w:rPr>
        <w:t>Institute of Environment and Dept. of Biological Sciences, Florida International University, Miami, FL, USA</w:t>
      </w:r>
    </w:p>
    <w:p w14:paraId="65C8EA81" w14:textId="77777777" w:rsidR="00FD253E" w:rsidRPr="00605F58" w:rsidRDefault="00FD253E" w:rsidP="00605F58">
      <w:pPr>
        <w:spacing w:line="480" w:lineRule="auto"/>
        <w:rPr>
          <w:rFonts w:ascii="Times New Roman" w:hAnsi="Times New Roman" w:cs="Times New Roman"/>
          <w:sz w:val="24"/>
          <w:szCs w:val="24"/>
        </w:rPr>
      </w:pPr>
    </w:p>
    <w:p w14:paraId="705779B6" w14:textId="33737641" w:rsidR="00FD253E" w:rsidRPr="00605F58" w:rsidRDefault="00FD253E" w:rsidP="00605F58">
      <w:pPr>
        <w:spacing w:line="480" w:lineRule="auto"/>
        <w:rPr>
          <w:rFonts w:ascii="Times New Roman" w:hAnsi="Times New Roman" w:cs="Times New Roman"/>
          <w:sz w:val="24"/>
          <w:szCs w:val="24"/>
        </w:rPr>
      </w:pPr>
      <w:r w:rsidRPr="00605F58">
        <w:rPr>
          <w:rFonts w:ascii="Times New Roman" w:hAnsi="Times New Roman" w:cs="Times New Roman"/>
          <w:sz w:val="24"/>
          <w:szCs w:val="24"/>
        </w:rPr>
        <w:t>Key words</w:t>
      </w:r>
      <w:r w:rsidR="00DA0834" w:rsidRPr="00605F58">
        <w:rPr>
          <w:rFonts w:ascii="Times New Roman" w:hAnsi="Times New Roman" w:cs="Times New Roman"/>
          <w:sz w:val="24"/>
          <w:szCs w:val="24"/>
        </w:rPr>
        <w:t xml:space="preserve"> (10)</w:t>
      </w:r>
      <w:r w:rsidRPr="00605F58">
        <w:rPr>
          <w:rFonts w:ascii="Times New Roman" w:hAnsi="Times New Roman" w:cs="Times New Roman"/>
          <w:sz w:val="24"/>
          <w:szCs w:val="24"/>
        </w:rPr>
        <w:t>:</w:t>
      </w:r>
      <w:r w:rsidR="00373400" w:rsidRPr="00605F58">
        <w:rPr>
          <w:rFonts w:ascii="Times New Roman" w:hAnsi="Times New Roman" w:cs="Times New Roman"/>
          <w:sz w:val="24"/>
          <w:szCs w:val="24"/>
        </w:rPr>
        <w:t xml:space="preserve"> Invasions, Population Irruptions, Population Collapse, Population Crash,</w:t>
      </w:r>
    </w:p>
    <w:p w14:paraId="6641377B" w14:textId="77777777" w:rsidR="004147BA" w:rsidRPr="00605F58" w:rsidRDefault="004147BA" w:rsidP="00605F58">
      <w:pPr>
        <w:spacing w:line="480" w:lineRule="auto"/>
        <w:rPr>
          <w:rFonts w:ascii="Times New Roman" w:eastAsia="Times New Roman" w:hAnsi="Times New Roman" w:cs="Times New Roman"/>
          <w:sz w:val="24"/>
          <w:szCs w:val="24"/>
        </w:rPr>
      </w:pPr>
    </w:p>
    <w:p w14:paraId="5784C976" w14:textId="3E0C0BD0" w:rsidR="001C0C4E" w:rsidRPr="00605F58" w:rsidRDefault="001C0C4E"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Abstract Word </w:t>
      </w:r>
      <w:proofErr w:type="gramStart"/>
      <w:r w:rsidRPr="00605F58">
        <w:rPr>
          <w:rFonts w:ascii="Times New Roman" w:eastAsia="Times New Roman" w:hAnsi="Times New Roman" w:cs="Times New Roman"/>
          <w:sz w:val="24"/>
          <w:szCs w:val="24"/>
        </w:rPr>
        <w:t>Count (##</w:t>
      </w:r>
      <w:proofErr w:type="gramEnd"/>
      <w:r w:rsidRPr="00605F58">
        <w:rPr>
          <w:rFonts w:ascii="Times New Roman" w:eastAsia="Times New Roman" w:hAnsi="Times New Roman" w:cs="Times New Roman"/>
          <w:sz w:val="24"/>
          <w:szCs w:val="24"/>
        </w:rPr>
        <w:t xml:space="preserve">), </w:t>
      </w:r>
      <w:r w:rsidR="00A907FE" w:rsidRPr="00605F58">
        <w:rPr>
          <w:rFonts w:ascii="Times New Roman" w:eastAsia="Times New Roman" w:hAnsi="Times New Roman" w:cs="Times New Roman"/>
          <w:sz w:val="24"/>
          <w:szCs w:val="24"/>
        </w:rPr>
        <w:t xml:space="preserve">Main </w:t>
      </w:r>
      <w:proofErr w:type="gramStart"/>
      <w:r w:rsidR="00A907FE" w:rsidRPr="00605F58">
        <w:rPr>
          <w:rFonts w:ascii="Times New Roman" w:eastAsia="Times New Roman" w:hAnsi="Times New Roman" w:cs="Times New Roman"/>
          <w:sz w:val="24"/>
          <w:szCs w:val="24"/>
        </w:rPr>
        <w:t>Text (##</w:t>
      </w:r>
      <w:proofErr w:type="gramEnd"/>
      <w:r w:rsidR="00A907FE" w:rsidRPr="00605F58">
        <w:rPr>
          <w:rFonts w:ascii="Times New Roman" w:eastAsia="Times New Roman" w:hAnsi="Times New Roman" w:cs="Times New Roman"/>
          <w:sz w:val="24"/>
          <w:szCs w:val="24"/>
        </w:rPr>
        <w:t>), Text Box</w:t>
      </w:r>
      <w:r w:rsidR="00032A4F" w:rsidRPr="00605F58">
        <w:rPr>
          <w:rFonts w:ascii="Times New Roman" w:eastAsia="Times New Roman" w:hAnsi="Times New Roman" w:cs="Times New Roman"/>
          <w:sz w:val="24"/>
          <w:szCs w:val="24"/>
        </w:rPr>
        <w:t xml:space="preserve"> 1 Word </w:t>
      </w:r>
      <w:proofErr w:type="gramStart"/>
      <w:r w:rsidR="00032A4F" w:rsidRPr="00605F58">
        <w:rPr>
          <w:rFonts w:ascii="Times New Roman" w:eastAsia="Times New Roman" w:hAnsi="Times New Roman" w:cs="Times New Roman"/>
          <w:sz w:val="24"/>
          <w:szCs w:val="24"/>
        </w:rPr>
        <w:t>Count (##</w:t>
      </w:r>
      <w:proofErr w:type="gramEnd"/>
      <w:r w:rsidR="00032A4F" w:rsidRPr="00605F58">
        <w:rPr>
          <w:rFonts w:ascii="Times New Roman" w:eastAsia="Times New Roman" w:hAnsi="Times New Roman" w:cs="Times New Roman"/>
          <w:sz w:val="24"/>
          <w:szCs w:val="24"/>
        </w:rPr>
        <w:t>)</w:t>
      </w:r>
    </w:p>
    <w:p w14:paraId="55969E8F" w14:textId="77777777" w:rsidR="004147BA" w:rsidRPr="00605F58" w:rsidRDefault="004147BA" w:rsidP="00605F58">
      <w:pPr>
        <w:spacing w:line="480" w:lineRule="auto"/>
        <w:rPr>
          <w:rFonts w:ascii="Times New Roman" w:eastAsia="Times New Roman" w:hAnsi="Times New Roman" w:cs="Times New Roman"/>
          <w:sz w:val="24"/>
          <w:szCs w:val="24"/>
        </w:rPr>
      </w:pPr>
      <w:proofErr w:type="gramStart"/>
      <w:r w:rsidRPr="00605F58">
        <w:rPr>
          <w:rFonts w:ascii="Times New Roman" w:eastAsia="Times New Roman" w:hAnsi="Times New Roman" w:cs="Times New Roman"/>
          <w:sz w:val="24"/>
          <w:szCs w:val="24"/>
        </w:rPr>
        <w:t>References (##</w:t>
      </w:r>
      <w:proofErr w:type="gramEnd"/>
      <w:r w:rsidRPr="00605F58">
        <w:rPr>
          <w:rFonts w:ascii="Times New Roman" w:eastAsia="Times New Roman" w:hAnsi="Times New Roman" w:cs="Times New Roman"/>
          <w:sz w:val="24"/>
          <w:szCs w:val="24"/>
        </w:rPr>
        <w:t xml:space="preserve">), </w:t>
      </w:r>
      <w:proofErr w:type="gramStart"/>
      <w:r w:rsidRPr="00605F58">
        <w:rPr>
          <w:rFonts w:ascii="Times New Roman" w:eastAsia="Times New Roman" w:hAnsi="Times New Roman" w:cs="Times New Roman"/>
          <w:sz w:val="24"/>
          <w:szCs w:val="24"/>
        </w:rPr>
        <w:t>Figures (##</w:t>
      </w:r>
      <w:proofErr w:type="gramEnd"/>
      <w:r w:rsidRPr="00605F58">
        <w:rPr>
          <w:rFonts w:ascii="Times New Roman" w:eastAsia="Times New Roman" w:hAnsi="Times New Roman" w:cs="Times New Roman"/>
          <w:sz w:val="24"/>
          <w:szCs w:val="24"/>
        </w:rPr>
        <w:t xml:space="preserve">), </w:t>
      </w:r>
      <w:proofErr w:type="gramStart"/>
      <w:r w:rsidRPr="00605F58">
        <w:rPr>
          <w:rFonts w:ascii="Times New Roman" w:eastAsia="Times New Roman" w:hAnsi="Times New Roman" w:cs="Times New Roman"/>
          <w:sz w:val="24"/>
          <w:szCs w:val="24"/>
        </w:rPr>
        <w:t>Tables (##</w:t>
      </w:r>
      <w:proofErr w:type="gramEnd"/>
      <w:r w:rsidRPr="00605F58">
        <w:rPr>
          <w:rFonts w:ascii="Times New Roman" w:eastAsia="Times New Roman" w:hAnsi="Times New Roman" w:cs="Times New Roman"/>
          <w:sz w:val="24"/>
          <w:szCs w:val="24"/>
        </w:rPr>
        <w:t xml:space="preserve">), Text </w:t>
      </w:r>
      <w:proofErr w:type="gramStart"/>
      <w:r w:rsidRPr="00605F58">
        <w:rPr>
          <w:rFonts w:ascii="Times New Roman" w:eastAsia="Times New Roman" w:hAnsi="Times New Roman" w:cs="Times New Roman"/>
          <w:sz w:val="24"/>
          <w:szCs w:val="24"/>
        </w:rPr>
        <w:t>boxes (##</w:t>
      </w:r>
      <w:proofErr w:type="gramEnd"/>
      <w:r w:rsidRPr="00605F58">
        <w:rPr>
          <w:rFonts w:ascii="Times New Roman" w:eastAsia="Times New Roman" w:hAnsi="Times New Roman" w:cs="Times New Roman"/>
          <w:sz w:val="24"/>
          <w:szCs w:val="24"/>
        </w:rPr>
        <w:t>)</w:t>
      </w:r>
    </w:p>
    <w:p w14:paraId="110B8B92" w14:textId="77777777" w:rsidR="001C0C4E" w:rsidRPr="00605F58" w:rsidRDefault="001C0C4E" w:rsidP="00605F58">
      <w:pPr>
        <w:spacing w:line="480" w:lineRule="auto"/>
        <w:rPr>
          <w:rFonts w:ascii="Times New Roman" w:eastAsia="Times New Roman" w:hAnsi="Times New Roman" w:cs="Times New Roman"/>
          <w:sz w:val="24"/>
          <w:szCs w:val="24"/>
        </w:rPr>
      </w:pPr>
    </w:p>
    <w:p w14:paraId="052AA14C" w14:textId="77777777" w:rsidR="00285A6C" w:rsidRPr="00605F58" w:rsidRDefault="00285A6C"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lastRenderedPageBreak/>
        <w:t>Data Accessibility Statement:</w:t>
      </w:r>
    </w:p>
    <w:p w14:paraId="14580E71" w14:textId="5772E3E7" w:rsidR="00285A6C" w:rsidRPr="00605F58" w:rsidRDefault="0074012E" w:rsidP="00605F5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acceptance, all data and code associated with the manuscript will be provided in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For review, the data and code can be found in (</w:t>
      </w:r>
      <w:r w:rsidRPr="0074012E">
        <w:rPr>
          <w:rFonts w:ascii="Times New Roman" w:eastAsia="Times New Roman" w:hAnsi="Times New Roman" w:cs="Times New Roman"/>
          <w:sz w:val="24"/>
          <w:szCs w:val="24"/>
        </w:rPr>
        <w:t>https://github.com/nbarrus1/boom-bust</w:t>
      </w:r>
      <w:r>
        <w:rPr>
          <w:rFonts w:ascii="Times New Roman" w:eastAsia="Times New Roman" w:hAnsi="Times New Roman" w:cs="Times New Roman"/>
          <w:sz w:val="24"/>
          <w:szCs w:val="24"/>
        </w:rPr>
        <w:t>).</w:t>
      </w:r>
    </w:p>
    <w:p w14:paraId="5BA61544" w14:textId="09547283" w:rsidR="00285A6C" w:rsidRPr="00605F58" w:rsidRDefault="00285A6C" w:rsidP="00605F58">
      <w:pPr>
        <w:spacing w:line="480" w:lineRule="auto"/>
        <w:rPr>
          <w:rFonts w:ascii="Times New Roman" w:eastAsia="Times New Roman" w:hAnsi="Times New Roman" w:cs="Times New Roman"/>
          <w:sz w:val="24"/>
          <w:szCs w:val="24"/>
        </w:rPr>
        <w:sectPr w:rsidR="00285A6C" w:rsidRPr="00605F58" w:rsidSect="00D8523E">
          <w:footerReference w:type="default" r:id="rId8"/>
          <w:pgSz w:w="12240" w:h="15840"/>
          <w:pgMar w:top="1440" w:right="1440" w:bottom="1440" w:left="1440" w:header="720" w:footer="720" w:gutter="0"/>
          <w:lnNumType w:countBy="1" w:restart="continuous"/>
          <w:cols w:space="720"/>
          <w:docGrid w:linePitch="299"/>
        </w:sectPr>
      </w:pPr>
      <w:r w:rsidRPr="00605F58">
        <w:rPr>
          <w:rFonts w:ascii="Times New Roman" w:eastAsia="Times New Roman" w:hAnsi="Times New Roman" w:cs="Times New Roman"/>
          <w:sz w:val="24"/>
          <w:szCs w:val="24"/>
        </w:rPr>
        <w:t>Statement of Authorship</w:t>
      </w:r>
      <w:r w:rsidR="00A553B8" w:rsidRPr="00605F58">
        <w:rPr>
          <w:rFonts w:ascii="Times New Roman" w:eastAsia="Times New Roman" w:hAnsi="Times New Roman" w:cs="Times New Roman"/>
          <w:sz w:val="24"/>
          <w:szCs w:val="24"/>
        </w:rPr>
        <w:t>:</w:t>
      </w:r>
    </w:p>
    <w:p w14:paraId="7279E97F" w14:textId="1F044823" w:rsidR="00FE56CF" w:rsidRPr="00605F58" w:rsidRDefault="005064CC"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lastRenderedPageBreak/>
        <w:t>Abstract</w:t>
      </w:r>
      <w:r w:rsidR="00DF3E2C" w:rsidRPr="00605F58">
        <w:rPr>
          <w:rFonts w:ascii="Times New Roman" w:eastAsia="Times New Roman" w:hAnsi="Times New Roman" w:cs="Times New Roman"/>
          <w:sz w:val="24"/>
          <w:szCs w:val="24"/>
        </w:rPr>
        <w:t xml:space="preserve"> (200 words</w:t>
      </w:r>
      <w:r w:rsidR="00340C59">
        <w:rPr>
          <w:rFonts w:ascii="Times New Roman" w:eastAsia="Times New Roman" w:hAnsi="Times New Roman" w:cs="Times New Roman"/>
          <w:sz w:val="24"/>
          <w:szCs w:val="24"/>
        </w:rPr>
        <w:t xml:space="preserve"> limit</w:t>
      </w:r>
      <w:r w:rsidR="00DF3E2C" w:rsidRPr="00605F58">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w:t>
      </w:r>
    </w:p>
    <w:p w14:paraId="0482F404" w14:textId="621406A4" w:rsidR="000F56D5" w:rsidRPr="00D84563" w:rsidRDefault="008C0547" w:rsidP="00D84563">
      <w:pPr>
        <w:spacing w:line="480" w:lineRule="auto"/>
        <w:ind w:firstLine="720"/>
        <w:rPr>
          <w:rFonts w:ascii="Times New Roman" w:eastAsia="Times New Roman" w:hAnsi="Times New Roman" w:cs="Times New Roman"/>
          <w:sz w:val="24"/>
          <w:szCs w:val="24"/>
        </w:rPr>
        <w:sectPr w:rsidR="000F56D5" w:rsidRPr="00D84563" w:rsidSect="00E405BB">
          <w:pgSz w:w="12240" w:h="15840"/>
          <w:pgMar w:top="1440" w:right="1440" w:bottom="1440" w:left="1440" w:header="720" w:footer="720" w:gutter="0"/>
          <w:lnNumType w:countBy="1" w:restart="continuous"/>
          <w:pgNumType w:start="1"/>
          <w:cols w:space="720"/>
          <w:docGrid w:linePitch="299"/>
        </w:sectPr>
      </w:pPr>
      <w:bookmarkStart w:id="7" w:name="_Hlk207993508"/>
      <w:commentRangeStart w:id="8"/>
      <w:r>
        <w:rPr>
          <w:rFonts w:ascii="Times New Roman" w:eastAsia="Times New Roman" w:hAnsi="Times New Roman" w:cs="Times New Roman"/>
          <w:sz w:val="24"/>
          <w:szCs w:val="24"/>
        </w:rPr>
        <w:t>N</w:t>
      </w:r>
      <w:r w:rsidR="00B57283">
        <w:rPr>
          <w:rFonts w:ascii="Times New Roman" w:eastAsia="Times New Roman" w:hAnsi="Times New Roman" w:cs="Times New Roman"/>
          <w:sz w:val="24"/>
          <w:szCs w:val="24"/>
        </w:rPr>
        <w:t>on-native</w:t>
      </w:r>
      <w:r w:rsidR="001073D8">
        <w:rPr>
          <w:rFonts w:ascii="Times New Roman" w:eastAsia="Times New Roman" w:hAnsi="Times New Roman" w:cs="Times New Roman"/>
          <w:sz w:val="24"/>
          <w:szCs w:val="24"/>
        </w:rPr>
        <w:t xml:space="preserve"> species </w:t>
      </w:r>
      <w:r>
        <w:rPr>
          <w:rFonts w:ascii="Times New Roman" w:eastAsia="Times New Roman" w:hAnsi="Times New Roman" w:cs="Times New Roman"/>
          <w:sz w:val="24"/>
          <w:szCs w:val="24"/>
        </w:rPr>
        <w:t xml:space="preserve">can </w:t>
      </w:r>
      <w:r w:rsidR="00B57283">
        <w:rPr>
          <w:rFonts w:ascii="Times New Roman" w:eastAsia="Times New Roman" w:hAnsi="Times New Roman" w:cs="Times New Roman"/>
          <w:sz w:val="24"/>
          <w:szCs w:val="24"/>
        </w:rPr>
        <w:t>undergo</w:t>
      </w:r>
      <w:r w:rsidR="001073D8">
        <w:rPr>
          <w:rFonts w:ascii="Times New Roman" w:eastAsia="Times New Roman" w:hAnsi="Times New Roman" w:cs="Times New Roman"/>
          <w:sz w:val="24"/>
          <w:szCs w:val="24"/>
        </w:rPr>
        <w:t xml:space="preserve"> boom-busts, but </w:t>
      </w:r>
      <w:r w:rsidR="00745928">
        <w:rPr>
          <w:rFonts w:ascii="Times New Roman" w:eastAsia="Times New Roman" w:hAnsi="Times New Roman" w:cs="Times New Roman"/>
          <w:sz w:val="24"/>
          <w:szCs w:val="24"/>
        </w:rPr>
        <w:t>boom-busts have only been</w:t>
      </w:r>
      <w:r w:rsidR="001073D8">
        <w:rPr>
          <w:rFonts w:ascii="Times New Roman" w:eastAsia="Times New Roman" w:hAnsi="Times New Roman" w:cs="Times New Roman"/>
          <w:sz w:val="24"/>
          <w:szCs w:val="24"/>
        </w:rPr>
        <w:t xml:space="preserve"> </w:t>
      </w:r>
      <w:r w:rsidR="005064CC" w:rsidRPr="00605F58">
        <w:rPr>
          <w:rFonts w:ascii="Times New Roman" w:eastAsia="Times New Roman" w:hAnsi="Times New Roman" w:cs="Times New Roman"/>
          <w:sz w:val="24"/>
          <w:szCs w:val="24"/>
        </w:rPr>
        <w:t>qualitative</w:t>
      </w:r>
      <w:r w:rsidR="00745928">
        <w:rPr>
          <w:rFonts w:ascii="Times New Roman" w:eastAsia="Times New Roman" w:hAnsi="Times New Roman" w:cs="Times New Roman"/>
          <w:sz w:val="24"/>
          <w:szCs w:val="24"/>
        </w:rPr>
        <w:t>ly</w:t>
      </w:r>
      <w:r w:rsidR="005064CC" w:rsidRPr="00605F58">
        <w:rPr>
          <w:rFonts w:ascii="Times New Roman" w:eastAsia="Times New Roman" w:hAnsi="Times New Roman" w:cs="Times New Roman"/>
          <w:sz w:val="24"/>
          <w:szCs w:val="24"/>
        </w:rPr>
        <w:t xml:space="preserve"> </w:t>
      </w:r>
      <w:r w:rsidR="00745928" w:rsidRPr="00605F58">
        <w:rPr>
          <w:rFonts w:ascii="Times New Roman" w:eastAsia="Times New Roman" w:hAnsi="Times New Roman" w:cs="Times New Roman"/>
          <w:sz w:val="24"/>
          <w:szCs w:val="24"/>
        </w:rPr>
        <w:t>defin</w:t>
      </w:r>
      <w:r w:rsidR="00745928">
        <w:rPr>
          <w:rFonts w:ascii="Times New Roman" w:eastAsia="Times New Roman" w:hAnsi="Times New Roman" w:cs="Times New Roman"/>
          <w:sz w:val="24"/>
          <w:szCs w:val="24"/>
        </w:rPr>
        <w:t xml:space="preserve">ed, which </w:t>
      </w:r>
      <w:del w:id="9" w:author="Nathan Dorn" w:date="2026-02-17T16:45:00Z" w16du:dateUtc="2026-02-17T21:45:00Z">
        <w:r w:rsidR="00745928" w:rsidDel="00ED0A4C">
          <w:rPr>
            <w:rFonts w:ascii="Times New Roman" w:eastAsia="Times New Roman" w:hAnsi="Times New Roman" w:cs="Times New Roman"/>
            <w:sz w:val="24"/>
            <w:szCs w:val="24"/>
          </w:rPr>
          <w:delText>creates confusion</w:delText>
        </w:r>
      </w:del>
      <w:ins w:id="10" w:author="Nathan Dorn" w:date="2026-02-17T16:45:00Z" w16du:dateUtc="2026-02-17T21:45:00Z">
        <w:r w:rsidR="00ED0A4C">
          <w:rPr>
            <w:rFonts w:ascii="Times New Roman" w:eastAsia="Times New Roman" w:hAnsi="Times New Roman" w:cs="Times New Roman"/>
            <w:sz w:val="24"/>
            <w:szCs w:val="24"/>
          </w:rPr>
          <w:t>makes it d</w:t>
        </w:r>
      </w:ins>
      <w:commentRangeEnd w:id="8"/>
      <w:r w:rsidR="007D1CA3">
        <w:rPr>
          <w:rStyle w:val="CommentReference"/>
          <w:rFonts w:ascii="Times New Roman" w:eastAsia="Times New Roman" w:hAnsi="Times New Roman" w:cs="Times New Roman"/>
          <w:sz w:val="24"/>
          <w:szCs w:val="24"/>
        </w:rPr>
        <w:commentReference w:id="8"/>
      </w:r>
      <w:ins w:id="11" w:author="Nathan Dorn" w:date="2026-02-17T16:45:00Z" w16du:dateUtc="2026-02-17T21:45:00Z">
        <w:r w:rsidR="00ED0A4C">
          <w:rPr>
            <w:rFonts w:ascii="Times New Roman" w:eastAsia="Times New Roman" w:hAnsi="Times New Roman" w:cs="Times New Roman"/>
            <w:sz w:val="24"/>
            <w:szCs w:val="24"/>
          </w:rPr>
          <w:t>ifficult to determine their frequency</w:t>
        </w:r>
      </w:ins>
      <w:r w:rsidR="005064CC" w:rsidRPr="00605F58">
        <w:rPr>
          <w:rFonts w:ascii="Times New Roman" w:eastAsia="Times New Roman" w:hAnsi="Times New Roman" w:cs="Times New Roman"/>
          <w:sz w:val="24"/>
          <w:szCs w:val="24"/>
        </w:rPr>
        <w:t xml:space="preserve">. </w:t>
      </w:r>
      <w:del w:id="12" w:author="Nathan Dorn" w:date="2026-02-17T16:27:00Z" w16du:dateUtc="2026-02-17T21:27:00Z">
        <w:r w:rsidR="00745928" w:rsidDel="00BB6DC7">
          <w:rPr>
            <w:rFonts w:ascii="Times New Roman" w:eastAsia="Times New Roman" w:hAnsi="Times New Roman" w:cs="Times New Roman"/>
            <w:sz w:val="24"/>
            <w:szCs w:val="24"/>
          </w:rPr>
          <w:delText xml:space="preserve">We </w:delText>
        </w:r>
      </w:del>
      <w:ins w:id="13" w:author="Nathan Dorn" w:date="2026-02-17T16:27:00Z" w16du:dateUtc="2026-02-17T21:27:00Z">
        <w:r w:rsidR="00BB6DC7">
          <w:rPr>
            <w:rFonts w:ascii="Times New Roman" w:eastAsia="Times New Roman" w:hAnsi="Times New Roman" w:cs="Times New Roman"/>
            <w:sz w:val="24"/>
            <w:szCs w:val="24"/>
          </w:rPr>
          <w:t>Using the qualitative descript</w:t>
        </w:r>
      </w:ins>
      <w:ins w:id="14" w:author="Nathan Dorn" w:date="2026-02-17T16:45:00Z" w16du:dateUtc="2026-02-17T21:45:00Z">
        <w:r w:rsidR="00ED0A4C">
          <w:rPr>
            <w:rFonts w:ascii="Times New Roman" w:eastAsia="Times New Roman" w:hAnsi="Times New Roman" w:cs="Times New Roman"/>
            <w:sz w:val="24"/>
            <w:szCs w:val="24"/>
          </w:rPr>
          <w:t>ors</w:t>
        </w:r>
      </w:ins>
      <w:ins w:id="15" w:author="Nathan Dorn" w:date="2026-02-17T16:27:00Z" w16du:dateUtc="2026-02-17T21:27:00Z">
        <w:r w:rsidR="00BB6DC7">
          <w:rPr>
            <w:rFonts w:ascii="Times New Roman" w:eastAsia="Times New Roman" w:hAnsi="Times New Roman" w:cs="Times New Roman"/>
            <w:sz w:val="24"/>
            <w:szCs w:val="24"/>
          </w:rPr>
          <w:t xml:space="preserve"> we</w:t>
        </w:r>
      </w:ins>
      <w:del w:id="16" w:author="Nathan Dorn" w:date="2026-02-17T16:27:00Z" w16du:dateUtc="2026-02-17T21:27:00Z">
        <w:r w:rsidR="00745928" w:rsidDel="00BB6DC7">
          <w:rPr>
            <w:rFonts w:ascii="Times New Roman" w:eastAsia="Times New Roman" w:hAnsi="Times New Roman" w:cs="Times New Roman"/>
            <w:sz w:val="24"/>
            <w:szCs w:val="24"/>
          </w:rPr>
          <w:delText>b</w:delText>
        </w:r>
        <w:r w:rsidR="00745928" w:rsidRPr="00605F58" w:rsidDel="00BB6DC7">
          <w:rPr>
            <w:rFonts w:ascii="Times New Roman" w:eastAsia="Times New Roman" w:hAnsi="Times New Roman" w:cs="Times New Roman"/>
            <w:sz w:val="24"/>
            <w:szCs w:val="24"/>
          </w:rPr>
          <w:delText xml:space="preserve">uild </w:delText>
        </w:r>
        <w:r w:rsidRPr="00605F58" w:rsidDel="00BB6DC7">
          <w:rPr>
            <w:rFonts w:ascii="Times New Roman" w:eastAsia="Times New Roman" w:hAnsi="Times New Roman" w:cs="Times New Roman"/>
            <w:sz w:val="24"/>
            <w:szCs w:val="24"/>
          </w:rPr>
          <w:delText>off</w:delText>
        </w:r>
        <w:r w:rsidR="00745928" w:rsidRPr="00605F58" w:rsidDel="00BB6DC7">
          <w:rPr>
            <w:rFonts w:ascii="Times New Roman" w:eastAsia="Times New Roman" w:hAnsi="Times New Roman" w:cs="Times New Roman"/>
            <w:sz w:val="24"/>
            <w:szCs w:val="24"/>
          </w:rPr>
          <w:delText xml:space="preserve"> the qualitative definition</w:delText>
        </w:r>
        <w:r w:rsidR="00745928" w:rsidDel="00BB6DC7">
          <w:rPr>
            <w:rFonts w:ascii="Times New Roman" w:eastAsia="Times New Roman" w:hAnsi="Times New Roman" w:cs="Times New Roman"/>
            <w:sz w:val="24"/>
            <w:szCs w:val="24"/>
          </w:rPr>
          <w:delText xml:space="preserve"> and</w:delText>
        </w:r>
        <w:r w:rsidR="00CB7225" w:rsidDel="00BB6DC7">
          <w:rPr>
            <w:rFonts w:ascii="Times New Roman" w:eastAsia="Times New Roman" w:hAnsi="Times New Roman" w:cs="Times New Roman"/>
            <w:sz w:val="24"/>
            <w:szCs w:val="24"/>
          </w:rPr>
          <w:delText xml:space="preserve"> </w:delText>
        </w:r>
      </w:del>
      <w:ins w:id="17" w:author="Nathan Dorn" w:date="2026-02-17T16:27:00Z" w16du:dateUtc="2026-02-17T21:27:00Z">
        <w:r w:rsidR="00BB6DC7">
          <w:rPr>
            <w:rFonts w:ascii="Times New Roman" w:eastAsia="Times New Roman" w:hAnsi="Times New Roman" w:cs="Times New Roman"/>
            <w:sz w:val="24"/>
            <w:szCs w:val="24"/>
          </w:rPr>
          <w:t xml:space="preserve"> developed a conservative </w:t>
        </w:r>
      </w:ins>
      <w:r w:rsidR="00CB7225">
        <w:rPr>
          <w:rFonts w:ascii="Times New Roman" w:eastAsia="Times New Roman" w:hAnsi="Times New Roman" w:cs="Times New Roman"/>
          <w:sz w:val="24"/>
          <w:szCs w:val="24"/>
        </w:rPr>
        <w:t>quantitative</w:t>
      </w:r>
      <w:del w:id="18" w:author="Nathan Dorn" w:date="2026-02-17T16:27:00Z" w16du:dateUtc="2026-02-17T21:27:00Z">
        <w:r w:rsidR="00CB7225" w:rsidDel="00BB6DC7">
          <w:rPr>
            <w:rFonts w:ascii="Times New Roman" w:eastAsia="Times New Roman" w:hAnsi="Times New Roman" w:cs="Times New Roman"/>
            <w:sz w:val="24"/>
            <w:szCs w:val="24"/>
          </w:rPr>
          <w:delText>ly</w:delText>
        </w:r>
      </w:del>
      <w:r w:rsidR="00745928">
        <w:rPr>
          <w:rFonts w:ascii="Times New Roman" w:eastAsia="Times New Roman" w:hAnsi="Times New Roman" w:cs="Times New Roman"/>
          <w:sz w:val="24"/>
          <w:szCs w:val="24"/>
        </w:rPr>
        <w:t xml:space="preserve"> </w:t>
      </w:r>
      <w:r w:rsidR="00745928" w:rsidRPr="00605F58">
        <w:rPr>
          <w:rFonts w:ascii="Times New Roman" w:eastAsia="Times New Roman" w:hAnsi="Times New Roman" w:cs="Times New Roman"/>
          <w:sz w:val="24"/>
          <w:szCs w:val="24"/>
        </w:rPr>
        <w:t>defin</w:t>
      </w:r>
      <w:ins w:id="19" w:author="Nathan Dorn" w:date="2026-02-17T16:28:00Z" w16du:dateUtc="2026-02-17T21:28:00Z">
        <w:r w:rsidR="00BB6DC7">
          <w:rPr>
            <w:rFonts w:ascii="Times New Roman" w:eastAsia="Times New Roman" w:hAnsi="Times New Roman" w:cs="Times New Roman"/>
            <w:sz w:val="24"/>
            <w:szCs w:val="24"/>
          </w:rPr>
          <w:t>ition</w:t>
        </w:r>
      </w:ins>
      <w:ins w:id="20" w:author="Nathan Dorn" w:date="2026-02-17T16:45:00Z" w16du:dateUtc="2026-02-17T21:45:00Z">
        <w:r w:rsidR="00ED0A4C">
          <w:rPr>
            <w:rFonts w:ascii="Times New Roman" w:eastAsia="Times New Roman" w:hAnsi="Times New Roman" w:cs="Times New Roman"/>
            <w:sz w:val="24"/>
            <w:szCs w:val="24"/>
          </w:rPr>
          <w:t xml:space="preserve"> of boom-bust </w:t>
        </w:r>
      </w:ins>
      <w:ins w:id="21" w:author="Nathan Dorn" w:date="2026-02-19T09:48:00Z" w16du:dateUtc="2026-02-19T14:48:00Z">
        <w:r w:rsidR="005D3073">
          <w:rPr>
            <w:rFonts w:ascii="Times New Roman" w:eastAsia="Times New Roman" w:hAnsi="Times New Roman" w:cs="Times New Roman"/>
            <w:sz w:val="24"/>
            <w:szCs w:val="24"/>
          </w:rPr>
          <w:t xml:space="preserve">invasion </w:t>
        </w:r>
      </w:ins>
      <w:ins w:id="22" w:author="Nathan Dorn" w:date="2026-02-17T16:45:00Z" w16du:dateUtc="2026-02-17T21:45:00Z">
        <w:r w:rsidR="00ED0A4C">
          <w:rPr>
            <w:rFonts w:ascii="Times New Roman" w:eastAsia="Times New Roman" w:hAnsi="Times New Roman" w:cs="Times New Roman"/>
            <w:sz w:val="24"/>
            <w:szCs w:val="24"/>
          </w:rPr>
          <w:t>dynamic</w:t>
        </w:r>
        <w:r w:rsidR="00E8719B">
          <w:rPr>
            <w:rFonts w:ascii="Times New Roman" w:eastAsia="Times New Roman" w:hAnsi="Times New Roman" w:cs="Times New Roman"/>
            <w:sz w:val="24"/>
            <w:szCs w:val="24"/>
          </w:rPr>
          <w:t>s</w:t>
        </w:r>
      </w:ins>
      <w:ins w:id="23" w:author="Nathan Dorn" w:date="2026-02-19T09:50:00Z" w16du:dateUtc="2026-02-19T14:50:00Z">
        <w:r w:rsidR="00302A3E">
          <w:rPr>
            <w:rFonts w:ascii="Times New Roman" w:eastAsia="Times New Roman" w:hAnsi="Times New Roman" w:cs="Times New Roman"/>
            <w:sz w:val="24"/>
            <w:szCs w:val="24"/>
          </w:rPr>
          <w:t xml:space="preserve"> to </w:t>
        </w:r>
      </w:ins>
      <w:ins w:id="24" w:author="Nathan Dorn" w:date="2026-02-19T09:49:00Z" w16du:dateUtc="2026-02-19T14:49:00Z">
        <w:r w:rsidR="00302A3E">
          <w:rPr>
            <w:rFonts w:ascii="Times New Roman" w:eastAsia="Times New Roman" w:hAnsi="Times New Roman" w:cs="Times New Roman"/>
            <w:sz w:val="24"/>
            <w:szCs w:val="24"/>
          </w:rPr>
          <w:t>revi</w:t>
        </w:r>
      </w:ins>
      <w:ins w:id="25" w:author="Nathan Dorn" w:date="2026-02-19T09:50:00Z" w16du:dateUtc="2026-02-19T14:50:00Z">
        <w:r w:rsidR="00302A3E">
          <w:rPr>
            <w:rFonts w:ascii="Times New Roman" w:eastAsia="Times New Roman" w:hAnsi="Times New Roman" w:cs="Times New Roman"/>
            <w:sz w:val="24"/>
            <w:szCs w:val="24"/>
          </w:rPr>
          <w:t xml:space="preserve">ew the evidence. </w:t>
        </w:r>
      </w:ins>
      <w:del w:id="26" w:author="Nathan Dorn" w:date="2026-02-17T16:28:00Z" w16du:dateUtc="2026-02-17T21:28:00Z">
        <w:r w:rsidR="00745928" w:rsidRPr="00605F58" w:rsidDel="00BB6DC7">
          <w:rPr>
            <w:rFonts w:ascii="Times New Roman" w:eastAsia="Times New Roman" w:hAnsi="Times New Roman" w:cs="Times New Roman"/>
            <w:sz w:val="24"/>
            <w:szCs w:val="24"/>
          </w:rPr>
          <w:delText xml:space="preserve">e boom-busts </w:delText>
        </w:r>
        <w:r w:rsidR="00745928" w:rsidDel="00BB6DC7">
          <w:rPr>
            <w:rFonts w:ascii="Times New Roman" w:eastAsia="Times New Roman" w:hAnsi="Times New Roman" w:cs="Times New Roman"/>
            <w:sz w:val="24"/>
            <w:szCs w:val="24"/>
          </w:rPr>
          <w:delText>within</w:delText>
        </w:r>
        <w:r w:rsidR="00745928" w:rsidRPr="00605F58" w:rsidDel="00BB6DC7">
          <w:rPr>
            <w:rFonts w:ascii="Times New Roman" w:eastAsia="Times New Roman" w:hAnsi="Times New Roman" w:cs="Times New Roman"/>
            <w:sz w:val="24"/>
            <w:szCs w:val="24"/>
          </w:rPr>
          <w:delText xml:space="preserve"> invasions </w:delText>
        </w:r>
        <w:r w:rsidR="00745928" w:rsidDel="00BB6DC7">
          <w:rPr>
            <w:rFonts w:ascii="Times New Roman" w:eastAsia="Times New Roman" w:hAnsi="Times New Roman" w:cs="Times New Roman"/>
            <w:sz w:val="24"/>
            <w:szCs w:val="24"/>
          </w:rPr>
          <w:delText>using</w:delText>
        </w:r>
      </w:del>
      <w:ins w:id="27" w:author="Nathan Dorn" w:date="2026-02-19T09:48:00Z" w16du:dateUtc="2026-02-19T14:48:00Z">
        <w:r w:rsidR="005D3073">
          <w:rPr>
            <w:rFonts w:ascii="Times New Roman" w:eastAsia="Times New Roman" w:hAnsi="Times New Roman" w:cs="Times New Roman"/>
            <w:sz w:val="24"/>
            <w:szCs w:val="24"/>
          </w:rPr>
          <w:t xml:space="preserve">The full </w:t>
        </w:r>
      </w:ins>
      <w:ins w:id="28" w:author="Nathan Dorn" w:date="2026-02-19T09:49:00Z" w16du:dateUtc="2026-02-19T14:49:00Z">
        <w:r w:rsidR="00595AA8">
          <w:rPr>
            <w:rFonts w:ascii="Times New Roman" w:eastAsia="Times New Roman" w:hAnsi="Times New Roman" w:cs="Times New Roman"/>
            <w:sz w:val="24"/>
            <w:szCs w:val="24"/>
          </w:rPr>
          <w:t xml:space="preserve">boom-bust </w:t>
        </w:r>
      </w:ins>
      <w:ins w:id="29" w:author="Nathan Dorn" w:date="2026-02-19T09:48:00Z" w16du:dateUtc="2026-02-19T14:48:00Z">
        <w:r w:rsidR="005D3073">
          <w:rPr>
            <w:rFonts w:ascii="Times New Roman" w:eastAsia="Times New Roman" w:hAnsi="Times New Roman" w:cs="Times New Roman"/>
            <w:sz w:val="24"/>
            <w:szCs w:val="24"/>
          </w:rPr>
          <w:t>dynamic required two regime change</w:t>
        </w:r>
      </w:ins>
      <w:ins w:id="30" w:author="Nathan Dorn" w:date="2026-02-19T09:49:00Z" w16du:dateUtc="2026-02-19T14:49:00Z">
        <w:r w:rsidR="005D3073">
          <w:rPr>
            <w:rFonts w:ascii="Times New Roman" w:eastAsia="Times New Roman" w:hAnsi="Times New Roman" w:cs="Times New Roman"/>
            <w:sz w:val="24"/>
            <w:szCs w:val="24"/>
          </w:rPr>
          <w:t>s</w:t>
        </w:r>
      </w:ins>
      <w:ins w:id="31" w:author="Nathan Dorn" w:date="2026-02-19T09:50:00Z" w16du:dateUtc="2026-02-19T14:50:00Z">
        <w:r w:rsidR="00302A3E">
          <w:rPr>
            <w:rFonts w:ascii="Times New Roman" w:eastAsia="Times New Roman" w:hAnsi="Times New Roman" w:cs="Times New Roman"/>
            <w:sz w:val="24"/>
            <w:szCs w:val="24"/>
          </w:rPr>
          <w:t xml:space="preserve"> (3 phases)</w:t>
        </w:r>
      </w:ins>
      <w:del w:id="32" w:author="Nathan Dorn" w:date="2026-02-19T09:48:00Z" w16du:dateUtc="2026-02-19T14:48:00Z">
        <w:r w:rsidR="00745928" w:rsidDel="005D3073">
          <w:rPr>
            <w:rFonts w:ascii="Times New Roman" w:eastAsia="Times New Roman" w:hAnsi="Times New Roman" w:cs="Times New Roman"/>
            <w:sz w:val="24"/>
            <w:szCs w:val="24"/>
          </w:rPr>
          <w:delText xml:space="preserve"> three phase</w:delText>
        </w:r>
      </w:del>
      <w:ins w:id="33" w:author="Nathan Dorn" w:date="2026-02-19T09:49:00Z" w16du:dateUtc="2026-02-19T14:49:00Z">
        <w:r w:rsidR="005D3073">
          <w:rPr>
            <w:rFonts w:ascii="Times New Roman" w:eastAsia="Times New Roman" w:hAnsi="Times New Roman" w:cs="Times New Roman"/>
            <w:sz w:val="24"/>
            <w:szCs w:val="24"/>
          </w:rPr>
          <w:t>,</w:t>
        </w:r>
      </w:ins>
      <w:ins w:id="34" w:author="Nathan Dorn" w:date="2026-02-19T09:50:00Z" w16du:dateUtc="2026-02-19T14:50:00Z">
        <w:r w:rsidR="00AE0B3B">
          <w:rPr>
            <w:rFonts w:ascii="Times New Roman" w:eastAsia="Times New Roman" w:hAnsi="Times New Roman" w:cs="Times New Roman"/>
            <w:sz w:val="24"/>
            <w:szCs w:val="24"/>
          </w:rPr>
          <w:t xml:space="preserve"> a sustained collapse</w:t>
        </w:r>
      </w:ins>
      <w:ins w:id="35" w:author="Nathan Dorn" w:date="2026-02-19T09:49:00Z" w16du:dateUtc="2026-02-19T14:49:00Z">
        <w:r w:rsidR="00595AA8">
          <w:rPr>
            <w:rFonts w:ascii="Times New Roman" w:eastAsia="Times New Roman" w:hAnsi="Times New Roman" w:cs="Times New Roman"/>
            <w:sz w:val="24"/>
            <w:szCs w:val="24"/>
          </w:rPr>
          <w:t>,</w:t>
        </w:r>
      </w:ins>
      <w:ins w:id="36" w:author="Nathan Dorn" w:date="2026-02-17T16:54:00Z" w16du:dateUtc="2026-02-17T21:54:00Z">
        <w:r w:rsidR="003F2EBF">
          <w:rPr>
            <w:rFonts w:ascii="Times New Roman" w:eastAsia="Times New Roman" w:hAnsi="Times New Roman" w:cs="Times New Roman"/>
            <w:sz w:val="24"/>
            <w:szCs w:val="24"/>
          </w:rPr>
          <w:t xml:space="preserve"> </w:t>
        </w:r>
      </w:ins>
      <w:ins w:id="37" w:author="Nathan Dorn" w:date="2026-02-18T12:49:00Z" w16du:dateUtc="2026-02-18T17:49:00Z">
        <w:r w:rsidR="00051729">
          <w:rPr>
            <w:rFonts w:ascii="Times New Roman" w:eastAsia="Times New Roman" w:hAnsi="Times New Roman" w:cs="Times New Roman"/>
            <w:sz w:val="24"/>
            <w:szCs w:val="24"/>
          </w:rPr>
          <w:t>and</w:t>
        </w:r>
      </w:ins>
      <w:del w:id="38" w:author="Nathan Dorn" w:date="2026-02-17T16:54:00Z" w16du:dateUtc="2026-02-17T21:54:00Z">
        <w:r w:rsidR="00745928" w:rsidDel="003F2EBF">
          <w:rPr>
            <w:rFonts w:ascii="Times New Roman" w:eastAsia="Times New Roman" w:hAnsi="Times New Roman" w:cs="Times New Roman"/>
            <w:sz w:val="24"/>
            <w:szCs w:val="24"/>
          </w:rPr>
          <w:delText>s</w:delText>
        </w:r>
      </w:del>
      <w:ins w:id="39" w:author="Nathan Dorn" w:date="2026-02-17T16:28:00Z" w16du:dateUtc="2026-02-17T21:28:00Z">
        <w:r w:rsidR="00BB6DC7">
          <w:rPr>
            <w:rFonts w:ascii="Times New Roman" w:eastAsia="Times New Roman" w:hAnsi="Times New Roman" w:cs="Times New Roman"/>
            <w:sz w:val="24"/>
            <w:szCs w:val="24"/>
          </w:rPr>
          <w:t xml:space="preserve"> </w:t>
        </w:r>
      </w:ins>
      <w:ins w:id="40" w:author="Nathan Dorn" w:date="2026-02-17T16:54:00Z" w16du:dateUtc="2026-02-17T21:54:00Z">
        <w:r w:rsidR="003F2EBF">
          <w:rPr>
            <w:rFonts w:ascii="Times New Roman" w:eastAsia="Times New Roman" w:hAnsi="Times New Roman" w:cs="Times New Roman"/>
            <w:sz w:val="24"/>
            <w:szCs w:val="24"/>
          </w:rPr>
          <w:t xml:space="preserve">rapid </w:t>
        </w:r>
      </w:ins>
      <w:ins w:id="41" w:author="Nathan Dorn" w:date="2026-02-17T16:28:00Z" w16du:dateUtc="2026-02-17T21:28:00Z">
        <w:r w:rsidR="00BB6DC7">
          <w:rPr>
            <w:rFonts w:ascii="Times New Roman" w:eastAsia="Times New Roman" w:hAnsi="Times New Roman" w:cs="Times New Roman"/>
            <w:sz w:val="24"/>
            <w:szCs w:val="24"/>
          </w:rPr>
          <w:t>transition</w:t>
        </w:r>
      </w:ins>
      <w:ins w:id="42" w:author="Nathan Dorn" w:date="2026-02-19T09:49:00Z" w16du:dateUtc="2026-02-19T14:49:00Z">
        <w:r w:rsidR="00595AA8">
          <w:rPr>
            <w:rFonts w:ascii="Times New Roman" w:eastAsia="Times New Roman" w:hAnsi="Times New Roman" w:cs="Times New Roman"/>
            <w:sz w:val="24"/>
            <w:szCs w:val="24"/>
          </w:rPr>
          <w:t>s</w:t>
        </w:r>
      </w:ins>
      <w:ins w:id="43" w:author="Nathan Dorn" w:date="2026-02-17T16:28:00Z" w16du:dateUtc="2026-02-17T21:28:00Z">
        <w:r w:rsidR="00BB6DC7">
          <w:rPr>
            <w:rFonts w:ascii="Times New Roman" w:eastAsia="Times New Roman" w:hAnsi="Times New Roman" w:cs="Times New Roman"/>
            <w:sz w:val="24"/>
            <w:szCs w:val="24"/>
          </w:rPr>
          <w:t xml:space="preserve"> </w:t>
        </w:r>
      </w:ins>
      <w:ins w:id="44" w:author="Nathan Dorn" w:date="2026-02-19T09:49:00Z" w16du:dateUtc="2026-02-19T14:49:00Z">
        <w:r w:rsidR="00595AA8">
          <w:rPr>
            <w:rFonts w:ascii="Times New Roman" w:eastAsia="Times New Roman" w:hAnsi="Times New Roman" w:cs="Times New Roman"/>
            <w:sz w:val="24"/>
            <w:szCs w:val="24"/>
          </w:rPr>
          <w:t>(</w:t>
        </w:r>
      </w:ins>
      <w:ins w:id="45" w:author="Nathan Dorn" w:date="2026-02-17T16:28:00Z" w16du:dateUtc="2026-02-17T21:28:00Z">
        <w:r w:rsidR="00BB6DC7">
          <w:rPr>
            <w:rFonts w:ascii="Times New Roman" w:eastAsia="Times New Roman" w:hAnsi="Times New Roman" w:cs="Times New Roman"/>
            <w:sz w:val="24"/>
            <w:szCs w:val="24"/>
          </w:rPr>
          <w:t>rates</w:t>
        </w:r>
      </w:ins>
      <w:ins w:id="46" w:author="Nathan Dorn" w:date="2026-02-19T09:57:00Z" w16du:dateUtc="2026-02-19T14:57:00Z">
        <w:r w:rsidR="00E84F66">
          <w:rPr>
            <w:rFonts w:ascii="Times New Roman" w:eastAsia="Times New Roman" w:hAnsi="Times New Roman" w:cs="Times New Roman"/>
            <w:sz w:val="24"/>
            <w:szCs w:val="24"/>
          </w:rPr>
          <w:t>)</w:t>
        </w:r>
      </w:ins>
      <w:del w:id="47" w:author="Nathan Dorn" w:date="2026-02-17T16:54:00Z" w16du:dateUtc="2026-02-17T21:54:00Z">
        <w:r w:rsidR="00745928" w:rsidDel="003F2EBF">
          <w:rPr>
            <w:rFonts w:ascii="Times New Roman" w:eastAsia="Times New Roman" w:hAnsi="Times New Roman" w:cs="Times New Roman"/>
            <w:sz w:val="24"/>
            <w:szCs w:val="24"/>
          </w:rPr>
          <w:delText xml:space="preserve"> </w:delText>
        </w:r>
      </w:del>
      <w:del w:id="48" w:author="Nathan Dorn" w:date="2026-02-17T16:28:00Z" w16du:dateUtc="2026-02-17T21:28:00Z">
        <w:r w:rsidR="00745928" w:rsidDel="00BB6DC7">
          <w:rPr>
            <w:rFonts w:ascii="Times New Roman" w:eastAsia="Times New Roman" w:hAnsi="Times New Roman" w:cs="Times New Roman"/>
            <w:sz w:val="24"/>
            <w:szCs w:val="24"/>
          </w:rPr>
          <w:delText>(</w:delText>
        </w:r>
      </w:del>
      <w:del w:id="49" w:author="Nathan Dorn" w:date="2026-02-17T16:54:00Z" w16du:dateUtc="2026-02-17T21:54:00Z">
        <w:r w:rsidR="00745928" w:rsidRPr="00605F58" w:rsidDel="003F2EBF">
          <w:rPr>
            <w:rFonts w:ascii="Times New Roman" w:eastAsia="Times New Roman" w:hAnsi="Times New Roman" w:cs="Times New Roman"/>
            <w:sz w:val="24"/>
            <w:szCs w:val="24"/>
          </w:rPr>
          <w:delText>lag</w:delText>
        </w:r>
      </w:del>
      <w:del w:id="50" w:author="Nathan Dorn" w:date="2026-02-17T16:29:00Z" w16du:dateUtc="2026-02-17T21:29:00Z">
        <w:r w:rsidR="00745928" w:rsidRPr="00605F58" w:rsidDel="00D4243C">
          <w:rPr>
            <w:rFonts w:ascii="Times New Roman" w:eastAsia="Times New Roman" w:hAnsi="Times New Roman" w:cs="Times New Roman"/>
            <w:sz w:val="24"/>
            <w:szCs w:val="24"/>
          </w:rPr>
          <w:delText>/</w:delText>
        </w:r>
      </w:del>
      <w:del w:id="51" w:author="Nathan Dorn" w:date="2026-02-17T16:54:00Z" w16du:dateUtc="2026-02-17T21:54:00Z">
        <w:r w:rsidR="00745928" w:rsidRPr="00605F58" w:rsidDel="003F2EBF">
          <w:rPr>
            <w:rFonts w:ascii="Times New Roman" w:eastAsia="Times New Roman" w:hAnsi="Times New Roman" w:cs="Times New Roman"/>
            <w:sz w:val="24"/>
            <w:szCs w:val="24"/>
          </w:rPr>
          <w:delText xml:space="preserve">growth, </w:delText>
        </w:r>
        <w:r w:rsidR="00745928" w:rsidDel="003F2EBF">
          <w:rPr>
            <w:rFonts w:ascii="Times New Roman" w:eastAsia="Times New Roman" w:hAnsi="Times New Roman" w:cs="Times New Roman"/>
            <w:sz w:val="24"/>
            <w:szCs w:val="24"/>
          </w:rPr>
          <w:delText>high abundance</w:delText>
        </w:r>
        <w:r w:rsidR="00745928" w:rsidRPr="00605F58" w:rsidDel="003F2EBF">
          <w:rPr>
            <w:rFonts w:ascii="Times New Roman" w:eastAsia="Times New Roman" w:hAnsi="Times New Roman" w:cs="Times New Roman"/>
            <w:sz w:val="24"/>
            <w:szCs w:val="24"/>
          </w:rPr>
          <w:delText>,</w:delText>
        </w:r>
        <w:r w:rsidR="00745928" w:rsidDel="003F2EBF">
          <w:rPr>
            <w:rFonts w:ascii="Times New Roman" w:eastAsia="Times New Roman" w:hAnsi="Times New Roman" w:cs="Times New Roman"/>
            <w:sz w:val="24"/>
            <w:szCs w:val="24"/>
          </w:rPr>
          <w:delText xml:space="preserve"> and</w:delText>
        </w:r>
        <w:r w:rsidR="00745928" w:rsidRPr="00605F58" w:rsidDel="003F2EBF">
          <w:rPr>
            <w:rFonts w:ascii="Times New Roman" w:eastAsia="Times New Roman" w:hAnsi="Times New Roman" w:cs="Times New Roman"/>
            <w:sz w:val="24"/>
            <w:szCs w:val="24"/>
          </w:rPr>
          <w:delText xml:space="preserve"> </w:delText>
        </w:r>
        <w:r w:rsidR="00745928" w:rsidDel="003F2EBF">
          <w:rPr>
            <w:rFonts w:ascii="Times New Roman" w:eastAsia="Times New Roman" w:hAnsi="Times New Roman" w:cs="Times New Roman"/>
            <w:sz w:val="24"/>
            <w:szCs w:val="24"/>
          </w:rPr>
          <w:delText>decline</w:delText>
        </w:r>
      </w:del>
      <w:del w:id="52" w:author="Nathan Dorn" w:date="2026-02-17T16:28:00Z" w16du:dateUtc="2026-02-17T21:28:00Z">
        <w:r w:rsidR="00745928" w:rsidDel="00BB6DC7">
          <w:rPr>
            <w:rFonts w:ascii="Times New Roman" w:eastAsia="Times New Roman" w:hAnsi="Times New Roman" w:cs="Times New Roman"/>
            <w:sz w:val="24"/>
            <w:szCs w:val="24"/>
          </w:rPr>
          <w:delText>)</w:delText>
        </w:r>
      </w:del>
      <w:del w:id="53" w:author="Nathan Dorn" w:date="2026-02-17T16:29:00Z" w16du:dateUtc="2026-02-17T21:29:00Z">
        <w:r w:rsidR="00745928" w:rsidDel="00BB6DC7">
          <w:rPr>
            <w:rFonts w:ascii="Times New Roman" w:eastAsia="Times New Roman" w:hAnsi="Times New Roman" w:cs="Times New Roman"/>
            <w:sz w:val="24"/>
            <w:szCs w:val="24"/>
          </w:rPr>
          <w:delText xml:space="preserve"> and </w:delText>
        </w:r>
        <w:r w:rsidR="00745928" w:rsidRPr="00605F58" w:rsidDel="00BB6DC7">
          <w:rPr>
            <w:rFonts w:ascii="Times New Roman" w:eastAsia="Times New Roman" w:hAnsi="Times New Roman" w:cs="Times New Roman"/>
            <w:sz w:val="24"/>
            <w:szCs w:val="24"/>
          </w:rPr>
          <w:delText>transition</w:delText>
        </w:r>
        <w:r w:rsidR="00745928" w:rsidDel="00BB6DC7">
          <w:rPr>
            <w:rFonts w:ascii="Times New Roman" w:eastAsia="Times New Roman" w:hAnsi="Times New Roman" w:cs="Times New Roman"/>
            <w:sz w:val="24"/>
            <w:szCs w:val="24"/>
          </w:rPr>
          <w:delText>s</w:delText>
        </w:r>
        <w:r w:rsidR="00745928" w:rsidRPr="00605F58" w:rsidDel="00BB6DC7">
          <w:rPr>
            <w:rFonts w:ascii="Times New Roman" w:eastAsia="Times New Roman" w:hAnsi="Times New Roman" w:cs="Times New Roman"/>
            <w:sz w:val="24"/>
            <w:szCs w:val="24"/>
          </w:rPr>
          <w:delText xml:space="preserve"> between </w:delText>
        </w:r>
        <w:r w:rsidR="00745928" w:rsidDel="00BB6DC7">
          <w:rPr>
            <w:rFonts w:ascii="Times New Roman" w:eastAsia="Times New Roman" w:hAnsi="Times New Roman" w:cs="Times New Roman"/>
            <w:sz w:val="24"/>
            <w:szCs w:val="24"/>
          </w:rPr>
          <w:delText>phases</w:delText>
        </w:r>
        <w:r w:rsidR="00161938" w:rsidDel="00BB6DC7">
          <w:rPr>
            <w:rFonts w:ascii="Times New Roman" w:eastAsia="Times New Roman" w:hAnsi="Times New Roman" w:cs="Times New Roman"/>
            <w:sz w:val="24"/>
            <w:szCs w:val="24"/>
          </w:rPr>
          <w:delText xml:space="preserve"> (rates and magnitude)</w:delText>
        </w:r>
      </w:del>
      <w:r w:rsidR="00745928">
        <w:rPr>
          <w:rFonts w:ascii="Times New Roman" w:eastAsia="Times New Roman" w:hAnsi="Times New Roman" w:cs="Times New Roman"/>
          <w:sz w:val="24"/>
          <w:szCs w:val="24"/>
        </w:rPr>
        <w:t>.</w:t>
      </w:r>
      <w:r w:rsidR="00CB7225">
        <w:rPr>
          <w:rFonts w:ascii="Times New Roman" w:eastAsia="Times New Roman" w:hAnsi="Times New Roman" w:cs="Times New Roman"/>
          <w:sz w:val="24"/>
          <w:szCs w:val="24"/>
        </w:rPr>
        <w:t xml:space="preserve"> </w:t>
      </w:r>
      <w:del w:id="54" w:author="Nathan Dorn" w:date="2026-02-17T16:29:00Z" w16du:dateUtc="2026-02-17T21:29:00Z">
        <w:r w:rsidR="00745928" w:rsidDel="00D4243C">
          <w:rPr>
            <w:rFonts w:ascii="Times New Roman" w:eastAsia="Times New Roman" w:hAnsi="Times New Roman" w:cs="Times New Roman"/>
            <w:sz w:val="24"/>
            <w:szCs w:val="24"/>
          </w:rPr>
          <w:delText xml:space="preserve">Then, </w:delText>
        </w:r>
        <w:r w:rsidR="00745928" w:rsidDel="00D4243C">
          <w:rPr>
            <w:rFonts w:ascii="Times New Roman" w:eastAsia="Gungsuh" w:hAnsi="Times New Roman" w:cs="Times New Roman"/>
            <w:sz w:val="24"/>
            <w:szCs w:val="24"/>
          </w:rPr>
          <w:delText>w</w:delText>
        </w:r>
        <w:r w:rsidR="001073D8" w:rsidDel="00D4243C">
          <w:rPr>
            <w:rFonts w:ascii="Times New Roman" w:eastAsia="Gungsuh" w:hAnsi="Times New Roman" w:cs="Times New Roman"/>
            <w:sz w:val="24"/>
            <w:szCs w:val="24"/>
          </w:rPr>
          <w:delText>e</w:delText>
        </w:r>
      </w:del>
      <w:ins w:id="55" w:author="Nathan Dorn" w:date="2026-02-17T16:29:00Z" w16du:dateUtc="2026-02-17T21:29:00Z">
        <w:r w:rsidR="00D4243C">
          <w:rPr>
            <w:rFonts w:ascii="Times New Roman" w:eastAsia="Times New Roman" w:hAnsi="Times New Roman" w:cs="Times New Roman"/>
            <w:sz w:val="24"/>
            <w:szCs w:val="24"/>
          </w:rPr>
          <w:t xml:space="preserve">We searched the </w:t>
        </w:r>
      </w:ins>
      <w:ins w:id="56" w:author="Nathan Dorn" w:date="2026-02-17T16:30:00Z" w16du:dateUtc="2026-02-17T21:30:00Z">
        <w:r w:rsidR="00033416">
          <w:rPr>
            <w:rFonts w:ascii="Times New Roman" w:eastAsia="Times New Roman" w:hAnsi="Times New Roman" w:cs="Times New Roman"/>
            <w:sz w:val="24"/>
            <w:szCs w:val="24"/>
          </w:rPr>
          <w:t>literature for</w:t>
        </w:r>
        <w:r w:rsidR="00A84C70">
          <w:rPr>
            <w:rFonts w:ascii="Times New Roman" w:eastAsia="Times New Roman" w:hAnsi="Times New Roman" w:cs="Times New Roman"/>
            <w:sz w:val="24"/>
            <w:szCs w:val="24"/>
          </w:rPr>
          <w:t xml:space="preserve"> papers including boom-bust </w:t>
        </w:r>
      </w:ins>
      <w:ins w:id="57" w:author="Nathan Dorn" w:date="2026-02-17T16:46:00Z" w16du:dateUtc="2026-02-17T21:46:00Z">
        <w:r w:rsidR="00E8719B">
          <w:rPr>
            <w:rFonts w:ascii="Times New Roman" w:eastAsia="Times New Roman" w:hAnsi="Times New Roman" w:cs="Times New Roman"/>
            <w:sz w:val="24"/>
            <w:szCs w:val="24"/>
          </w:rPr>
          <w:t>term</w:t>
        </w:r>
      </w:ins>
      <w:ins w:id="58" w:author="Nathan Dorn" w:date="2026-02-19T09:51:00Z" w16du:dateUtc="2026-02-19T14:51:00Z">
        <w:r w:rsidR="00AE0B3B">
          <w:rPr>
            <w:rFonts w:ascii="Times New Roman" w:eastAsia="Times New Roman" w:hAnsi="Times New Roman" w:cs="Times New Roman"/>
            <w:sz w:val="24"/>
            <w:szCs w:val="24"/>
          </w:rPr>
          <w:t>inology</w:t>
        </w:r>
      </w:ins>
      <w:ins w:id="59" w:author="Nathan Dorn" w:date="2026-02-17T16:30:00Z" w16du:dateUtc="2026-02-17T21:30:00Z">
        <w:r w:rsidR="00A84C70">
          <w:rPr>
            <w:rFonts w:ascii="Times New Roman" w:eastAsia="Times New Roman" w:hAnsi="Times New Roman" w:cs="Times New Roman"/>
            <w:sz w:val="24"/>
            <w:szCs w:val="24"/>
          </w:rPr>
          <w:t xml:space="preserve"> and </w:t>
        </w:r>
      </w:ins>
      <w:ins w:id="60" w:author="Nathan Dorn" w:date="2026-02-17T16:56:00Z" w16du:dateUtc="2026-02-17T21:56:00Z">
        <w:r w:rsidR="009D70EE">
          <w:rPr>
            <w:rFonts w:ascii="Times New Roman" w:eastAsia="Times New Roman" w:hAnsi="Times New Roman" w:cs="Times New Roman"/>
            <w:sz w:val="24"/>
            <w:szCs w:val="24"/>
          </w:rPr>
          <w:t xml:space="preserve">population </w:t>
        </w:r>
      </w:ins>
      <w:ins w:id="61" w:author="Nathan Dorn" w:date="2026-02-17T16:30:00Z" w16du:dateUtc="2026-02-17T21:30:00Z">
        <w:r w:rsidR="00A84C70">
          <w:rPr>
            <w:rFonts w:ascii="Times New Roman" w:eastAsia="Times New Roman" w:hAnsi="Times New Roman" w:cs="Times New Roman"/>
            <w:sz w:val="24"/>
            <w:szCs w:val="24"/>
          </w:rPr>
          <w:t>time series</w:t>
        </w:r>
      </w:ins>
      <w:ins w:id="62" w:author="Nathan Dorn" w:date="2026-02-17T16:55:00Z" w16du:dateUtc="2026-02-17T21:55:00Z">
        <w:r w:rsidR="003F2EBF">
          <w:rPr>
            <w:rFonts w:ascii="Times New Roman" w:eastAsia="Times New Roman" w:hAnsi="Times New Roman" w:cs="Times New Roman"/>
            <w:sz w:val="24"/>
            <w:szCs w:val="24"/>
          </w:rPr>
          <w:t xml:space="preserve"> </w:t>
        </w:r>
      </w:ins>
      <w:ins w:id="63" w:author="Nathan Dorn" w:date="2026-02-17T16:56:00Z" w16du:dateUtc="2026-02-17T21:56:00Z">
        <w:r w:rsidR="009D70EE">
          <w:rPr>
            <w:rFonts w:ascii="Times New Roman" w:eastAsia="Times New Roman" w:hAnsi="Times New Roman" w:cs="Times New Roman"/>
            <w:sz w:val="24"/>
            <w:szCs w:val="24"/>
          </w:rPr>
          <w:t>dat</w:t>
        </w:r>
      </w:ins>
      <w:ins w:id="64" w:author="Nathan Dorn" w:date="2026-02-17T16:55:00Z" w16du:dateUtc="2026-02-17T21:55:00Z">
        <w:r w:rsidR="003F2EBF">
          <w:rPr>
            <w:rFonts w:ascii="Times New Roman" w:eastAsia="Times New Roman" w:hAnsi="Times New Roman" w:cs="Times New Roman"/>
            <w:sz w:val="24"/>
            <w:szCs w:val="24"/>
          </w:rPr>
          <w:t>a</w:t>
        </w:r>
      </w:ins>
      <w:del w:id="65" w:author="Nathan Dorn" w:date="2026-02-17T16:29:00Z" w16du:dateUtc="2026-02-17T21:29:00Z">
        <w:r w:rsidR="001073D8" w:rsidDel="00D4243C">
          <w:rPr>
            <w:rFonts w:ascii="Times New Roman" w:eastAsia="Gungsuh" w:hAnsi="Times New Roman" w:cs="Times New Roman"/>
            <w:sz w:val="24"/>
            <w:szCs w:val="24"/>
          </w:rPr>
          <w:delText xml:space="preserve"> compiled </w:delText>
        </w:r>
      </w:del>
      <w:ins w:id="66" w:author="Nathan Dorn" w:date="2026-02-17T16:30:00Z" w16du:dateUtc="2026-02-17T21:30:00Z">
        <w:r w:rsidR="00A84C70">
          <w:rPr>
            <w:rFonts w:ascii="Times New Roman" w:eastAsia="Gungsuh" w:hAnsi="Times New Roman" w:cs="Times New Roman"/>
            <w:sz w:val="24"/>
            <w:szCs w:val="24"/>
          </w:rPr>
          <w:t xml:space="preserve"> </w:t>
        </w:r>
      </w:ins>
      <w:del w:id="67" w:author="Nathan Dorn" w:date="2026-02-17T16:31:00Z" w16du:dateUtc="2026-02-17T21:31:00Z">
        <w:r w:rsidR="001073D8" w:rsidDel="00A84C70">
          <w:rPr>
            <w:rFonts w:ascii="Times New Roman" w:eastAsia="Gungsuh" w:hAnsi="Times New Roman" w:cs="Times New Roman"/>
            <w:sz w:val="24"/>
            <w:szCs w:val="24"/>
          </w:rPr>
          <w:delText>time series from papers that discuss boom-busts</w:delText>
        </w:r>
        <w:r w:rsidR="00745928" w:rsidDel="00A84C70">
          <w:rPr>
            <w:rFonts w:ascii="Times New Roman" w:eastAsia="Gungsuh" w:hAnsi="Times New Roman" w:cs="Times New Roman"/>
            <w:sz w:val="24"/>
            <w:szCs w:val="24"/>
          </w:rPr>
          <w:delText xml:space="preserve"> and </w:delText>
        </w:r>
        <w:r w:rsidR="001073D8" w:rsidDel="00A84C70">
          <w:rPr>
            <w:rFonts w:ascii="Times New Roman" w:eastAsia="Gungsuh" w:hAnsi="Times New Roman" w:cs="Times New Roman"/>
            <w:sz w:val="24"/>
            <w:szCs w:val="24"/>
          </w:rPr>
          <w:delText xml:space="preserve">reclassify the time series using our definition. </w:delText>
        </w:r>
      </w:del>
      <w:del w:id="68" w:author="Nathan Dorn" w:date="2026-02-17T16:46:00Z" w16du:dateUtc="2026-02-17T21:46:00Z">
        <w:r w:rsidR="00745928" w:rsidDel="00E8719B">
          <w:rPr>
            <w:rFonts w:ascii="Times New Roman" w:eastAsia="Gungsuh" w:hAnsi="Times New Roman" w:cs="Times New Roman"/>
            <w:sz w:val="24"/>
            <w:szCs w:val="24"/>
          </w:rPr>
          <w:delText xml:space="preserve">Using the papers that presented time series </w:delText>
        </w:r>
      </w:del>
      <w:ins w:id="69" w:author="Nathan Dorn" w:date="2026-02-17T16:46:00Z" w16du:dateUtc="2026-02-17T21:46:00Z">
        <w:r w:rsidR="00E8719B">
          <w:rPr>
            <w:rFonts w:ascii="Times New Roman" w:eastAsia="Gungsuh" w:hAnsi="Times New Roman" w:cs="Times New Roman"/>
            <w:sz w:val="24"/>
            <w:szCs w:val="24"/>
          </w:rPr>
          <w:t xml:space="preserve"> and then </w:t>
        </w:r>
      </w:ins>
      <w:ins w:id="70" w:author="Nathan Dorn" w:date="2026-02-19T09:57:00Z" w16du:dateUtc="2026-02-19T14:57:00Z">
        <w:r w:rsidR="00E84F66">
          <w:rPr>
            <w:rFonts w:ascii="Times New Roman" w:eastAsia="Gungsuh" w:hAnsi="Times New Roman" w:cs="Times New Roman"/>
            <w:sz w:val="24"/>
            <w:szCs w:val="24"/>
          </w:rPr>
          <w:t xml:space="preserve">consistently </w:t>
        </w:r>
      </w:ins>
      <w:ins w:id="71" w:author="Nathan Dorn" w:date="2026-02-17T16:31:00Z" w16du:dateUtc="2026-02-17T21:31:00Z">
        <w:r w:rsidR="00A84C70">
          <w:rPr>
            <w:rFonts w:ascii="Times New Roman" w:eastAsia="Gungsuh" w:hAnsi="Times New Roman" w:cs="Times New Roman"/>
            <w:sz w:val="24"/>
            <w:szCs w:val="24"/>
          </w:rPr>
          <w:t xml:space="preserve">analyzed </w:t>
        </w:r>
      </w:ins>
      <w:ins w:id="72" w:author="Nathan Dorn" w:date="2026-02-17T16:56:00Z" w16du:dateUtc="2026-02-17T21:56:00Z">
        <w:r w:rsidR="009D70EE">
          <w:rPr>
            <w:rFonts w:ascii="Times New Roman" w:eastAsia="Gungsuh" w:hAnsi="Times New Roman" w:cs="Times New Roman"/>
            <w:sz w:val="24"/>
            <w:szCs w:val="24"/>
          </w:rPr>
          <w:t>the data</w:t>
        </w:r>
      </w:ins>
      <w:ins w:id="73" w:author="Nathan Dorn" w:date="2026-02-17T16:46:00Z" w16du:dateUtc="2026-02-17T21:46:00Z">
        <w:r w:rsidR="00E8719B">
          <w:rPr>
            <w:rFonts w:ascii="Times New Roman" w:eastAsia="Gungsuh" w:hAnsi="Times New Roman" w:cs="Times New Roman"/>
            <w:sz w:val="24"/>
            <w:szCs w:val="24"/>
          </w:rPr>
          <w:t xml:space="preserve"> </w:t>
        </w:r>
      </w:ins>
      <w:ins w:id="74" w:author="Nathan Dorn" w:date="2026-02-17T16:31:00Z" w16du:dateUtc="2026-02-17T21:31:00Z">
        <w:r w:rsidR="00A84C70">
          <w:rPr>
            <w:rFonts w:ascii="Times New Roman" w:eastAsia="Gungsuh" w:hAnsi="Times New Roman" w:cs="Times New Roman"/>
            <w:sz w:val="24"/>
            <w:szCs w:val="24"/>
          </w:rPr>
          <w:t xml:space="preserve">to classify </w:t>
        </w:r>
      </w:ins>
      <w:ins w:id="75" w:author="Nathan Dorn" w:date="2026-02-19T09:58:00Z" w16du:dateUtc="2026-02-19T14:58:00Z">
        <w:r w:rsidR="00E84F66">
          <w:rPr>
            <w:rFonts w:ascii="Times New Roman" w:eastAsia="Gungsuh" w:hAnsi="Times New Roman" w:cs="Times New Roman"/>
            <w:sz w:val="24"/>
            <w:szCs w:val="24"/>
          </w:rPr>
          <w:t>dynamic</w:t>
        </w:r>
      </w:ins>
      <w:ins w:id="76" w:author="Nathan Dorn" w:date="2026-02-19T09:53:00Z" w16du:dateUtc="2026-02-19T14:53:00Z">
        <w:r w:rsidR="000E2CC3">
          <w:rPr>
            <w:rFonts w:ascii="Times New Roman" w:eastAsia="Gungsuh" w:hAnsi="Times New Roman" w:cs="Times New Roman"/>
            <w:sz w:val="24"/>
            <w:szCs w:val="24"/>
          </w:rPr>
          <w:t xml:space="preserve">, with particular attention </w:t>
        </w:r>
        <w:r w:rsidR="0022131F">
          <w:rPr>
            <w:rFonts w:ascii="Times New Roman" w:eastAsia="Gungsuh" w:hAnsi="Times New Roman" w:cs="Times New Roman"/>
            <w:sz w:val="24"/>
            <w:szCs w:val="24"/>
          </w:rPr>
          <w:t>paid to evidence for full boom-bust dynamics and collapses (&gt;90% decline from maximum).</w:t>
        </w:r>
      </w:ins>
      <w:ins w:id="77" w:author="Nathan Dorn" w:date="2026-02-17T16:47:00Z" w16du:dateUtc="2026-02-17T21:47:00Z">
        <w:r w:rsidR="00F80812">
          <w:rPr>
            <w:rFonts w:ascii="Times New Roman" w:eastAsia="Gungsuh" w:hAnsi="Times New Roman" w:cs="Times New Roman"/>
            <w:sz w:val="24"/>
            <w:szCs w:val="24"/>
          </w:rPr>
          <w:t xml:space="preserve">  </w:t>
        </w:r>
      </w:ins>
      <w:del w:id="78" w:author="Nathan Dorn" w:date="2026-02-17T16:31:00Z" w16du:dateUtc="2026-02-17T21:31:00Z">
        <w:r w:rsidR="00745928" w:rsidDel="0049514F">
          <w:rPr>
            <w:rFonts w:ascii="Times New Roman" w:eastAsia="Gungsuh" w:hAnsi="Times New Roman" w:cs="Times New Roman"/>
            <w:sz w:val="24"/>
            <w:szCs w:val="24"/>
          </w:rPr>
          <w:delText>that matched our</w:delText>
        </w:r>
      </w:del>
      <w:r w:rsidR="00745928">
        <w:rPr>
          <w:rFonts w:ascii="Times New Roman" w:eastAsia="Gungsuh" w:hAnsi="Times New Roman" w:cs="Times New Roman"/>
          <w:sz w:val="24"/>
          <w:szCs w:val="24"/>
        </w:rPr>
        <w:t xml:space="preserve"> </w:t>
      </w:r>
      <w:del w:id="79" w:author="Nathan Dorn" w:date="2026-02-17T16:31:00Z" w16du:dateUtc="2026-02-17T21:31:00Z">
        <w:r w:rsidR="00745928" w:rsidDel="0049514F">
          <w:rPr>
            <w:rFonts w:ascii="Times New Roman" w:eastAsia="Gungsuh" w:hAnsi="Times New Roman" w:cs="Times New Roman"/>
            <w:sz w:val="24"/>
            <w:szCs w:val="24"/>
          </w:rPr>
          <w:delText>definition,</w:delText>
        </w:r>
        <w:r w:rsidR="001073D8" w:rsidDel="0049514F">
          <w:rPr>
            <w:rFonts w:ascii="Times New Roman" w:eastAsia="Gungsuh" w:hAnsi="Times New Roman" w:cs="Times New Roman"/>
            <w:sz w:val="24"/>
            <w:szCs w:val="24"/>
          </w:rPr>
          <w:delText xml:space="preserve"> </w:delText>
        </w:r>
        <w:r w:rsidR="00745928" w:rsidDel="0049514F">
          <w:rPr>
            <w:rFonts w:ascii="Times New Roman" w:eastAsia="Gungsuh" w:hAnsi="Times New Roman" w:cs="Times New Roman"/>
            <w:sz w:val="24"/>
            <w:szCs w:val="24"/>
          </w:rPr>
          <w:delText>we also</w:delText>
        </w:r>
      </w:del>
      <w:r w:rsidR="001073D8">
        <w:rPr>
          <w:rFonts w:ascii="Times New Roman" w:eastAsia="Gungsuh" w:hAnsi="Times New Roman" w:cs="Times New Roman"/>
          <w:sz w:val="24"/>
          <w:szCs w:val="24"/>
        </w:rPr>
        <w:t xml:space="preserve"> </w:t>
      </w:r>
      <w:del w:id="80" w:author="Nathan Dorn" w:date="2026-02-17T16:32:00Z" w16du:dateUtc="2026-02-17T21:32:00Z">
        <w:r w:rsidR="001073D8" w:rsidDel="0049514F">
          <w:rPr>
            <w:rFonts w:ascii="Times New Roman" w:eastAsia="Gungsuh" w:hAnsi="Times New Roman" w:cs="Times New Roman"/>
            <w:sz w:val="24"/>
            <w:szCs w:val="24"/>
          </w:rPr>
          <w:delText xml:space="preserve">identify </w:delText>
        </w:r>
        <w:r w:rsidR="00745928" w:rsidDel="0049514F">
          <w:rPr>
            <w:rFonts w:ascii="Times New Roman" w:eastAsia="Gungsuh" w:hAnsi="Times New Roman" w:cs="Times New Roman"/>
            <w:sz w:val="24"/>
            <w:szCs w:val="24"/>
          </w:rPr>
          <w:delText xml:space="preserve">some </w:delText>
        </w:r>
        <w:r w:rsidR="00CB7225" w:rsidDel="0049514F">
          <w:rPr>
            <w:rFonts w:ascii="Times New Roman" w:eastAsia="Gungsuh" w:hAnsi="Times New Roman" w:cs="Times New Roman"/>
            <w:sz w:val="24"/>
            <w:szCs w:val="24"/>
          </w:rPr>
          <w:delText xml:space="preserve">of the </w:delText>
        </w:r>
        <w:r w:rsidR="001073D8" w:rsidDel="0049514F">
          <w:rPr>
            <w:rFonts w:ascii="Times New Roman" w:eastAsia="Gungsuh" w:hAnsi="Times New Roman" w:cs="Times New Roman"/>
            <w:sz w:val="24"/>
            <w:szCs w:val="24"/>
          </w:rPr>
          <w:delText>mechanisms that can cause boom-busts</w:delText>
        </w:r>
      </w:del>
      <w:r w:rsidR="001073D8">
        <w:rPr>
          <w:rFonts w:ascii="Times New Roman" w:eastAsia="Gungsuh" w:hAnsi="Times New Roman" w:cs="Times New Roman"/>
          <w:sz w:val="24"/>
          <w:szCs w:val="24"/>
        </w:rPr>
        <w:t>.</w:t>
      </w:r>
      <w:r w:rsidR="00691DC4">
        <w:rPr>
          <w:rFonts w:ascii="Times New Roman" w:eastAsia="Gungsuh" w:hAnsi="Times New Roman" w:cs="Times New Roman"/>
          <w:sz w:val="24"/>
          <w:szCs w:val="24"/>
        </w:rPr>
        <w:t xml:space="preserve"> Of </w:t>
      </w:r>
      <w:del w:id="81" w:author="Nathan Dorn" w:date="2026-02-17T16:33:00Z" w16du:dateUtc="2026-02-17T21:33:00Z">
        <w:r w:rsidR="00691DC4" w:rsidDel="00726173">
          <w:rPr>
            <w:rFonts w:ascii="Times New Roman" w:eastAsia="Gungsuh" w:hAnsi="Times New Roman" w:cs="Times New Roman"/>
            <w:sz w:val="24"/>
            <w:szCs w:val="24"/>
          </w:rPr>
          <w:delText xml:space="preserve">the </w:delText>
        </w:r>
      </w:del>
      <w:r w:rsidR="00691DC4">
        <w:rPr>
          <w:rFonts w:ascii="Times New Roman" w:eastAsia="Gungsuh" w:hAnsi="Times New Roman" w:cs="Times New Roman"/>
          <w:sz w:val="24"/>
          <w:szCs w:val="24"/>
        </w:rPr>
        <w:t>452 time series</w:t>
      </w:r>
      <w:ins w:id="82" w:author="Nathan Dorn" w:date="2026-02-17T16:33:00Z" w16du:dateUtc="2026-02-17T21:33:00Z">
        <w:r w:rsidR="00726173">
          <w:rPr>
            <w:rFonts w:ascii="Times New Roman" w:eastAsia="Gungsuh" w:hAnsi="Times New Roman" w:cs="Times New Roman"/>
            <w:sz w:val="24"/>
            <w:szCs w:val="24"/>
          </w:rPr>
          <w:t xml:space="preserve"> including ## species and ## orders</w:t>
        </w:r>
      </w:ins>
      <w:r w:rsidR="00691DC4">
        <w:rPr>
          <w:rFonts w:ascii="Times New Roman" w:eastAsia="Gungsuh" w:hAnsi="Times New Roman" w:cs="Times New Roman"/>
          <w:sz w:val="24"/>
          <w:szCs w:val="24"/>
        </w:rPr>
        <w:t xml:space="preserve"> </w:t>
      </w:r>
      <w:del w:id="83" w:author="Nathan Dorn" w:date="2026-02-17T16:33:00Z" w16du:dateUtc="2026-02-17T21:33:00Z">
        <w:r w:rsidR="00691DC4" w:rsidDel="00726173">
          <w:rPr>
            <w:rFonts w:ascii="Times New Roman" w:eastAsia="Gungsuh" w:hAnsi="Times New Roman" w:cs="Times New Roman"/>
            <w:sz w:val="24"/>
            <w:szCs w:val="24"/>
          </w:rPr>
          <w:delText>we compiled,</w:delText>
        </w:r>
      </w:del>
      <w:ins w:id="84" w:author="Nathan Dorn" w:date="2026-02-17T16:33:00Z" w16du:dateUtc="2026-02-17T21:33:00Z">
        <w:r w:rsidR="00726173">
          <w:rPr>
            <w:rFonts w:ascii="Times New Roman" w:eastAsia="Gungsuh" w:hAnsi="Times New Roman" w:cs="Times New Roman"/>
            <w:sz w:val="24"/>
            <w:szCs w:val="24"/>
          </w:rPr>
          <w:t>only</w:t>
        </w:r>
      </w:ins>
      <w:r w:rsidR="00691DC4">
        <w:rPr>
          <w:rFonts w:ascii="Times New Roman" w:eastAsia="Gungsuh" w:hAnsi="Times New Roman" w:cs="Times New Roman"/>
          <w:sz w:val="24"/>
          <w:szCs w:val="24"/>
        </w:rPr>
        <w:t xml:space="preserve"> 195 </w:t>
      </w:r>
      <w:ins w:id="85" w:author="Nathan Dorn" w:date="2026-02-17T16:33:00Z" w16du:dateUtc="2026-02-17T21:33:00Z">
        <w:r w:rsidR="00264678">
          <w:rPr>
            <w:rFonts w:ascii="Times New Roman" w:eastAsia="Gungsuh" w:hAnsi="Times New Roman" w:cs="Times New Roman"/>
            <w:sz w:val="24"/>
            <w:szCs w:val="24"/>
          </w:rPr>
          <w:t xml:space="preserve">were </w:t>
        </w:r>
      </w:ins>
      <w:ins w:id="86" w:author="Nathan Dorn" w:date="2026-02-17T16:34:00Z" w16du:dateUtc="2026-02-17T21:34:00Z">
        <w:r w:rsidR="00264678">
          <w:rPr>
            <w:rFonts w:ascii="Times New Roman" w:eastAsia="Gungsuh" w:hAnsi="Times New Roman" w:cs="Times New Roman"/>
            <w:sz w:val="24"/>
            <w:szCs w:val="24"/>
          </w:rPr>
          <w:t>complete enough or long</w:t>
        </w:r>
      </w:ins>
      <w:ins w:id="87" w:author="Nathan Dorn" w:date="2026-02-17T16:33:00Z" w16du:dateUtc="2026-02-17T21:33:00Z">
        <w:r w:rsidR="00264678">
          <w:rPr>
            <w:rFonts w:ascii="Times New Roman" w:eastAsia="Gungsuh" w:hAnsi="Times New Roman" w:cs="Times New Roman"/>
            <w:sz w:val="24"/>
            <w:szCs w:val="24"/>
          </w:rPr>
          <w:t xml:space="preserve"> enough to </w:t>
        </w:r>
      </w:ins>
      <w:r w:rsidR="00691DC4">
        <w:rPr>
          <w:rFonts w:ascii="Times New Roman" w:eastAsia="Gungsuh" w:hAnsi="Times New Roman" w:cs="Times New Roman"/>
          <w:sz w:val="24"/>
          <w:szCs w:val="24"/>
        </w:rPr>
        <w:t>me</w:t>
      </w:r>
      <w:ins w:id="88" w:author="Nathan Dorn" w:date="2026-02-17T16:33:00Z" w16du:dateUtc="2026-02-17T21:33:00Z">
        <w:r w:rsidR="00264678">
          <w:rPr>
            <w:rFonts w:ascii="Times New Roman" w:eastAsia="Gungsuh" w:hAnsi="Times New Roman" w:cs="Times New Roman"/>
            <w:sz w:val="24"/>
            <w:szCs w:val="24"/>
          </w:rPr>
          <w:t>e</w:t>
        </w:r>
      </w:ins>
      <w:r w:rsidR="00691DC4">
        <w:rPr>
          <w:rFonts w:ascii="Times New Roman" w:eastAsia="Gungsuh" w:hAnsi="Times New Roman" w:cs="Times New Roman"/>
          <w:sz w:val="24"/>
          <w:szCs w:val="24"/>
        </w:rPr>
        <w:t xml:space="preserve">t </w:t>
      </w:r>
      <w:del w:id="89" w:author="Nathan Dorn" w:date="2026-02-17T16:34:00Z" w16du:dateUtc="2026-02-17T21:34:00Z">
        <w:r w:rsidR="00691DC4" w:rsidDel="00264678">
          <w:rPr>
            <w:rFonts w:ascii="Times New Roman" w:eastAsia="Gungsuh" w:hAnsi="Times New Roman" w:cs="Times New Roman"/>
            <w:sz w:val="24"/>
            <w:szCs w:val="24"/>
          </w:rPr>
          <w:delText xml:space="preserve">our </w:delText>
        </w:r>
      </w:del>
      <w:ins w:id="90" w:author="Nathan Dorn" w:date="2026-02-17T16:34:00Z" w16du:dateUtc="2026-02-17T21:34:00Z">
        <w:r w:rsidR="00264678">
          <w:rPr>
            <w:rFonts w:ascii="Times New Roman" w:eastAsia="Gungsuh" w:hAnsi="Times New Roman" w:cs="Times New Roman"/>
            <w:sz w:val="24"/>
            <w:szCs w:val="24"/>
          </w:rPr>
          <w:t xml:space="preserve">all </w:t>
        </w:r>
      </w:ins>
      <w:r w:rsidR="00691DC4">
        <w:rPr>
          <w:rFonts w:ascii="Times New Roman" w:eastAsia="Gungsuh" w:hAnsi="Times New Roman" w:cs="Times New Roman"/>
          <w:sz w:val="24"/>
          <w:szCs w:val="24"/>
        </w:rPr>
        <w:t>inclusion criteria</w:t>
      </w:r>
      <w:ins w:id="91" w:author="Nathan Dorn" w:date="2026-02-17T16:35:00Z" w16du:dateUtc="2026-02-17T21:35:00Z">
        <w:r w:rsidR="002B0573">
          <w:rPr>
            <w:rFonts w:ascii="Times New Roman" w:eastAsia="Gungsuh" w:hAnsi="Times New Roman" w:cs="Times New Roman"/>
            <w:sz w:val="24"/>
            <w:szCs w:val="24"/>
          </w:rPr>
          <w:t>.</w:t>
        </w:r>
      </w:ins>
      <w:del w:id="92" w:author="Nathan Dorn" w:date="2026-02-17T16:35:00Z" w16du:dateUtc="2026-02-17T21:35:00Z">
        <w:r w:rsidR="00207C80" w:rsidDel="002B0573">
          <w:rPr>
            <w:rFonts w:ascii="Times New Roman" w:eastAsia="Gungsuh" w:hAnsi="Times New Roman" w:cs="Times New Roman"/>
            <w:sz w:val="24"/>
            <w:szCs w:val="24"/>
          </w:rPr>
          <w:delText>,</w:delText>
        </w:r>
      </w:del>
      <w:r w:rsidR="00207C80">
        <w:rPr>
          <w:rFonts w:ascii="Times New Roman" w:eastAsia="Gungsuh" w:hAnsi="Times New Roman" w:cs="Times New Roman"/>
          <w:sz w:val="24"/>
          <w:szCs w:val="24"/>
        </w:rPr>
        <w:t xml:space="preserve"> </w:t>
      </w:r>
      <w:ins w:id="93" w:author="Nathan Dorn" w:date="2026-02-17T16:35:00Z" w16du:dateUtc="2026-02-17T21:35:00Z">
        <w:r w:rsidR="002B0573">
          <w:rPr>
            <w:rFonts w:ascii="Times New Roman" w:eastAsia="Gungsuh" w:hAnsi="Times New Roman" w:cs="Times New Roman"/>
            <w:sz w:val="24"/>
            <w:szCs w:val="24"/>
          </w:rPr>
          <w:t>Eighty-four percent (</w:t>
        </w:r>
      </w:ins>
      <w:r w:rsidR="00207C80">
        <w:rPr>
          <w:rFonts w:ascii="Times New Roman" w:eastAsia="Gungsuh" w:hAnsi="Times New Roman" w:cs="Times New Roman"/>
          <w:sz w:val="24"/>
          <w:szCs w:val="24"/>
        </w:rPr>
        <w:t>165</w:t>
      </w:r>
      <w:ins w:id="94" w:author="Nathan Dorn" w:date="2026-02-17T16:49:00Z" w16du:dateUtc="2026-02-17T21:49:00Z">
        <w:r w:rsidR="00106BA7">
          <w:rPr>
            <w:rFonts w:ascii="Times New Roman" w:eastAsia="Gungsuh" w:hAnsi="Times New Roman" w:cs="Times New Roman"/>
            <w:sz w:val="24"/>
            <w:szCs w:val="24"/>
          </w:rPr>
          <w:t>/195</w:t>
        </w:r>
      </w:ins>
      <w:ins w:id="95" w:author="Nathan Dorn" w:date="2026-02-17T16:35:00Z" w16du:dateUtc="2026-02-17T21:35:00Z">
        <w:r w:rsidR="002B0573">
          <w:rPr>
            <w:rFonts w:ascii="Times New Roman" w:eastAsia="Gungsuh" w:hAnsi="Times New Roman" w:cs="Times New Roman"/>
            <w:sz w:val="24"/>
            <w:szCs w:val="24"/>
          </w:rPr>
          <w:t>)</w:t>
        </w:r>
      </w:ins>
      <w:r w:rsidR="00207C80">
        <w:rPr>
          <w:rFonts w:ascii="Times New Roman" w:eastAsia="Gungsuh" w:hAnsi="Times New Roman" w:cs="Times New Roman"/>
          <w:sz w:val="24"/>
          <w:szCs w:val="24"/>
        </w:rPr>
        <w:t xml:space="preserve"> </w:t>
      </w:r>
      <w:ins w:id="96" w:author="Nathan Dorn" w:date="2026-02-17T16:35:00Z" w16du:dateUtc="2026-02-17T21:35:00Z">
        <w:r w:rsidR="007052B9">
          <w:rPr>
            <w:rFonts w:ascii="Times New Roman" w:eastAsia="Gungsuh" w:hAnsi="Times New Roman" w:cs="Times New Roman"/>
            <w:sz w:val="24"/>
            <w:szCs w:val="24"/>
          </w:rPr>
          <w:t xml:space="preserve">of the </w:t>
        </w:r>
      </w:ins>
      <w:ins w:id="97" w:author="Nathan Dorn" w:date="2026-02-17T16:36:00Z" w16du:dateUtc="2026-02-17T21:36:00Z">
        <w:r w:rsidR="003E5033">
          <w:rPr>
            <w:rFonts w:ascii="Times New Roman" w:eastAsia="Gungsuh" w:hAnsi="Times New Roman" w:cs="Times New Roman"/>
            <w:sz w:val="24"/>
            <w:szCs w:val="24"/>
          </w:rPr>
          <w:t xml:space="preserve">populations </w:t>
        </w:r>
      </w:ins>
      <w:r w:rsidR="00207C80">
        <w:rPr>
          <w:rFonts w:ascii="Times New Roman" w:eastAsia="Gungsuh" w:hAnsi="Times New Roman" w:cs="Times New Roman"/>
          <w:sz w:val="24"/>
          <w:szCs w:val="24"/>
        </w:rPr>
        <w:t xml:space="preserve">had </w:t>
      </w:r>
      <w:del w:id="98" w:author="Nathan Dorn" w:date="2026-02-17T16:35:00Z" w16du:dateUtc="2026-02-17T21:35:00Z">
        <w:r w:rsidR="00207C80" w:rsidDel="007052B9">
          <w:rPr>
            <w:rFonts w:ascii="Times New Roman" w:eastAsia="Gungsuh" w:hAnsi="Times New Roman" w:cs="Times New Roman"/>
            <w:sz w:val="24"/>
            <w:szCs w:val="24"/>
          </w:rPr>
          <w:delText xml:space="preserve">phases detected using </w:delText>
        </w:r>
      </w:del>
      <w:r w:rsidR="00207C80">
        <w:rPr>
          <w:rFonts w:ascii="Times New Roman" w:eastAsia="Gungsuh" w:hAnsi="Times New Roman" w:cs="Times New Roman"/>
          <w:sz w:val="24"/>
          <w:szCs w:val="24"/>
        </w:rPr>
        <w:t>regime shift</w:t>
      </w:r>
      <w:ins w:id="99" w:author="Nathan Dorn" w:date="2026-02-17T16:35:00Z" w16du:dateUtc="2026-02-17T21:35:00Z">
        <w:r w:rsidR="007052B9">
          <w:rPr>
            <w:rFonts w:ascii="Times New Roman" w:eastAsia="Gungsuh" w:hAnsi="Times New Roman" w:cs="Times New Roman"/>
            <w:sz w:val="24"/>
            <w:szCs w:val="24"/>
          </w:rPr>
          <w:t>s</w:t>
        </w:r>
      </w:ins>
      <w:ins w:id="100" w:author="Nathan Dorn" w:date="2026-02-18T12:49:00Z" w16du:dateUtc="2026-02-18T17:49:00Z">
        <w:r w:rsidR="00FF4D90">
          <w:rPr>
            <w:rFonts w:ascii="Times New Roman" w:eastAsia="Gungsuh" w:hAnsi="Times New Roman" w:cs="Times New Roman"/>
            <w:sz w:val="24"/>
            <w:szCs w:val="24"/>
          </w:rPr>
          <w:t>,</w:t>
        </w:r>
      </w:ins>
      <w:ins w:id="101" w:author="Nathan Dorn" w:date="2026-02-17T16:35:00Z" w16du:dateUtc="2026-02-17T21:35:00Z">
        <w:r w:rsidR="007052B9">
          <w:rPr>
            <w:rFonts w:ascii="Times New Roman" w:eastAsia="Gungsuh" w:hAnsi="Times New Roman" w:cs="Times New Roman"/>
            <w:sz w:val="24"/>
            <w:szCs w:val="24"/>
          </w:rPr>
          <w:t xml:space="preserve"> but only </w:t>
        </w:r>
      </w:ins>
      <w:ins w:id="102" w:author="Nathan Dorn" w:date="2026-02-17T16:36:00Z" w16du:dateUtc="2026-02-17T21:36:00Z">
        <w:r w:rsidR="003E5033">
          <w:rPr>
            <w:rFonts w:ascii="Times New Roman" w:eastAsia="Gungsuh" w:hAnsi="Times New Roman" w:cs="Times New Roman"/>
            <w:sz w:val="24"/>
            <w:szCs w:val="24"/>
          </w:rPr>
          <w:t>45% (87</w:t>
        </w:r>
      </w:ins>
      <w:ins w:id="103" w:author="Nathan Dorn" w:date="2026-02-19T09:59:00Z" w16du:dateUtc="2026-02-19T14:59:00Z">
        <w:r w:rsidR="00CD4EFC">
          <w:rPr>
            <w:rFonts w:ascii="Times New Roman" w:eastAsia="Gungsuh" w:hAnsi="Times New Roman" w:cs="Times New Roman"/>
            <w:sz w:val="24"/>
            <w:szCs w:val="24"/>
          </w:rPr>
          <w:t>/</w:t>
        </w:r>
        <w:r w:rsidR="00B112D6">
          <w:rPr>
            <w:rFonts w:ascii="Times New Roman" w:eastAsia="Gungsuh" w:hAnsi="Times New Roman" w:cs="Times New Roman"/>
            <w:sz w:val="24"/>
            <w:szCs w:val="24"/>
          </w:rPr>
          <w:t>195</w:t>
        </w:r>
      </w:ins>
      <w:ins w:id="104" w:author="Nathan Dorn" w:date="2026-02-17T16:36:00Z" w16du:dateUtc="2026-02-17T21:36:00Z">
        <w:r w:rsidR="003E5033">
          <w:rPr>
            <w:rFonts w:ascii="Times New Roman" w:eastAsia="Gungsuh" w:hAnsi="Times New Roman" w:cs="Times New Roman"/>
            <w:sz w:val="24"/>
            <w:szCs w:val="24"/>
          </w:rPr>
          <w:t>)</w:t>
        </w:r>
      </w:ins>
      <w:del w:id="105" w:author="Nathan Dorn" w:date="2026-02-17T16:35:00Z" w16du:dateUtc="2026-02-17T21:35:00Z">
        <w:r w:rsidR="00207C80" w:rsidDel="007052B9">
          <w:rPr>
            <w:rFonts w:ascii="Times New Roman" w:eastAsia="Gungsuh" w:hAnsi="Times New Roman" w:cs="Times New Roman"/>
            <w:sz w:val="24"/>
            <w:szCs w:val="24"/>
          </w:rPr>
          <w:delText xml:space="preserve"> analysis,</w:delText>
        </w:r>
      </w:del>
      <w:del w:id="106" w:author="Nathan Dorn" w:date="2026-02-17T16:36:00Z" w16du:dateUtc="2026-02-17T21:36:00Z">
        <w:r w:rsidR="00207C80" w:rsidDel="003E5033">
          <w:rPr>
            <w:rFonts w:ascii="Times New Roman" w:eastAsia="Gungsuh" w:hAnsi="Times New Roman" w:cs="Times New Roman"/>
            <w:sz w:val="24"/>
            <w:szCs w:val="24"/>
          </w:rPr>
          <w:delText xml:space="preserve"> 87 </w:delText>
        </w:r>
      </w:del>
      <w:r w:rsidR="00207C80">
        <w:rPr>
          <w:rFonts w:ascii="Times New Roman" w:eastAsia="Gungsuh" w:hAnsi="Times New Roman" w:cs="Times New Roman"/>
          <w:sz w:val="24"/>
          <w:szCs w:val="24"/>
        </w:rPr>
        <w:t xml:space="preserve">had </w:t>
      </w:r>
      <w:ins w:id="107" w:author="Nathan Dorn" w:date="2026-02-19T09:59:00Z" w16du:dateUtc="2026-02-19T14:59:00Z">
        <w:r w:rsidR="00B112D6">
          <w:rPr>
            <w:rFonts w:ascii="Times New Roman" w:eastAsia="Gungsuh" w:hAnsi="Times New Roman" w:cs="Times New Roman"/>
            <w:sz w:val="24"/>
            <w:szCs w:val="24"/>
          </w:rPr>
          <w:t xml:space="preserve">evidence of </w:t>
        </w:r>
      </w:ins>
      <w:del w:id="108" w:author="Nathan Dorn" w:date="2026-02-17T16:36:00Z" w16du:dateUtc="2026-02-17T21:36:00Z">
        <w:r w:rsidR="00207C80" w:rsidDel="003E5033">
          <w:rPr>
            <w:rFonts w:ascii="Times New Roman" w:eastAsia="Gungsuh" w:hAnsi="Times New Roman" w:cs="Times New Roman"/>
            <w:sz w:val="24"/>
            <w:szCs w:val="24"/>
          </w:rPr>
          <w:delText xml:space="preserve">some </w:delText>
        </w:r>
      </w:del>
      <w:del w:id="109" w:author="Nathan Dorn" w:date="2026-02-18T12:46:00Z" w16du:dateUtc="2026-02-18T17:46:00Z">
        <w:r w:rsidR="00207C80" w:rsidDel="00400EDE">
          <w:rPr>
            <w:rFonts w:ascii="Times New Roman" w:eastAsia="Gungsuh" w:hAnsi="Times New Roman" w:cs="Times New Roman"/>
            <w:sz w:val="24"/>
            <w:szCs w:val="24"/>
          </w:rPr>
          <w:delText>evidence of</w:delText>
        </w:r>
      </w:del>
      <w:del w:id="110" w:author="Nathan Dorn" w:date="2026-02-19T09:54:00Z" w16du:dateUtc="2026-02-19T14:54:00Z">
        <w:r w:rsidR="00207C80" w:rsidDel="0022131F">
          <w:rPr>
            <w:rFonts w:ascii="Times New Roman" w:eastAsia="Gungsuh" w:hAnsi="Times New Roman" w:cs="Times New Roman"/>
            <w:sz w:val="24"/>
            <w:szCs w:val="24"/>
          </w:rPr>
          <w:delText xml:space="preserve"> </w:delText>
        </w:r>
      </w:del>
      <w:ins w:id="111" w:author="Nathan Dorn" w:date="2026-02-18T12:47:00Z" w16du:dateUtc="2026-02-18T17:47:00Z">
        <w:r w:rsidR="00BB3BC7">
          <w:rPr>
            <w:rFonts w:ascii="Times New Roman" w:eastAsia="Gungsuh" w:hAnsi="Times New Roman" w:cs="Times New Roman"/>
            <w:sz w:val="24"/>
            <w:szCs w:val="24"/>
          </w:rPr>
          <w:t xml:space="preserve"> </w:t>
        </w:r>
        <w:r w:rsidR="003B639B">
          <w:rPr>
            <w:rFonts w:ascii="Times New Roman" w:eastAsia="Gungsuh" w:hAnsi="Times New Roman" w:cs="Times New Roman"/>
            <w:sz w:val="24"/>
            <w:szCs w:val="24"/>
          </w:rPr>
          <w:t>collapse or bust</w:t>
        </w:r>
      </w:ins>
      <w:ins w:id="112" w:author="Nathan Dorn" w:date="2026-02-19T09:59:00Z" w16du:dateUtc="2026-02-19T14:59:00Z">
        <w:r w:rsidR="00B112D6">
          <w:rPr>
            <w:rFonts w:ascii="Times New Roman" w:eastAsia="Gungsuh" w:hAnsi="Times New Roman" w:cs="Times New Roman"/>
            <w:sz w:val="24"/>
            <w:szCs w:val="24"/>
          </w:rPr>
          <w:t xml:space="preserve"> </w:t>
        </w:r>
      </w:ins>
      <w:ins w:id="113" w:author="Nathan Dorn" w:date="2026-02-17T16:50:00Z" w16du:dateUtc="2026-02-17T21:50:00Z">
        <w:r w:rsidR="000A2010">
          <w:rPr>
            <w:rFonts w:ascii="Times New Roman" w:eastAsia="Gungsuh" w:hAnsi="Times New Roman" w:cs="Times New Roman"/>
            <w:sz w:val="24"/>
            <w:szCs w:val="24"/>
          </w:rPr>
          <w:t>(</w:t>
        </w:r>
      </w:ins>
      <w:ins w:id="114" w:author="Nathan Dorn" w:date="2026-02-18T12:47:00Z" w16du:dateUtc="2026-02-18T17:47:00Z">
        <w:r w:rsidR="003B639B">
          <w:rPr>
            <w:rFonts w:ascii="Times New Roman" w:eastAsia="Gungsuh" w:hAnsi="Times New Roman" w:cs="Times New Roman"/>
            <w:sz w:val="24"/>
            <w:szCs w:val="24"/>
          </w:rPr>
          <w:t xml:space="preserve">i.e., </w:t>
        </w:r>
      </w:ins>
      <w:r w:rsidR="00207C80">
        <w:rPr>
          <w:rFonts w:ascii="Times New Roman" w:eastAsia="Gungsuh" w:hAnsi="Times New Roman" w:cs="Times New Roman"/>
          <w:sz w:val="24"/>
          <w:szCs w:val="24"/>
        </w:rPr>
        <w:t xml:space="preserve">sustained </w:t>
      </w:r>
      <w:ins w:id="115" w:author="Nathan Dorn" w:date="2026-02-18T12:47:00Z" w16du:dateUtc="2026-02-18T17:47:00Z">
        <w:r w:rsidR="003B639B">
          <w:rPr>
            <w:rFonts w:ascii="Times New Roman" w:eastAsia="Gungsuh" w:hAnsi="Times New Roman" w:cs="Times New Roman"/>
            <w:sz w:val="24"/>
            <w:szCs w:val="24"/>
          </w:rPr>
          <w:t>collapse</w:t>
        </w:r>
      </w:ins>
      <w:ins w:id="116" w:author="Nathan Dorn" w:date="2026-02-18T12:48:00Z" w16du:dateUtc="2026-02-18T17:48:00Z">
        <w:r w:rsidR="00FF4D90">
          <w:rPr>
            <w:rFonts w:ascii="Times New Roman" w:eastAsia="Gungsuh" w:hAnsi="Times New Roman" w:cs="Times New Roman"/>
            <w:sz w:val="24"/>
            <w:szCs w:val="24"/>
          </w:rPr>
          <w:t>)</w:t>
        </w:r>
      </w:ins>
      <w:del w:id="117" w:author="Nathan Dorn" w:date="2026-02-18T12:47:00Z" w16du:dateUtc="2026-02-18T17:47:00Z">
        <w:r w:rsidR="00207C80" w:rsidDel="003B639B">
          <w:rPr>
            <w:rFonts w:ascii="Times New Roman" w:eastAsia="Gungsuh" w:hAnsi="Times New Roman" w:cs="Times New Roman"/>
            <w:sz w:val="24"/>
            <w:szCs w:val="24"/>
          </w:rPr>
          <w:delText>declines</w:delText>
        </w:r>
      </w:del>
      <w:del w:id="118" w:author="Nathan Dorn" w:date="2026-02-18T12:48:00Z" w16du:dateUtc="2026-02-18T17:48:00Z">
        <w:r w:rsidR="00207C80" w:rsidDel="00FF4D90">
          <w:rPr>
            <w:rFonts w:ascii="Times New Roman" w:eastAsia="Gungsuh" w:hAnsi="Times New Roman" w:cs="Times New Roman"/>
            <w:sz w:val="24"/>
            <w:szCs w:val="24"/>
          </w:rPr>
          <w:delText xml:space="preserve"> </w:delText>
        </w:r>
      </w:del>
      <w:del w:id="119" w:author="Nathan Dorn" w:date="2026-02-17T16:50:00Z" w16du:dateUtc="2026-02-17T21:50:00Z">
        <w:r w:rsidR="00207C80" w:rsidDel="000A2010">
          <w:rPr>
            <w:rFonts w:ascii="Times New Roman" w:eastAsia="Gungsuh" w:hAnsi="Times New Roman" w:cs="Times New Roman"/>
            <w:sz w:val="24"/>
            <w:szCs w:val="24"/>
          </w:rPr>
          <w:delText xml:space="preserve">that were </w:delText>
        </w:r>
      </w:del>
      <w:del w:id="120" w:author="Nathan Dorn" w:date="2026-02-18T12:48:00Z" w16du:dateUtc="2026-02-18T17:48:00Z">
        <w:r w:rsidR="00207C80" w:rsidDel="00FF4D90">
          <w:rPr>
            <w:rFonts w:ascii="Times New Roman" w:eastAsia="Gungsuh" w:hAnsi="Times New Roman" w:cs="Times New Roman"/>
            <w:sz w:val="24"/>
            <w:szCs w:val="24"/>
          </w:rPr>
          <w:delText xml:space="preserve">≥ 90% from </w:delText>
        </w:r>
      </w:del>
      <w:del w:id="121" w:author="Nathan Dorn" w:date="2026-02-17T16:50:00Z" w16du:dateUtc="2026-02-17T21:50:00Z">
        <w:r w:rsidR="00207C80" w:rsidDel="000A2010">
          <w:rPr>
            <w:rFonts w:ascii="Times New Roman" w:eastAsia="Gungsuh" w:hAnsi="Times New Roman" w:cs="Times New Roman"/>
            <w:sz w:val="24"/>
            <w:szCs w:val="24"/>
          </w:rPr>
          <w:delText xml:space="preserve">the </w:delText>
        </w:r>
      </w:del>
      <w:del w:id="122" w:author="Nathan Dorn" w:date="2026-02-18T12:48:00Z" w16du:dateUtc="2026-02-18T17:48:00Z">
        <w:r w:rsidR="00207C80" w:rsidDel="00FF4D90">
          <w:rPr>
            <w:rFonts w:ascii="Times New Roman" w:eastAsia="Gungsuh" w:hAnsi="Times New Roman" w:cs="Times New Roman"/>
            <w:sz w:val="24"/>
            <w:szCs w:val="24"/>
          </w:rPr>
          <w:delText>maximum abundance</w:delText>
        </w:r>
      </w:del>
      <w:del w:id="123" w:author="Nathan Dorn" w:date="2026-02-19T09:52:00Z" w16du:dateUtc="2026-02-19T14:52:00Z">
        <w:r w:rsidR="00F83303" w:rsidDel="009D14FD">
          <w:rPr>
            <w:rFonts w:ascii="Times New Roman" w:eastAsia="Gungsuh" w:hAnsi="Times New Roman" w:cs="Times New Roman"/>
            <w:sz w:val="24"/>
            <w:szCs w:val="24"/>
          </w:rPr>
          <w:delText>,</w:delText>
        </w:r>
        <w:r w:rsidR="00207C80" w:rsidDel="009D14FD">
          <w:rPr>
            <w:rFonts w:ascii="Times New Roman" w:eastAsia="Gungsuh" w:hAnsi="Times New Roman" w:cs="Times New Roman"/>
            <w:sz w:val="24"/>
            <w:szCs w:val="24"/>
          </w:rPr>
          <w:delText xml:space="preserve"> </w:delText>
        </w:r>
      </w:del>
      <w:ins w:id="124" w:author="Nathan Dorn" w:date="2026-02-19T09:52:00Z" w16du:dateUtc="2026-02-19T14:52:00Z">
        <w:r w:rsidR="009D14FD">
          <w:rPr>
            <w:rFonts w:ascii="Times New Roman" w:eastAsia="Gungsuh" w:hAnsi="Times New Roman" w:cs="Times New Roman"/>
            <w:sz w:val="24"/>
            <w:szCs w:val="24"/>
          </w:rPr>
          <w:t xml:space="preserve"> Only</w:t>
        </w:r>
      </w:ins>
      <w:del w:id="125" w:author="Nathan Dorn" w:date="2026-02-19T09:52:00Z" w16du:dateUtc="2026-02-19T14:52:00Z">
        <w:r w:rsidR="00207C80" w:rsidDel="009D14FD">
          <w:rPr>
            <w:rFonts w:ascii="Times New Roman" w:eastAsia="Gungsuh" w:hAnsi="Times New Roman" w:cs="Times New Roman"/>
            <w:sz w:val="24"/>
            <w:szCs w:val="24"/>
          </w:rPr>
          <w:delText>and</w:delText>
        </w:r>
      </w:del>
      <w:ins w:id="126" w:author="Nathan Dorn" w:date="2026-02-17T16:37:00Z" w16du:dateUtc="2026-02-17T21:37:00Z">
        <w:r w:rsidR="00C93B39">
          <w:rPr>
            <w:rFonts w:ascii="Times New Roman" w:eastAsia="Gungsuh" w:hAnsi="Times New Roman" w:cs="Times New Roman"/>
            <w:sz w:val="24"/>
            <w:szCs w:val="24"/>
          </w:rPr>
          <w:t xml:space="preserve"> 17% (</w:t>
        </w:r>
      </w:ins>
      <w:del w:id="127" w:author="Nathan Dorn" w:date="2026-02-17T16:37:00Z" w16du:dateUtc="2026-02-17T21:37:00Z">
        <w:r w:rsidR="00207C80" w:rsidDel="00C93B39">
          <w:rPr>
            <w:rFonts w:ascii="Times New Roman" w:eastAsia="Gungsuh" w:hAnsi="Times New Roman" w:cs="Times New Roman"/>
            <w:sz w:val="24"/>
            <w:szCs w:val="24"/>
          </w:rPr>
          <w:delText xml:space="preserve"> </w:delText>
        </w:r>
      </w:del>
      <w:r w:rsidR="00207C80">
        <w:rPr>
          <w:rFonts w:ascii="Times New Roman" w:eastAsia="Gungsuh" w:hAnsi="Times New Roman" w:cs="Times New Roman"/>
          <w:sz w:val="24"/>
          <w:szCs w:val="24"/>
        </w:rPr>
        <w:t>33</w:t>
      </w:r>
      <w:ins w:id="128" w:author="Nathan Dorn" w:date="2026-02-17T16:37:00Z" w16du:dateUtc="2026-02-17T21:37:00Z">
        <w:r w:rsidR="00C93B39">
          <w:rPr>
            <w:rFonts w:ascii="Times New Roman" w:eastAsia="Gungsuh" w:hAnsi="Times New Roman" w:cs="Times New Roman"/>
            <w:sz w:val="24"/>
            <w:szCs w:val="24"/>
          </w:rPr>
          <w:t>)</w:t>
        </w:r>
      </w:ins>
      <w:r w:rsidR="00207C80">
        <w:rPr>
          <w:rFonts w:ascii="Times New Roman" w:eastAsia="Gungsuh" w:hAnsi="Times New Roman" w:cs="Times New Roman"/>
          <w:sz w:val="24"/>
          <w:szCs w:val="24"/>
        </w:rPr>
        <w:t xml:space="preserve"> </w:t>
      </w:r>
      <w:ins w:id="129" w:author="Nathan Dorn" w:date="2026-02-19T09:52:00Z" w16du:dateUtc="2026-02-19T14:52:00Z">
        <w:r w:rsidR="009D14FD">
          <w:rPr>
            <w:rFonts w:ascii="Times New Roman" w:eastAsia="Gungsuh" w:hAnsi="Times New Roman" w:cs="Times New Roman"/>
            <w:sz w:val="24"/>
            <w:szCs w:val="24"/>
          </w:rPr>
          <w:t xml:space="preserve">of </w:t>
        </w:r>
      </w:ins>
      <w:ins w:id="130" w:author="Nathan Dorn" w:date="2026-02-19T10:00:00Z" w16du:dateUtc="2026-02-19T15:00:00Z">
        <w:r w:rsidR="001A4A21">
          <w:rPr>
            <w:rFonts w:ascii="Times New Roman" w:eastAsia="Gungsuh" w:hAnsi="Times New Roman" w:cs="Times New Roman"/>
            <w:sz w:val="24"/>
            <w:szCs w:val="24"/>
          </w:rPr>
          <w:t>the populations</w:t>
        </w:r>
      </w:ins>
      <w:ins w:id="131" w:author="Nathan Dorn" w:date="2026-02-19T09:52:00Z" w16du:dateUtc="2026-02-19T14:52:00Z">
        <w:r w:rsidR="009D14FD">
          <w:rPr>
            <w:rFonts w:ascii="Times New Roman" w:eastAsia="Gungsuh" w:hAnsi="Times New Roman" w:cs="Times New Roman"/>
            <w:sz w:val="24"/>
            <w:szCs w:val="24"/>
          </w:rPr>
          <w:t xml:space="preserve"> </w:t>
        </w:r>
      </w:ins>
      <w:r w:rsidR="00207C80">
        <w:rPr>
          <w:rFonts w:ascii="Times New Roman" w:eastAsia="Gungsuh" w:hAnsi="Times New Roman" w:cs="Times New Roman"/>
          <w:sz w:val="24"/>
          <w:szCs w:val="24"/>
        </w:rPr>
        <w:t xml:space="preserve">met </w:t>
      </w:r>
      <w:del w:id="132" w:author="Nathan Dorn" w:date="2026-02-17T16:51:00Z" w16du:dateUtc="2026-02-17T21:51:00Z">
        <w:r w:rsidR="00207C80" w:rsidDel="000A2010">
          <w:rPr>
            <w:rFonts w:ascii="Times New Roman" w:eastAsia="Gungsuh" w:hAnsi="Times New Roman" w:cs="Times New Roman"/>
            <w:sz w:val="24"/>
            <w:szCs w:val="24"/>
          </w:rPr>
          <w:delText xml:space="preserve">the </w:delText>
        </w:r>
      </w:del>
      <w:ins w:id="133" w:author="Nathan Dorn" w:date="2026-02-17T16:51:00Z" w16du:dateUtc="2026-02-17T21:51:00Z">
        <w:r w:rsidR="000A2010">
          <w:rPr>
            <w:rFonts w:ascii="Times New Roman" w:eastAsia="Gungsuh" w:hAnsi="Times New Roman" w:cs="Times New Roman"/>
            <w:sz w:val="24"/>
            <w:szCs w:val="24"/>
          </w:rPr>
          <w:t xml:space="preserve">our </w:t>
        </w:r>
      </w:ins>
      <w:r w:rsidR="00207C80">
        <w:rPr>
          <w:rFonts w:ascii="Times New Roman" w:eastAsia="Gungsuh" w:hAnsi="Times New Roman" w:cs="Times New Roman"/>
          <w:sz w:val="24"/>
          <w:szCs w:val="24"/>
        </w:rPr>
        <w:t>full</w:t>
      </w:r>
      <w:ins w:id="134" w:author="Nathan Dorn" w:date="2026-02-17T16:37:00Z" w16du:dateUtc="2026-02-17T21:37:00Z">
        <w:r w:rsidR="00C93B39">
          <w:rPr>
            <w:rFonts w:ascii="Times New Roman" w:eastAsia="Gungsuh" w:hAnsi="Times New Roman" w:cs="Times New Roman"/>
            <w:sz w:val="24"/>
            <w:szCs w:val="24"/>
          </w:rPr>
          <w:t xml:space="preserve"> </w:t>
        </w:r>
      </w:ins>
      <w:del w:id="135" w:author="Nathan Dorn" w:date="2026-02-19T09:52:00Z" w16du:dateUtc="2026-02-19T14:52:00Z">
        <w:r w:rsidR="00207C80" w:rsidDel="009D14FD">
          <w:rPr>
            <w:rFonts w:ascii="Times New Roman" w:eastAsia="Gungsuh" w:hAnsi="Times New Roman" w:cs="Times New Roman"/>
            <w:sz w:val="24"/>
            <w:szCs w:val="24"/>
          </w:rPr>
          <w:delText xml:space="preserve"> </w:delText>
        </w:r>
      </w:del>
      <w:r w:rsidR="00207C80">
        <w:rPr>
          <w:rFonts w:ascii="Times New Roman" w:eastAsia="Gungsuh" w:hAnsi="Times New Roman" w:cs="Times New Roman"/>
          <w:sz w:val="24"/>
          <w:szCs w:val="24"/>
        </w:rPr>
        <w:t>definition of a boom-b</w:t>
      </w:r>
      <w:r w:rsidR="00BC3FEA">
        <w:rPr>
          <w:rFonts w:ascii="Times New Roman" w:eastAsia="Gungsuh" w:hAnsi="Times New Roman" w:cs="Times New Roman"/>
          <w:sz w:val="24"/>
          <w:szCs w:val="24"/>
        </w:rPr>
        <w:t>ust</w:t>
      </w:r>
      <w:ins w:id="136" w:author="Nathan Dorn" w:date="2026-02-18T12:51:00Z" w16du:dateUtc="2026-02-18T17:51:00Z">
        <w:r w:rsidR="00323647">
          <w:rPr>
            <w:rFonts w:ascii="Times New Roman" w:eastAsia="Gungsuh" w:hAnsi="Times New Roman" w:cs="Times New Roman"/>
            <w:sz w:val="24"/>
            <w:szCs w:val="24"/>
          </w:rPr>
          <w:t xml:space="preserve"> dynamic</w:t>
        </w:r>
      </w:ins>
      <w:r w:rsidR="009B54A4">
        <w:rPr>
          <w:rFonts w:ascii="Times New Roman" w:eastAsia="Gungsuh" w:hAnsi="Times New Roman" w:cs="Times New Roman"/>
          <w:sz w:val="24"/>
          <w:szCs w:val="24"/>
        </w:rPr>
        <w:t>.</w:t>
      </w:r>
      <w:r w:rsidR="00BF3D30">
        <w:rPr>
          <w:rFonts w:ascii="Times New Roman" w:eastAsia="Gungsuh" w:hAnsi="Times New Roman" w:cs="Times New Roman"/>
          <w:sz w:val="24"/>
          <w:szCs w:val="24"/>
        </w:rPr>
        <w:t xml:space="preserve"> The </w:t>
      </w:r>
      <w:del w:id="137" w:author="Nathan Dorn" w:date="2026-02-17T16:51:00Z" w16du:dateUtc="2026-02-17T21:51:00Z">
        <w:r w:rsidR="00BF3D30" w:rsidDel="000A2010">
          <w:rPr>
            <w:rFonts w:ascii="Times New Roman" w:eastAsia="Gungsuh" w:hAnsi="Times New Roman" w:cs="Times New Roman"/>
            <w:sz w:val="24"/>
            <w:szCs w:val="24"/>
          </w:rPr>
          <w:delText>87 time series</w:delText>
        </w:r>
      </w:del>
      <w:ins w:id="138" w:author="Nathan Dorn" w:date="2026-02-19T09:52:00Z" w16du:dateUtc="2026-02-19T14:52:00Z">
        <w:r w:rsidR="000E2CC3">
          <w:rPr>
            <w:rFonts w:ascii="Times New Roman" w:eastAsia="Gungsuh" w:hAnsi="Times New Roman" w:cs="Times New Roman"/>
            <w:sz w:val="24"/>
            <w:szCs w:val="24"/>
          </w:rPr>
          <w:t xml:space="preserve"> </w:t>
        </w:r>
      </w:ins>
      <w:ins w:id="139" w:author="Nathan Dorn" w:date="2026-02-17T16:51:00Z" w16du:dateUtc="2026-02-17T21:51:00Z">
        <w:r w:rsidR="000A2010">
          <w:rPr>
            <w:rFonts w:ascii="Times New Roman" w:eastAsia="Gungsuh" w:hAnsi="Times New Roman" w:cs="Times New Roman"/>
            <w:sz w:val="24"/>
            <w:szCs w:val="24"/>
          </w:rPr>
          <w:t>populations</w:t>
        </w:r>
      </w:ins>
      <w:r w:rsidR="00BF3D30">
        <w:rPr>
          <w:rFonts w:ascii="Times New Roman" w:eastAsia="Gungsuh" w:hAnsi="Times New Roman" w:cs="Times New Roman"/>
          <w:sz w:val="24"/>
          <w:szCs w:val="24"/>
        </w:rPr>
        <w:t xml:space="preserve"> with </w:t>
      </w:r>
      <w:ins w:id="140" w:author="Nathan Dorn" w:date="2026-02-18T12:51:00Z" w16du:dateUtc="2026-02-18T17:51:00Z">
        <w:r w:rsidR="00323647">
          <w:rPr>
            <w:rFonts w:ascii="Times New Roman" w:eastAsia="Gungsuh" w:hAnsi="Times New Roman" w:cs="Times New Roman"/>
            <w:sz w:val="24"/>
            <w:szCs w:val="24"/>
          </w:rPr>
          <w:t xml:space="preserve">collapses and </w:t>
        </w:r>
      </w:ins>
      <w:del w:id="141" w:author="Nathan Dorn" w:date="2026-02-18T12:48:00Z" w16du:dateUtc="2026-02-18T17:48:00Z">
        <w:r w:rsidR="00BF3D30" w:rsidDel="00BB3BC7">
          <w:rPr>
            <w:rFonts w:ascii="Times New Roman" w:eastAsia="Gungsuh" w:hAnsi="Times New Roman" w:cs="Times New Roman"/>
            <w:sz w:val="24"/>
            <w:szCs w:val="24"/>
          </w:rPr>
          <w:delText xml:space="preserve">evidence </w:delText>
        </w:r>
      </w:del>
      <w:ins w:id="142" w:author="Nathan Dorn" w:date="2026-02-18T12:48:00Z" w16du:dateUtc="2026-02-18T17:48:00Z">
        <w:r w:rsidR="00BB3BC7">
          <w:rPr>
            <w:rFonts w:ascii="Times New Roman" w:eastAsia="Gungsuh" w:hAnsi="Times New Roman" w:cs="Times New Roman"/>
            <w:sz w:val="24"/>
            <w:szCs w:val="24"/>
          </w:rPr>
          <w:t xml:space="preserve"> </w:t>
        </w:r>
      </w:ins>
      <w:del w:id="143" w:author="Nathan Dorn" w:date="2026-02-17T16:37:00Z" w16du:dateUtc="2026-02-17T21:37:00Z">
        <w:r w:rsidR="00BF3D30" w:rsidDel="00C93B39">
          <w:rPr>
            <w:rFonts w:ascii="Times New Roman" w:eastAsia="Gungsuh" w:hAnsi="Times New Roman" w:cs="Times New Roman"/>
            <w:sz w:val="24"/>
            <w:szCs w:val="24"/>
          </w:rPr>
          <w:delText>of sustained declines that</w:delText>
        </w:r>
      </w:del>
      <w:r w:rsidR="00BF3D30">
        <w:rPr>
          <w:rFonts w:ascii="Times New Roman" w:eastAsia="Gungsuh" w:hAnsi="Times New Roman" w:cs="Times New Roman"/>
          <w:sz w:val="24"/>
          <w:szCs w:val="24"/>
        </w:rPr>
        <w:t xml:space="preserve"> </w:t>
      </w:r>
      <w:del w:id="144" w:author="Nathan Dorn" w:date="2026-02-17T16:37:00Z" w16du:dateUtc="2026-02-17T21:37:00Z">
        <w:r w:rsidR="00BF3D30" w:rsidDel="00C93B39">
          <w:rPr>
            <w:rFonts w:ascii="Times New Roman" w:eastAsia="Gungsuh" w:hAnsi="Times New Roman" w:cs="Times New Roman"/>
            <w:sz w:val="24"/>
            <w:szCs w:val="24"/>
          </w:rPr>
          <w:delText>were ≥ 90%</w:delText>
        </w:r>
        <w:r w:rsidR="00B808C0" w:rsidDel="00C93B39">
          <w:rPr>
            <w:rFonts w:ascii="Times New Roman" w:eastAsia="Gungsuh" w:hAnsi="Times New Roman" w:cs="Times New Roman"/>
            <w:sz w:val="24"/>
            <w:szCs w:val="24"/>
          </w:rPr>
          <w:delText xml:space="preserve"> </w:delText>
        </w:r>
      </w:del>
      <w:r w:rsidR="00B808C0">
        <w:rPr>
          <w:rFonts w:ascii="Times New Roman" w:eastAsia="Gungsuh" w:hAnsi="Times New Roman" w:cs="Times New Roman"/>
          <w:sz w:val="24"/>
          <w:szCs w:val="24"/>
        </w:rPr>
        <w:t xml:space="preserve">were </w:t>
      </w:r>
      <w:commentRangeStart w:id="145"/>
      <w:r w:rsidR="00B808C0">
        <w:rPr>
          <w:rFonts w:ascii="Times New Roman" w:eastAsia="Gungsuh" w:hAnsi="Times New Roman" w:cs="Times New Roman"/>
          <w:sz w:val="24"/>
          <w:szCs w:val="24"/>
        </w:rPr>
        <w:t>from a relatively diverse set of taxa and locations</w:t>
      </w:r>
      <w:commentRangeEnd w:id="145"/>
      <w:r w:rsidR="00E45190">
        <w:rPr>
          <w:rStyle w:val="CommentReference"/>
          <w:rFonts w:ascii="Times New Roman" w:eastAsia="Gungsuh" w:hAnsi="Times New Roman" w:cs="Times New Roman"/>
          <w:sz w:val="24"/>
          <w:szCs w:val="24"/>
        </w:rPr>
        <w:commentReference w:id="145"/>
      </w:r>
      <w:ins w:id="146" w:author="Nathan Dorn" w:date="2026-02-19T10:00:00Z" w16du:dateUtc="2026-02-19T15:00:00Z">
        <w:r w:rsidR="004B162C">
          <w:rPr>
            <w:rFonts w:ascii="Times New Roman" w:eastAsia="Gungsuh" w:hAnsi="Times New Roman" w:cs="Times New Roman"/>
            <w:sz w:val="24"/>
            <w:szCs w:val="24"/>
          </w:rPr>
          <w:t xml:space="preserve"> though</w:t>
        </w:r>
      </w:ins>
      <w:del w:id="147" w:author="Nathan Dorn" w:date="2026-02-19T10:00:00Z" w16du:dateUtc="2026-02-19T15:00:00Z">
        <w:r w:rsidR="00B808C0" w:rsidDel="004B162C">
          <w:rPr>
            <w:rFonts w:ascii="Times New Roman" w:eastAsia="Gungsuh" w:hAnsi="Times New Roman" w:cs="Times New Roman"/>
            <w:sz w:val="24"/>
            <w:szCs w:val="24"/>
          </w:rPr>
          <w:delText>.</w:delText>
        </w:r>
      </w:del>
      <w:r w:rsidR="00BF3D30">
        <w:rPr>
          <w:rFonts w:ascii="Times New Roman" w:eastAsia="Gungsuh" w:hAnsi="Times New Roman" w:cs="Times New Roman"/>
          <w:sz w:val="24"/>
          <w:szCs w:val="24"/>
        </w:rPr>
        <w:t xml:space="preserve"> </w:t>
      </w:r>
      <w:commentRangeStart w:id="148"/>
      <w:r w:rsidR="009B54A4">
        <w:rPr>
          <w:rFonts w:ascii="Times New Roman" w:eastAsia="Gungsuh" w:hAnsi="Times New Roman" w:cs="Times New Roman"/>
          <w:sz w:val="24"/>
          <w:szCs w:val="24"/>
        </w:rPr>
        <w:t xml:space="preserve"> </w:t>
      </w:r>
      <w:ins w:id="149" w:author="Nathan Dorn" w:date="2026-02-17T16:40:00Z" w16du:dateUtc="2026-02-17T21:40:00Z">
        <w:r w:rsidR="00955335">
          <w:rPr>
            <w:rFonts w:ascii="Times New Roman" w:eastAsia="Gungsuh" w:hAnsi="Times New Roman" w:cs="Times New Roman"/>
            <w:sz w:val="24"/>
            <w:szCs w:val="24"/>
          </w:rPr>
          <w:t xml:space="preserve">We found </w:t>
        </w:r>
      </w:ins>
      <w:ins w:id="150" w:author="Nathan Dorn" w:date="2026-02-19T10:00:00Z" w16du:dateUtc="2026-02-19T15:00:00Z">
        <w:r w:rsidR="004B162C">
          <w:rPr>
            <w:rFonts w:ascii="Times New Roman" w:eastAsia="Gungsuh" w:hAnsi="Times New Roman" w:cs="Times New Roman"/>
            <w:sz w:val="24"/>
            <w:szCs w:val="24"/>
          </w:rPr>
          <w:t>just</w:t>
        </w:r>
      </w:ins>
      <w:ins w:id="151" w:author="Nathan Dorn" w:date="2026-02-17T16:38:00Z" w16du:dateUtc="2026-02-17T21:38:00Z">
        <w:r w:rsidR="00955335">
          <w:rPr>
            <w:rFonts w:ascii="Times New Roman" w:eastAsia="Gungsuh" w:hAnsi="Times New Roman" w:cs="Times New Roman"/>
            <w:sz w:val="24"/>
            <w:szCs w:val="24"/>
          </w:rPr>
          <w:t xml:space="preserve"> one example of a</w:t>
        </w:r>
      </w:ins>
      <w:ins w:id="152" w:author="Nathan Dorn" w:date="2026-02-17T16:39:00Z" w16du:dateUtc="2026-02-17T21:39:00Z">
        <w:r w:rsidR="00955335">
          <w:rPr>
            <w:rFonts w:ascii="Times New Roman" w:eastAsia="Gungsuh" w:hAnsi="Times New Roman" w:cs="Times New Roman"/>
            <w:sz w:val="24"/>
            <w:szCs w:val="24"/>
          </w:rPr>
          <w:t xml:space="preserve"> quantified invasive</w:t>
        </w:r>
      </w:ins>
      <w:ins w:id="153" w:author="Nathan Dorn" w:date="2026-02-17T16:38:00Z" w16du:dateUtc="2026-02-17T21:38:00Z">
        <w:r w:rsidR="00955335">
          <w:rPr>
            <w:rFonts w:ascii="Times New Roman" w:eastAsia="Gungsuh" w:hAnsi="Times New Roman" w:cs="Times New Roman"/>
            <w:sz w:val="24"/>
            <w:szCs w:val="24"/>
          </w:rPr>
          <w:t xml:space="preserve"> plant popul</w:t>
        </w:r>
      </w:ins>
      <w:ins w:id="154" w:author="Nathan Dorn" w:date="2026-02-17T16:39:00Z" w16du:dateUtc="2026-02-17T21:39:00Z">
        <w:r w:rsidR="00955335">
          <w:rPr>
            <w:rFonts w:ascii="Times New Roman" w:eastAsia="Gungsuh" w:hAnsi="Times New Roman" w:cs="Times New Roman"/>
            <w:sz w:val="24"/>
            <w:szCs w:val="24"/>
          </w:rPr>
          <w:t xml:space="preserve">ation </w:t>
        </w:r>
      </w:ins>
      <w:ins w:id="155" w:author="Nathan Dorn" w:date="2026-02-18T12:51:00Z" w16du:dateUtc="2026-02-18T17:51:00Z">
        <w:r w:rsidR="00323647">
          <w:rPr>
            <w:rFonts w:ascii="Times New Roman" w:eastAsia="Gungsuh" w:hAnsi="Times New Roman" w:cs="Times New Roman"/>
            <w:sz w:val="24"/>
            <w:szCs w:val="24"/>
          </w:rPr>
          <w:t>collapse</w:t>
        </w:r>
      </w:ins>
      <w:ins w:id="156" w:author="Nathan Dorn" w:date="2026-02-17T16:39:00Z" w16du:dateUtc="2026-02-17T21:39:00Z">
        <w:r w:rsidR="00955335">
          <w:rPr>
            <w:rFonts w:ascii="Times New Roman" w:eastAsia="Gungsuh" w:hAnsi="Times New Roman" w:cs="Times New Roman"/>
            <w:sz w:val="24"/>
            <w:szCs w:val="24"/>
          </w:rPr>
          <w:t>.</w:t>
        </w:r>
      </w:ins>
      <w:ins w:id="157" w:author="Nathan Dorn" w:date="2026-02-17T16:38:00Z" w16du:dateUtc="2026-02-17T21:38:00Z">
        <w:r w:rsidR="00955335">
          <w:rPr>
            <w:rFonts w:ascii="Times New Roman" w:eastAsia="Gungsuh" w:hAnsi="Times New Roman" w:cs="Times New Roman"/>
            <w:sz w:val="24"/>
            <w:szCs w:val="24"/>
          </w:rPr>
          <w:t xml:space="preserve"> </w:t>
        </w:r>
      </w:ins>
      <w:commentRangeEnd w:id="148"/>
      <w:r w:rsidR="00ED0A4C">
        <w:rPr>
          <w:rStyle w:val="CommentReference"/>
          <w:rFonts w:ascii="Times New Roman" w:eastAsia="Gungsuh" w:hAnsi="Times New Roman" w:cs="Times New Roman"/>
          <w:sz w:val="24"/>
          <w:szCs w:val="24"/>
        </w:rPr>
        <w:commentReference w:id="148"/>
      </w:r>
      <w:del w:id="158" w:author="Nathan Dorn" w:date="2026-02-17T16:47:00Z" w16du:dateUtc="2026-02-17T21:47:00Z">
        <w:r w:rsidR="009B54A4" w:rsidDel="00F80812">
          <w:rPr>
            <w:rFonts w:ascii="Times New Roman" w:eastAsia="Gungsuh" w:hAnsi="Times New Roman" w:cs="Times New Roman"/>
            <w:sz w:val="24"/>
            <w:szCs w:val="24"/>
          </w:rPr>
          <w:delText xml:space="preserve">Three mechanisms </w:delText>
        </w:r>
        <w:r w:rsidR="00D84563" w:rsidDel="00F80812">
          <w:rPr>
            <w:rFonts w:ascii="Times New Roman" w:eastAsia="Times New Roman" w:hAnsi="Times New Roman" w:cs="Times New Roman"/>
            <w:sz w:val="24"/>
            <w:szCs w:val="24"/>
          </w:rPr>
          <w:delText xml:space="preserve">had </w:delText>
        </w:r>
      </w:del>
      <w:del w:id="159" w:author="Nathan Dorn" w:date="2026-02-17T16:39:00Z" w16du:dateUtc="2026-02-17T21:39:00Z">
        <w:r w:rsidR="00D84563" w:rsidDel="00955335">
          <w:rPr>
            <w:rFonts w:ascii="Times New Roman" w:eastAsia="Times New Roman" w:hAnsi="Times New Roman" w:cs="Times New Roman"/>
            <w:sz w:val="24"/>
            <w:szCs w:val="24"/>
          </w:rPr>
          <w:delText>intermediate to strong evidence</w:delText>
        </w:r>
      </w:del>
      <w:del w:id="160" w:author="Nathan Dorn" w:date="2026-02-17T16:47:00Z" w16du:dateUtc="2026-02-17T21:47:00Z">
        <w:r w:rsidR="00D84563" w:rsidDel="00F80812">
          <w:rPr>
            <w:rFonts w:ascii="Times New Roman" w:eastAsia="Times New Roman" w:hAnsi="Times New Roman" w:cs="Times New Roman"/>
            <w:sz w:val="24"/>
            <w:szCs w:val="24"/>
          </w:rPr>
          <w:delText xml:space="preserve">: 1) </w:delText>
        </w:r>
      </w:del>
      <w:ins w:id="161" w:author="Nathan Dorn" w:date="2026-02-19T10:27:00Z" w16du:dateUtc="2026-02-19T15:27:00Z">
        <w:r w:rsidR="001F5FC0">
          <w:rPr>
            <w:rFonts w:ascii="Times New Roman" w:eastAsia="Gungsuh" w:hAnsi="Times New Roman" w:cs="Times New Roman"/>
            <w:sz w:val="24"/>
            <w:szCs w:val="24"/>
          </w:rPr>
          <w:t xml:space="preserve">Studies of collapsing populations had </w:t>
        </w:r>
      </w:ins>
      <w:ins w:id="162" w:author="Nathan Dorn" w:date="2026-02-19T10:28:00Z" w16du:dateUtc="2026-02-19T15:28:00Z">
        <w:r w:rsidR="001F5FC0">
          <w:rPr>
            <w:rFonts w:ascii="Times New Roman" w:eastAsia="Gungsuh" w:hAnsi="Times New Roman" w:cs="Times New Roman"/>
            <w:sz w:val="24"/>
            <w:szCs w:val="24"/>
          </w:rPr>
          <w:t xml:space="preserve">most </w:t>
        </w:r>
      </w:ins>
      <w:ins w:id="163" w:author="Nathan Dorn" w:date="2026-02-17T16:47:00Z" w16du:dateUtc="2026-02-17T21:47:00Z">
        <w:r w:rsidR="00F80812">
          <w:rPr>
            <w:rFonts w:ascii="Times New Roman" w:eastAsia="Gungsuh" w:hAnsi="Times New Roman" w:cs="Times New Roman"/>
            <w:sz w:val="24"/>
            <w:szCs w:val="24"/>
          </w:rPr>
          <w:t xml:space="preserve">evidence for </w:t>
        </w:r>
      </w:ins>
      <w:ins w:id="164" w:author="Nathan Dorn" w:date="2026-02-17T16:48:00Z" w16du:dateUtc="2026-02-17T21:48:00Z">
        <w:r w:rsidR="00476FD3">
          <w:rPr>
            <w:rFonts w:ascii="Times New Roman" w:eastAsia="Gungsuh" w:hAnsi="Times New Roman" w:cs="Times New Roman"/>
            <w:sz w:val="24"/>
            <w:szCs w:val="24"/>
          </w:rPr>
          <w:t xml:space="preserve">three mechanisms; </w:t>
        </w:r>
      </w:ins>
      <w:r w:rsidR="00D84563">
        <w:rPr>
          <w:rFonts w:ascii="Times New Roman" w:eastAsia="Times New Roman" w:hAnsi="Times New Roman" w:cs="Times New Roman"/>
          <w:sz w:val="24"/>
          <w:szCs w:val="24"/>
        </w:rPr>
        <w:t xml:space="preserve">enemy release </w:t>
      </w:r>
      <w:r w:rsidR="00D84563">
        <w:rPr>
          <w:rFonts w:ascii="Times New Roman" w:eastAsia="Times New Roman" w:hAnsi="Times New Roman" w:cs="Times New Roman"/>
          <w:sz w:val="24"/>
          <w:szCs w:val="24"/>
        </w:rPr>
        <w:lastRenderedPageBreak/>
        <w:t>followed by enemy gain,</w:t>
      </w:r>
      <w:del w:id="165" w:author="Nathan Dorn" w:date="2026-02-17T16:47:00Z" w16du:dateUtc="2026-02-17T21:47:00Z">
        <w:r w:rsidR="00D84563" w:rsidDel="00F80812">
          <w:rPr>
            <w:rFonts w:ascii="Times New Roman" w:eastAsia="Times New Roman" w:hAnsi="Times New Roman" w:cs="Times New Roman"/>
            <w:sz w:val="24"/>
            <w:szCs w:val="24"/>
          </w:rPr>
          <w:delText xml:space="preserve"> 2)</w:delText>
        </w:r>
      </w:del>
      <w:r w:rsidR="00D84563">
        <w:rPr>
          <w:rFonts w:ascii="Times New Roman" w:eastAsia="Times New Roman" w:hAnsi="Times New Roman" w:cs="Times New Roman"/>
          <w:sz w:val="24"/>
          <w:szCs w:val="24"/>
        </w:rPr>
        <w:t xml:space="preserve"> resource depletion, and </w:t>
      </w:r>
      <w:del w:id="166" w:author="Nathan Dorn" w:date="2026-02-17T16:47:00Z" w16du:dateUtc="2026-02-17T21:47:00Z">
        <w:r w:rsidR="00D84563" w:rsidDel="00F80812">
          <w:rPr>
            <w:rFonts w:ascii="Times New Roman" w:eastAsia="Times New Roman" w:hAnsi="Times New Roman" w:cs="Times New Roman"/>
            <w:sz w:val="24"/>
            <w:szCs w:val="24"/>
          </w:rPr>
          <w:delText>3)</w:delText>
        </w:r>
      </w:del>
      <w:ins w:id="167" w:author="Nathan Dorn" w:date="2026-02-17T16:53:00Z" w16du:dateUtc="2026-02-17T21:53:00Z">
        <w:r w:rsidR="003F2EBF" w:rsidDel="003F2EBF">
          <w:rPr>
            <w:rFonts w:ascii="Times New Roman" w:eastAsia="Times New Roman" w:hAnsi="Times New Roman" w:cs="Times New Roman"/>
            <w:sz w:val="24"/>
            <w:szCs w:val="24"/>
          </w:rPr>
          <w:t xml:space="preserve"> </w:t>
        </w:r>
      </w:ins>
      <w:del w:id="168" w:author="Nathan Dorn" w:date="2026-02-17T16:53:00Z" w16du:dateUtc="2026-02-17T21:53:00Z">
        <w:r w:rsidR="00CA30B7" w:rsidDel="003F2EBF">
          <w:rPr>
            <w:rFonts w:ascii="Times New Roman" w:eastAsia="Times New Roman" w:hAnsi="Times New Roman" w:cs="Times New Roman"/>
            <w:sz w:val="24"/>
            <w:szCs w:val="24"/>
          </w:rPr>
          <w:delText xml:space="preserve"> the </w:delText>
        </w:r>
      </w:del>
      <w:del w:id="169" w:author="Nathan Dorn" w:date="2026-02-17T16:47:00Z" w16du:dateUtc="2026-02-17T21:47:00Z">
        <w:r w:rsidR="00CA30B7" w:rsidDel="00F80812">
          <w:rPr>
            <w:rFonts w:ascii="Times New Roman" w:eastAsia="Times New Roman" w:hAnsi="Times New Roman" w:cs="Times New Roman"/>
            <w:sz w:val="24"/>
            <w:szCs w:val="24"/>
          </w:rPr>
          <w:delText>invasive species unfavorably alters the ecosystem for future generations</w:delText>
        </w:r>
      </w:del>
      <w:ins w:id="170" w:author="Nathan Dorn" w:date="2026-02-17T16:53:00Z" w16du:dateUtc="2026-02-17T21:53:00Z">
        <w:r w:rsidR="003F2EBF">
          <w:rPr>
            <w:rFonts w:ascii="Times New Roman" w:eastAsia="Times New Roman" w:hAnsi="Times New Roman" w:cs="Times New Roman"/>
            <w:sz w:val="24"/>
            <w:szCs w:val="24"/>
          </w:rPr>
          <w:t xml:space="preserve">self-inhibiting </w:t>
        </w:r>
      </w:ins>
      <w:ins w:id="171" w:author="Nathan Dorn" w:date="2026-02-17T16:48:00Z" w16du:dateUtc="2026-02-17T21:48:00Z">
        <w:r w:rsidR="00476FD3">
          <w:rPr>
            <w:rFonts w:ascii="Times New Roman" w:eastAsia="Times New Roman" w:hAnsi="Times New Roman" w:cs="Times New Roman"/>
            <w:sz w:val="24"/>
            <w:szCs w:val="24"/>
          </w:rPr>
          <w:t xml:space="preserve">ecosystem </w:t>
        </w:r>
        <w:r w:rsidR="00106BA7">
          <w:rPr>
            <w:rFonts w:ascii="Times New Roman" w:eastAsia="Times New Roman" w:hAnsi="Times New Roman" w:cs="Times New Roman"/>
            <w:sz w:val="24"/>
            <w:szCs w:val="24"/>
          </w:rPr>
          <w:t>change</w:t>
        </w:r>
      </w:ins>
      <w:r w:rsidR="00CA30B7">
        <w:rPr>
          <w:rFonts w:ascii="Times New Roman" w:eastAsia="Times New Roman" w:hAnsi="Times New Roman" w:cs="Times New Roman"/>
          <w:sz w:val="24"/>
          <w:szCs w:val="24"/>
        </w:rPr>
        <w:t>.</w:t>
      </w:r>
      <w:r w:rsidR="007D1F37">
        <w:rPr>
          <w:rFonts w:ascii="Times New Roman" w:eastAsia="Times New Roman" w:hAnsi="Times New Roman" w:cs="Times New Roman"/>
          <w:sz w:val="24"/>
          <w:szCs w:val="24"/>
        </w:rPr>
        <w:t xml:space="preserve"> </w:t>
      </w:r>
      <w:del w:id="172" w:author="Nathan Dorn" w:date="2026-02-17T16:48:00Z" w16du:dateUtc="2026-02-17T21:48:00Z">
        <w:r w:rsidR="007D1F37" w:rsidDel="00106BA7">
          <w:rPr>
            <w:rFonts w:ascii="Times New Roman" w:eastAsia="Times New Roman" w:hAnsi="Times New Roman" w:cs="Times New Roman"/>
            <w:sz w:val="24"/>
            <w:szCs w:val="24"/>
          </w:rPr>
          <w:delText xml:space="preserve">Our </w:delText>
        </w:r>
      </w:del>
      <w:del w:id="173" w:author="Nathan Dorn" w:date="2026-02-17T16:49:00Z" w16du:dateUtc="2026-02-17T21:49:00Z">
        <w:r w:rsidR="007D1F37" w:rsidDel="00106BA7">
          <w:rPr>
            <w:rFonts w:ascii="Times New Roman" w:eastAsia="Times New Roman" w:hAnsi="Times New Roman" w:cs="Times New Roman"/>
            <w:sz w:val="24"/>
            <w:szCs w:val="24"/>
          </w:rPr>
          <w:delText>quantitative definition should cut the confusion, facilitate communication and hopefully lead to a framework that can predict when boom-bust could occur.</w:delText>
        </w:r>
      </w:del>
    </w:p>
    <w:bookmarkEnd w:id="7"/>
    <w:p w14:paraId="59072CED" w14:textId="1ADC9214" w:rsidR="00317BF5" w:rsidRDefault="00317BF5"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w:t>
      </w:r>
      <w:r w:rsidRPr="00466E4F">
        <w:rPr>
          <w:rFonts w:ascii="Times New Roman" w:eastAsia="Times New Roman" w:hAnsi="Times New Roman" w:cs="Times New Roman"/>
          <w:b/>
          <w:sz w:val="24"/>
          <w:szCs w:val="24"/>
        </w:rPr>
        <w:t>he number of words in the main text</w:t>
      </w:r>
      <w:r>
        <w:rPr>
          <w:rFonts w:ascii="Times New Roman" w:eastAsia="Times New Roman" w:hAnsi="Times New Roman" w:cs="Times New Roman"/>
          <w:b/>
          <w:sz w:val="24"/>
          <w:szCs w:val="24"/>
        </w:rPr>
        <w:t xml:space="preserve"> is limited to 7500</w:t>
      </w:r>
      <w:r w:rsidRPr="00466E4F">
        <w:rPr>
          <w:rFonts w:ascii="Times New Roman" w:eastAsia="Times New Roman" w:hAnsi="Times New Roman" w:cs="Times New Roman"/>
          <w:b/>
          <w:sz w:val="24"/>
          <w:szCs w:val="24"/>
        </w:rPr>
        <w:t xml:space="preserve"> (excluding abstract, acknowledgements, references, table and figure legends)</w:t>
      </w:r>
    </w:p>
    <w:p w14:paraId="7279E983" w14:textId="7EDEF03A" w:rsidR="00FE56CF" w:rsidRPr="00605F58" w:rsidRDefault="005064CC" w:rsidP="00605F58">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b/>
          <w:sz w:val="24"/>
          <w:szCs w:val="24"/>
        </w:rPr>
        <w:t>Introduction</w:t>
      </w:r>
      <w:r w:rsidR="009D2DFD">
        <w:rPr>
          <w:rFonts w:ascii="Times New Roman" w:eastAsia="Times New Roman" w:hAnsi="Times New Roman" w:cs="Times New Roman"/>
          <w:b/>
          <w:sz w:val="24"/>
          <w:szCs w:val="24"/>
        </w:rPr>
        <w:t xml:space="preserve"> </w:t>
      </w:r>
    </w:p>
    <w:p w14:paraId="7279E985" w14:textId="4F483E7B" w:rsidR="00FE56CF" w:rsidRPr="00605F58" w:rsidRDefault="00320CC0" w:rsidP="00605F5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Invasive species </w:t>
      </w:r>
      <w:r w:rsidR="00481D6A">
        <w:rPr>
          <w:rFonts w:ascii="Times New Roman" w:eastAsia="Times New Roman" w:hAnsi="Times New Roman" w:cs="Times New Roman"/>
          <w:sz w:val="24"/>
          <w:szCs w:val="24"/>
        </w:rPr>
        <w:t>have</w:t>
      </w:r>
      <w:r w:rsidR="0094404C">
        <w:rPr>
          <w:rFonts w:ascii="Times New Roman" w:eastAsia="Times New Roman" w:hAnsi="Times New Roman" w:cs="Times New Roman"/>
          <w:sz w:val="24"/>
          <w:szCs w:val="24"/>
        </w:rPr>
        <w:t xml:space="preserve"> severe</w:t>
      </w:r>
      <w:r w:rsidR="00481D6A">
        <w:rPr>
          <w:rFonts w:ascii="Times New Roman" w:eastAsia="Times New Roman" w:hAnsi="Times New Roman" w:cs="Times New Roman"/>
          <w:sz w:val="24"/>
          <w:szCs w:val="24"/>
        </w:rPr>
        <w:t xml:space="preserve"> </w:t>
      </w:r>
      <w:r w:rsidR="00641F1D">
        <w:rPr>
          <w:rFonts w:ascii="Times New Roman" w:eastAsia="Times New Roman" w:hAnsi="Times New Roman" w:cs="Times New Roman"/>
          <w:sz w:val="24"/>
          <w:szCs w:val="24"/>
        </w:rPr>
        <w:t xml:space="preserve">global </w:t>
      </w:r>
      <w:r w:rsidR="0094404C">
        <w:rPr>
          <w:rFonts w:ascii="Times New Roman" w:eastAsia="Times New Roman" w:hAnsi="Times New Roman" w:cs="Times New Roman"/>
          <w:sz w:val="24"/>
          <w:szCs w:val="24"/>
        </w:rPr>
        <w:t xml:space="preserve">ecological and economic </w:t>
      </w:r>
      <w:r w:rsidR="00641F1D">
        <w:rPr>
          <w:rFonts w:ascii="Times New Roman" w:eastAsia="Times New Roman" w:hAnsi="Times New Roman" w:cs="Times New Roman"/>
          <w:sz w:val="24"/>
          <w:szCs w:val="24"/>
        </w:rPr>
        <w:t>impacts</w:t>
      </w:r>
      <w:r w:rsidR="00A57234">
        <w:rPr>
          <w:rFonts w:ascii="Times New Roman" w:eastAsia="Times New Roman" w:hAnsi="Times New Roman" w:cs="Times New Roman"/>
          <w:sz w:val="24"/>
          <w:szCs w:val="24"/>
        </w:rPr>
        <w:t xml:space="preserve"> </w:t>
      </w:r>
      <w:r w:rsidR="00A57234">
        <w:rPr>
          <w:rFonts w:ascii="Times New Roman" w:eastAsia="Times New Roman" w:hAnsi="Times New Roman" w:cs="Times New Roman"/>
          <w:sz w:val="24"/>
          <w:szCs w:val="24"/>
        </w:rPr>
        <w:fldChar w:fldCharType="begin"/>
      </w:r>
      <w:r w:rsidR="00B746C3">
        <w:rPr>
          <w:rFonts w:ascii="Times New Roman" w:eastAsia="Times New Roman" w:hAnsi="Times New Roman" w:cs="Times New Roman"/>
          <w:sz w:val="24"/>
          <w:szCs w:val="24"/>
        </w:rPr>
        <w:instrText xml:space="preserve"> ADDIN ZOTERO_ITEM CSL_CITATION {"citationID":"B547ROAs","properties":{"formattedCitation":"(Clavero {\\i{}et al.} 2009; Cuthbert {\\i{}et al.} 2021; Linders {\\i{}et al.} 2019; Pimentel {\\i{}et al.} 2005)","plainCitation":"(Clavero et al. 2009; Cuthbert et al. 2021; Linders et al. 2019; Pimentel et al. 2005)","noteIndex":0},"citationItems":[{"id":189,"uris":["http://zotero.org/users/9972654/items/SCHPRU68"],"itemData":{"id":189,"type":"article-journal","abstract":"The rise of extinction rates associated with human activities has led to a growing interest in identifying extinction-prone taxa and extinction-promoting drivers. Previous work has identiﬁed habitat alterations and invasive species as the major drivers of recent bird extinctions. Here, we extend this work to ask how these human-driven impacts differentially affect extinction-prone taxa, and if any speciﬁc driver promotes taxonomic homogenization of avifauna. Like most previous studies, our analysis is based on global information of extinction drivers affecting threatened and extinct bird species from the IUCN Red List. Unlike previous studies, we employ a multivariate statistical framework that allows us to identify the main gradients of variation in extinction drivers. By using these gradients, we show that bird families with the highest extinction risk are primarily associated with threats posed by invasive species, once species richness and phylogeny are taken into account. As expected, the negative impact of invasive species was higher on island species, but our results also showed that it was particularly high in those species with small distribution ranges. On the other hand, mainland species and island species with large ranges tended to be affected by habitat destruction. Thus the impacts of invasive species promote the process of taxonomic homogenization among islands and between islands and continents. Consequently, introduced species may increase biotic homogenization not only directly, as generally believed, but also indirectly through their disproportional impact on endemic species imperilment.","container-title":"Biological Conservation","DOI":"10.1016/j.biocon.2009.03.034","ISSN":"00063207","issue":"10","journalAbbreviation":"Biological Conservation","language":"en","page":"2043-2049","source":"DOI.org (Crossref)","title":"Prominent role of invasive species in avian biodiversity loss","volume":"142","author":[{"family":"Clavero","given":"Miguel"},{"family":"Brotons","given":"Lluís"},{"family":"Pons","given":"Pere"},{"family":"Sol","given":"Daniel"}],"issued":{"date-parts":[["2009",10]]}}},{"id":4548,"uris":["http://zotero.org/users/9972654/items/YK9THA9W"],"itemData":{"id":4548,"type":"article-journal","container-title":"Science of The Total Environment","DOI":"10.1016/j.scitotenv.2021.145238","ISSN":"00489697","journalAbbreviation":"Science of The Total Environment","language":"en","page":"145238","source":"DOI.org (Crossref)","title":"Global economic costs of aquatic invasive alien species","volume":"775","author":[{"family":"Cuthbert","given":"Ross N."},{"family":"Pattison","given":"Zarah"},{"family":"Taylor","given":"Nigel G."},{"family":"Verbrugge","given":"Laura"},{"family":"Diagne","given":"Christophe"},{"family":"Ahmed","given":"Danish A."},{"family":"Leroy","given":"Boris"},{"family":"Angulo","given":"Elena"},{"family":"Briski","given":"Elizabeta"},{"family":"Capinha","given":"César"},{"family":"Catford","given":"Jane A."},{"family":"Dalu","given":"Tatenda"},{"family":"Essl","given":"Franz"},{"family":"Gozlan","given":"Rodolphe E."},{"family":"Haubrock","given":"Phillip J."},{"family":"Kourantidou","given":"Melina"},{"family":"Kramer","given":"Andrew M."},{"family":"Renault","given":"David"},{"family":"Wasserman","given":"Ryan J."},{"family":"Courchamp","given":"Franck"}],"issued":{"date-parts":[["2021",6]]}}},{"id":188,"uris":["http://zotero.org/users/9972654/items/72CJL3ID"],"itemData":{"id":188,"type":"article-journal","container-title":"Journal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A57234">
        <w:rPr>
          <w:rFonts w:ascii="Times New Roman" w:eastAsia="Times New Roman" w:hAnsi="Times New Roman" w:cs="Times New Roman"/>
          <w:sz w:val="24"/>
          <w:szCs w:val="24"/>
        </w:rPr>
        <w:fldChar w:fldCharType="separate"/>
      </w:r>
      <w:r w:rsidR="00B746C3" w:rsidRPr="00B746C3">
        <w:rPr>
          <w:rFonts w:ascii="Times New Roman" w:hAnsi="Times New Roman" w:cs="Times New Roman"/>
          <w:sz w:val="24"/>
        </w:rPr>
        <w:t xml:space="preserve">(Clavero </w:t>
      </w:r>
      <w:r w:rsidR="00B746C3" w:rsidRPr="00B746C3">
        <w:rPr>
          <w:rFonts w:ascii="Times New Roman" w:hAnsi="Times New Roman" w:cs="Times New Roman"/>
          <w:i/>
          <w:iCs/>
          <w:sz w:val="24"/>
        </w:rPr>
        <w:t>et al.</w:t>
      </w:r>
      <w:r w:rsidR="00B746C3" w:rsidRPr="00B746C3">
        <w:rPr>
          <w:rFonts w:ascii="Times New Roman" w:hAnsi="Times New Roman" w:cs="Times New Roman"/>
          <w:sz w:val="24"/>
        </w:rPr>
        <w:t xml:space="preserve"> 2009; Cuthbert </w:t>
      </w:r>
      <w:r w:rsidR="00B746C3" w:rsidRPr="00B746C3">
        <w:rPr>
          <w:rFonts w:ascii="Times New Roman" w:hAnsi="Times New Roman" w:cs="Times New Roman"/>
          <w:i/>
          <w:iCs/>
          <w:sz w:val="24"/>
        </w:rPr>
        <w:t>et al.</w:t>
      </w:r>
      <w:r w:rsidR="00B746C3" w:rsidRPr="00B746C3">
        <w:rPr>
          <w:rFonts w:ascii="Times New Roman" w:hAnsi="Times New Roman" w:cs="Times New Roman"/>
          <w:sz w:val="24"/>
        </w:rPr>
        <w:t xml:space="preserve"> 2021; Linders </w:t>
      </w:r>
      <w:r w:rsidR="00B746C3" w:rsidRPr="00B746C3">
        <w:rPr>
          <w:rFonts w:ascii="Times New Roman" w:hAnsi="Times New Roman" w:cs="Times New Roman"/>
          <w:i/>
          <w:iCs/>
          <w:sz w:val="24"/>
        </w:rPr>
        <w:t>et al.</w:t>
      </w:r>
      <w:r w:rsidR="00B746C3" w:rsidRPr="00B746C3">
        <w:rPr>
          <w:rFonts w:ascii="Times New Roman" w:hAnsi="Times New Roman" w:cs="Times New Roman"/>
          <w:sz w:val="24"/>
        </w:rPr>
        <w:t xml:space="preserve"> 2019; Pimentel </w:t>
      </w:r>
      <w:r w:rsidR="00B746C3" w:rsidRPr="00B746C3">
        <w:rPr>
          <w:rFonts w:ascii="Times New Roman" w:hAnsi="Times New Roman" w:cs="Times New Roman"/>
          <w:i/>
          <w:iCs/>
          <w:sz w:val="24"/>
        </w:rPr>
        <w:t>et al.</w:t>
      </w:r>
      <w:r w:rsidR="00B746C3" w:rsidRPr="00B746C3">
        <w:rPr>
          <w:rFonts w:ascii="Times New Roman" w:hAnsi="Times New Roman" w:cs="Times New Roman"/>
          <w:sz w:val="24"/>
        </w:rPr>
        <w:t xml:space="preserve"> 2005)</w:t>
      </w:r>
      <w:r w:rsidR="00A57234">
        <w:rPr>
          <w:rFonts w:ascii="Times New Roman" w:eastAsia="Times New Roman" w:hAnsi="Times New Roman" w:cs="Times New Roman"/>
          <w:sz w:val="24"/>
          <w:szCs w:val="24"/>
        </w:rPr>
        <w:fldChar w:fldCharType="end"/>
      </w:r>
      <w:r w:rsidR="005C197F">
        <w:rPr>
          <w:rFonts w:ascii="Times New Roman" w:eastAsia="Times New Roman" w:hAnsi="Times New Roman" w:cs="Times New Roman"/>
          <w:sz w:val="24"/>
          <w:szCs w:val="24"/>
        </w:rPr>
        <w:t xml:space="preserve">. </w:t>
      </w:r>
      <w:r w:rsidR="00B515F8">
        <w:rPr>
          <w:rFonts w:ascii="Times New Roman" w:eastAsia="Times New Roman" w:hAnsi="Times New Roman" w:cs="Times New Roman"/>
          <w:sz w:val="24"/>
          <w:szCs w:val="24"/>
        </w:rPr>
        <w:t>S</w:t>
      </w:r>
      <w:r w:rsidR="00844185">
        <w:rPr>
          <w:rFonts w:ascii="Times New Roman" w:eastAsia="Times New Roman" w:hAnsi="Times New Roman" w:cs="Times New Roman"/>
          <w:sz w:val="24"/>
          <w:szCs w:val="24"/>
        </w:rPr>
        <w:t>ince 1971</w:t>
      </w:r>
      <w:r w:rsidR="005C197F">
        <w:rPr>
          <w:rFonts w:ascii="Times New Roman" w:eastAsia="Times New Roman" w:hAnsi="Times New Roman" w:cs="Times New Roman"/>
          <w:sz w:val="24"/>
          <w:szCs w:val="24"/>
        </w:rPr>
        <w:t>,</w:t>
      </w:r>
      <w:r w:rsidR="00844185">
        <w:rPr>
          <w:rFonts w:ascii="Times New Roman" w:eastAsia="Times New Roman" w:hAnsi="Times New Roman" w:cs="Times New Roman"/>
          <w:sz w:val="24"/>
          <w:szCs w:val="24"/>
        </w:rPr>
        <w:t xml:space="preserve"> </w:t>
      </w:r>
      <w:r w:rsidR="00B449E5">
        <w:rPr>
          <w:rFonts w:ascii="Times New Roman" w:eastAsia="Times New Roman" w:hAnsi="Times New Roman" w:cs="Times New Roman"/>
          <w:sz w:val="24"/>
          <w:szCs w:val="24"/>
        </w:rPr>
        <w:t>a</w:t>
      </w:r>
      <w:r w:rsidR="0034187F">
        <w:rPr>
          <w:rFonts w:ascii="Times New Roman" w:eastAsia="Times New Roman" w:hAnsi="Times New Roman" w:cs="Times New Roman"/>
          <w:sz w:val="24"/>
          <w:szCs w:val="24"/>
        </w:rPr>
        <w:t xml:space="preserve"> conservative estimate</w:t>
      </w:r>
      <w:r w:rsidR="00B449E5">
        <w:rPr>
          <w:rFonts w:ascii="Times New Roman" w:eastAsia="Times New Roman" w:hAnsi="Times New Roman" w:cs="Times New Roman"/>
          <w:sz w:val="24"/>
          <w:szCs w:val="24"/>
        </w:rPr>
        <w:t xml:space="preserve"> of 6.9</w:t>
      </w:r>
      <w:r w:rsidR="008D6134">
        <w:rPr>
          <w:rFonts w:ascii="Times New Roman" w:eastAsia="Times New Roman" w:hAnsi="Times New Roman" w:cs="Times New Roman"/>
          <w:sz w:val="24"/>
          <w:szCs w:val="24"/>
        </w:rPr>
        <w:t>38 trillion US$</w:t>
      </w:r>
      <w:r w:rsidR="00844185">
        <w:rPr>
          <w:rFonts w:ascii="Times New Roman" w:eastAsia="Times New Roman" w:hAnsi="Times New Roman" w:cs="Times New Roman"/>
          <w:sz w:val="24"/>
          <w:szCs w:val="24"/>
        </w:rPr>
        <w:t xml:space="preserve"> </w:t>
      </w:r>
      <w:r w:rsidR="0034187F">
        <w:rPr>
          <w:rFonts w:ascii="Times New Roman" w:eastAsia="Times New Roman" w:hAnsi="Times New Roman" w:cs="Times New Roman"/>
          <w:sz w:val="24"/>
          <w:szCs w:val="24"/>
        </w:rPr>
        <w:t>have been</w:t>
      </w:r>
      <w:r w:rsidR="00A8397B">
        <w:rPr>
          <w:rFonts w:ascii="Times New Roman" w:eastAsia="Times New Roman" w:hAnsi="Times New Roman" w:cs="Times New Roman"/>
          <w:sz w:val="24"/>
          <w:szCs w:val="24"/>
        </w:rPr>
        <w:t xml:space="preserve"> spent</w:t>
      </w:r>
      <w:r w:rsidR="000C182E">
        <w:rPr>
          <w:rFonts w:ascii="Times New Roman" w:eastAsia="Times New Roman" w:hAnsi="Times New Roman" w:cs="Times New Roman"/>
          <w:sz w:val="24"/>
          <w:szCs w:val="24"/>
        </w:rPr>
        <w:t xml:space="preserve"> </w:t>
      </w:r>
      <w:r w:rsidR="00D018F7">
        <w:rPr>
          <w:rFonts w:ascii="Times New Roman" w:eastAsia="Times New Roman" w:hAnsi="Times New Roman" w:cs="Times New Roman"/>
          <w:sz w:val="24"/>
          <w:szCs w:val="24"/>
        </w:rPr>
        <w:t xml:space="preserve">on </w:t>
      </w:r>
      <w:r w:rsidR="00E053B2">
        <w:rPr>
          <w:rFonts w:ascii="Times New Roman" w:eastAsia="Times New Roman" w:hAnsi="Times New Roman" w:cs="Times New Roman"/>
          <w:sz w:val="24"/>
          <w:szCs w:val="24"/>
        </w:rPr>
        <w:t xml:space="preserve">economic impacts attributed to invasive species </w:t>
      </w:r>
      <w:r w:rsidR="003C659A">
        <w:rPr>
          <w:rFonts w:ascii="Times New Roman" w:eastAsia="Times New Roman" w:hAnsi="Times New Roman" w:cs="Times New Roman"/>
          <w:sz w:val="24"/>
          <w:szCs w:val="24"/>
        </w:rPr>
        <w:t xml:space="preserve">which include: </w:t>
      </w:r>
      <w:r w:rsidR="00430019">
        <w:rPr>
          <w:rFonts w:ascii="Times New Roman" w:eastAsia="Times New Roman" w:hAnsi="Times New Roman" w:cs="Times New Roman"/>
          <w:sz w:val="24"/>
          <w:szCs w:val="24"/>
        </w:rPr>
        <w:t>healthcare</w:t>
      </w:r>
      <w:r w:rsidR="00EC3983">
        <w:rPr>
          <w:rFonts w:ascii="Times New Roman" w:eastAsia="Times New Roman" w:hAnsi="Times New Roman" w:cs="Times New Roman"/>
          <w:sz w:val="24"/>
          <w:szCs w:val="24"/>
        </w:rPr>
        <w:t xml:space="preserve"> costs</w:t>
      </w:r>
      <w:r w:rsidR="00430019">
        <w:rPr>
          <w:rFonts w:ascii="Times New Roman" w:eastAsia="Times New Roman" w:hAnsi="Times New Roman" w:cs="Times New Roman"/>
          <w:sz w:val="24"/>
          <w:szCs w:val="24"/>
        </w:rPr>
        <w:t xml:space="preserve"> for</w:t>
      </w:r>
      <w:r w:rsidR="00783EEF">
        <w:rPr>
          <w:rFonts w:ascii="Times New Roman" w:eastAsia="Times New Roman" w:hAnsi="Times New Roman" w:cs="Times New Roman"/>
          <w:sz w:val="24"/>
          <w:szCs w:val="24"/>
        </w:rPr>
        <w:t xml:space="preserve"> </w:t>
      </w:r>
      <w:r w:rsidR="000C182E">
        <w:rPr>
          <w:rFonts w:ascii="Times New Roman" w:eastAsia="Times New Roman" w:hAnsi="Times New Roman" w:cs="Times New Roman"/>
          <w:sz w:val="24"/>
          <w:szCs w:val="24"/>
        </w:rPr>
        <w:t>disease</w:t>
      </w:r>
      <w:r w:rsidR="00915B07">
        <w:rPr>
          <w:rFonts w:ascii="Times New Roman" w:eastAsia="Times New Roman" w:hAnsi="Times New Roman" w:cs="Times New Roman"/>
          <w:sz w:val="24"/>
          <w:szCs w:val="24"/>
        </w:rPr>
        <w:t>s spread through invasive species</w:t>
      </w:r>
      <w:r w:rsidR="000C182E">
        <w:rPr>
          <w:rFonts w:ascii="Times New Roman" w:eastAsia="Times New Roman" w:hAnsi="Times New Roman" w:cs="Times New Roman"/>
          <w:sz w:val="24"/>
          <w:szCs w:val="24"/>
        </w:rPr>
        <w:t xml:space="preserve">, crop and </w:t>
      </w:r>
      <w:r w:rsidR="00BF0895">
        <w:rPr>
          <w:rFonts w:ascii="Times New Roman" w:eastAsia="Times New Roman" w:hAnsi="Times New Roman" w:cs="Times New Roman"/>
          <w:sz w:val="24"/>
          <w:szCs w:val="24"/>
        </w:rPr>
        <w:t>infrastructure</w:t>
      </w:r>
      <w:r w:rsidR="00A57234">
        <w:rPr>
          <w:rFonts w:ascii="Times New Roman" w:eastAsia="Times New Roman" w:hAnsi="Times New Roman" w:cs="Times New Roman"/>
          <w:sz w:val="24"/>
          <w:szCs w:val="24"/>
        </w:rPr>
        <w:t xml:space="preserve"> </w:t>
      </w:r>
      <w:r w:rsidR="00BF0895">
        <w:rPr>
          <w:rFonts w:ascii="Times New Roman" w:eastAsia="Times New Roman" w:hAnsi="Times New Roman" w:cs="Times New Roman"/>
          <w:sz w:val="24"/>
          <w:szCs w:val="24"/>
        </w:rPr>
        <w:t>damage</w:t>
      </w:r>
      <w:r w:rsidR="00915B07">
        <w:rPr>
          <w:rFonts w:ascii="Times New Roman" w:eastAsia="Times New Roman" w:hAnsi="Times New Roman" w:cs="Times New Roman"/>
          <w:sz w:val="24"/>
          <w:szCs w:val="24"/>
        </w:rPr>
        <w:t xml:space="preserve"> </w:t>
      </w:r>
      <w:r w:rsidR="0034187F">
        <w:rPr>
          <w:rFonts w:ascii="Times New Roman" w:eastAsia="Times New Roman" w:hAnsi="Times New Roman" w:cs="Times New Roman"/>
          <w:sz w:val="24"/>
          <w:szCs w:val="24"/>
        </w:rPr>
        <w:t>from</w:t>
      </w:r>
      <w:r w:rsidR="00915B07">
        <w:rPr>
          <w:rFonts w:ascii="Times New Roman" w:eastAsia="Times New Roman" w:hAnsi="Times New Roman" w:cs="Times New Roman"/>
          <w:sz w:val="24"/>
          <w:szCs w:val="24"/>
        </w:rPr>
        <w:t xml:space="preserve"> invasives species</w:t>
      </w:r>
      <w:r w:rsidR="00BF0895">
        <w:rPr>
          <w:rFonts w:ascii="Times New Roman" w:eastAsia="Times New Roman" w:hAnsi="Times New Roman" w:cs="Times New Roman"/>
          <w:sz w:val="24"/>
          <w:szCs w:val="24"/>
        </w:rPr>
        <w:t xml:space="preserve">, </w:t>
      </w:r>
      <w:r w:rsidR="008802B6">
        <w:rPr>
          <w:rFonts w:ascii="Times New Roman" w:eastAsia="Times New Roman" w:hAnsi="Times New Roman" w:cs="Times New Roman"/>
          <w:sz w:val="24"/>
          <w:szCs w:val="24"/>
        </w:rPr>
        <w:t xml:space="preserve">and </w:t>
      </w:r>
      <w:r w:rsidR="00430019">
        <w:rPr>
          <w:rFonts w:ascii="Times New Roman" w:eastAsia="Times New Roman" w:hAnsi="Times New Roman" w:cs="Times New Roman"/>
          <w:sz w:val="24"/>
          <w:szCs w:val="24"/>
        </w:rPr>
        <w:t>management</w:t>
      </w:r>
      <w:r w:rsidR="003C659A">
        <w:rPr>
          <w:rFonts w:ascii="Times New Roman" w:eastAsia="Times New Roman" w:hAnsi="Times New Roman" w:cs="Times New Roman"/>
          <w:sz w:val="24"/>
          <w:szCs w:val="24"/>
        </w:rPr>
        <w:t xml:space="preserve"> focused on</w:t>
      </w:r>
      <w:r w:rsidR="008802B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eradicating</w:t>
      </w:r>
      <w:r w:rsidR="003C659A">
        <w:rPr>
          <w:rFonts w:ascii="Times New Roman" w:eastAsia="Times New Roman" w:hAnsi="Times New Roman" w:cs="Times New Roman"/>
          <w:sz w:val="24"/>
          <w:szCs w:val="24"/>
        </w:rPr>
        <w:t xml:space="preserve"> and limiting the spread of</w:t>
      </w:r>
      <w:r w:rsidR="009B208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invasive species </w:t>
      </w:r>
      <w:r>
        <w:rPr>
          <w:rFonts w:ascii="Times New Roman" w:eastAsia="Times New Roman" w:hAnsi="Times New Roman" w:cs="Times New Roman"/>
          <w:sz w:val="24"/>
          <w:szCs w:val="24"/>
        </w:rPr>
        <w:fldChar w:fldCharType="begin"/>
      </w:r>
      <w:r w:rsidR="002E74E5">
        <w:rPr>
          <w:rFonts w:ascii="Times New Roman" w:eastAsia="Times New Roman" w:hAnsi="Times New Roman" w:cs="Times New Roman"/>
          <w:sz w:val="24"/>
          <w:szCs w:val="24"/>
        </w:rPr>
        <w:instrText xml:space="preserve"> ADDIN ZOTERO_ITEM CSL_CITATION {"citationID":"PnQwdDza","properties":{"formattedCitation":"(Cuthbert {\\i{}et al.} 2021; Pimentel {\\i{}et al.} 2005)","plainCitation":"(Cuthbert et al. 2021; Pimentel et al. 2005)","noteIndex":0},"citationItems":[{"id":4548,"uris":["http://zotero.org/users/9972654/items/YK9THA9W"],"itemData":{"id":4548,"type":"article-journal","container-title":"Science of The Total Environment","DOI":"10.1016/j.scitotenv.2021.145238","ISSN":"00489697","journalAbbreviation":"Science of The Total Environment","language":"en","page":"145238","source":"DOI.org (Crossref)","title":"Global economic costs of aquatic invasive alien species","volume":"775","author":[{"family":"Cuthbert","given":"Ross N."},{"family":"Pattison","given":"Zarah"},{"family":"Taylor","given":"Nigel G."},{"family":"Verbrugge","given":"Laura"},{"family":"Diagne","given":"Christophe"},{"family":"Ahmed","given":"Danish A."},{"family":"Leroy","given":"Boris"},{"family":"Angulo","given":"Elena"},{"family":"Briski","given":"Elizabeta"},{"family":"Capinha","given":"César"},{"family":"Catford","given":"Jane A."},{"family":"Dalu","given":"Tatenda"},{"family":"Essl","given":"Franz"},{"family":"Gozlan","given":"Rodolphe E."},{"family":"Haubrock","given":"Phillip J."},{"family":"Kourantidou","given":"Melina"},{"family":"Kramer","given":"Andrew M."},{"family":"Renault","given":"David"},{"family":"Wasserman","given":"Ryan J."},{"family":"Courchamp","given":"Franck"}],"issued":{"date-parts":[["2021",6]]}}},{"id":1961,"uris":["http://zotero.org/users/9972654/items/N3T6LVXY"],"itemData":{"id":1961,"type":"article-journal","abstract":"Invading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Pr>
          <w:rFonts w:ascii="Times New Roman" w:eastAsia="Times New Roman" w:hAnsi="Times New Roman" w:cs="Times New Roman"/>
          <w:sz w:val="24"/>
          <w:szCs w:val="24"/>
        </w:rPr>
        <w:fldChar w:fldCharType="separate"/>
      </w:r>
      <w:r w:rsidR="002E74E5" w:rsidRPr="002E74E5">
        <w:rPr>
          <w:rFonts w:ascii="Times New Roman" w:hAnsi="Times New Roman" w:cs="Times New Roman"/>
          <w:sz w:val="24"/>
        </w:rPr>
        <w:t xml:space="preserve">(Cuthbert </w:t>
      </w:r>
      <w:r w:rsidR="002E74E5" w:rsidRPr="002E74E5">
        <w:rPr>
          <w:rFonts w:ascii="Times New Roman" w:hAnsi="Times New Roman" w:cs="Times New Roman"/>
          <w:i/>
          <w:iCs/>
          <w:sz w:val="24"/>
        </w:rPr>
        <w:t>et al.</w:t>
      </w:r>
      <w:r w:rsidR="002E74E5" w:rsidRPr="002E74E5">
        <w:rPr>
          <w:rFonts w:ascii="Times New Roman" w:hAnsi="Times New Roman" w:cs="Times New Roman"/>
          <w:sz w:val="24"/>
        </w:rPr>
        <w:t xml:space="preserve"> 2021; Pimentel </w:t>
      </w:r>
      <w:r w:rsidR="002E74E5" w:rsidRPr="002E74E5">
        <w:rPr>
          <w:rFonts w:ascii="Times New Roman" w:hAnsi="Times New Roman" w:cs="Times New Roman"/>
          <w:i/>
          <w:iCs/>
          <w:sz w:val="24"/>
        </w:rPr>
        <w:t>et al.</w:t>
      </w:r>
      <w:r w:rsidR="002E74E5" w:rsidRPr="002E74E5">
        <w:rPr>
          <w:rFonts w:ascii="Times New Roman" w:hAnsi="Times New Roman" w:cs="Times New Roman"/>
          <w:sz w:val="24"/>
        </w:rPr>
        <w:t xml:space="preserve"> 2005)</w:t>
      </w:r>
      <w:r>
        <w:rPr>
          <w:rFonts w:ascii="Times New Roman" w:eastAsia="Times New Roman" w:hAnsi="Times New Roman" w:cs="Times New Roman"/>
          <w:sz w:val="24"/>
          <w:szCs w:val="24"/>
        </w:rPr>
        <w:fldChar w:fldCharType="end"/>
      </w:r>
      <w:r w:rsidR="002E74E5">
        <w:rPr>
          <w:rFonts w:ascii="Times New Roman" w:eastAsia="Times New Roman" w:hAnsi="Times New Roman" w:cs="Times New Roman"/>
          <w:sz w:val="24"/>
          <w:szCs w:val="24"/>
        </w:rPr>
        <w:t>.</w:t>
      </w:r>
      <w:r w:rsidR="009B50DD">
        <w:rPr>
          <w:rFonts w:ascii="Times New Roman" w:eastAsia="Times New Roman" w:hAnsi="Times New Roman" w:cs="Times New Roman"/>
          <w:sz w:val="24"/>
          <w:szCs w:val="24"/>
        </w:rPr>
        <w:t xml:space="preserve"> </w:t>
      </w:r>
      <w:commentRangeStart w:id="174"/>
      <w:r w:rsidR="00BB6B00">
        <w:rPr>
          <w:rFonts w:ascii="Times New Roman" w:eastAsia="Times New Roman" w:hAnsi="Times New Roman" w:cs="Times New Roman"/>
          <w:sz w:val="24"/>
          <w:szCs w:val="24"/>
        </w:rPr>
        <w:t xml:space="preserve">Over </w:t>
      </w:r>
      <w:r w:rsidR="00CD741A">
        <w:rPr>
          <w:rFonts w:ascii="Times New Roman" w:eastAsia="Times New Roman" w:hAnsi="Times New Roman" w:cs="Times New Roman"/>
          <w:sz w:val="24"/>
          <w:szCs w:val="24"/>
        </w:rPr>
        <w:t xml:space="preserve">7,700 </w:t>
      </w:r>
      <w:r w:rsidR="00D27169">
        <w:rPr>
          <w:rFonts w:ascii="Times New Roman" w:eastAsia="Times New Roman" w:hAnsi="Times New Roman" w:cs="Times New Roman"/>
          <w:sz w:val="24"/>
          <w:szCs w:val="24"/>
        </w:rPr>
        <w:t xml:space="preserve">introduced </w:t>
      </w:r>
      <w:r w:rsidR="00C60D65">
        <w:rPr>
          <w:rFonts w:ascii="Times New Roman" w:eastAsia="Times New Roman" w:hAnsi="Times New Roman" w:cs="Times New Roman"/>
          <w:sz w:val="24"/>
          <w:szCs w:val="24"/>
        </w:rPr>
        <w:t xml:space="preserve">species of </w:t>
      </w:r>
      <w:r w:rsidR="00CD741A">
        <w:rPr>
          <w:rFonts w:ascii="Times New Roman" w:eastAsia="Times New Roman" w:hAnsi="Times New Roman" w:cs="Times New Roman"/>
          <w:sz w:val="24"/>
          <w:szCs w:val="24"/>
        </w:rPr>
        <w:t>vascular plants, 5</w:t>
      </w:r>
      <w:r w:rsidR="009B50DD">
        <w:rPr>
          <w:rFonts w:ascii="Times New Roman" w:eastAsia="Times New Roman" w:hAnsi="Times New Roman" w:cs="Times New Roman"/>
          <w:sz w:val="24"/>
          <w:szCs w:val="24"/>
        </w:rPr>
        <w:t>,100</w:t>
      </w:r>
      <w:r w:rsidR="00D27169">
        <w:rPr>
          <w:rFonts w:ascii="Times New Roman" w:eastAsia="Times New Roman" w:hAnsi="Times New Roman" w:cs="Times New Roman"/>
          <w:sz w:val="24"/>
          <w:szCs w:val="24"/>
        </w:rPr>
        <w:t xml:space="preserve"> introduced</w:t>
      </w:r>
      <w:r w:rsidR="00C60D65">
        <w:rPr>
          <w:rFonts w:ascii="Times New Roman" w:eastAsia="Times New Roman" w:hAnsi="Times New Roman" w:cs="Times New Roman"/>
          <w:sz w:val="24"/>
          <w:szCs w:val="24"/>
        </w:rPr>
        <w:t xml:space="preserve"> species of </w:t>
      </w:r>
      <w:r w:rsidR="009B50DD">
        <w:rPr>
          <w:rFonts w:ascii="Times New Roman" w:eastAsia="Times New Roman" w:hAnsi="Times New Roman" w:cs="Times New Roman"/>
          <w:sz w:val="24"/>
          <w:szCs w:val="24"/>
        </w:rPr>
        <w:t>insects</w:t>
      </w:r>
      <w:r w:rsidR="00C60D65">
        <w:rPr>
          <w:rFonts w:ascii="Times New Roman" w:eastAsia="Times New Roman" w:hAnsi="Times New Roman" w:cs="Times New Roman"/>
          <w:sz w:val="24"/>
          <w:szCs w:val="24"/>
        </w:rPr>
        <w:t xml:space="preserve">, 500 </w:t>
      </w:r>
      <w:r w:rsidR="00D27169">
        <w:rPr>
          <w:rFonts w:ascii="Times New Roman" w:eastAsia="Times New Roman" w:hAnsi="Times New Roman" w:cs="Times New Roman"/>
          <w:sz w:val="24"/>
          <w:szCs w:val="24"/>
        </w:rPr>
        <w:t xml:space="preserve">introduced </w:t>
      </w:r>
      <w:r w:rsidR="00C60D65">
        <w:rPr>
          <w:rFonts w:ascii="Times New Roman" w:eastAsia="Times New Roman" w:hAnsi="Times New Roman" w:cs="Times New Roman"/>
          <w:sz w:val="24"/>
          <w:szCs w:val="24"/>
        </w:rPr>
        <w:t xml:space="preserve">fishes, </w:t>
      </w:r>
      <w:r w:rsidR="00BB6B00">
        <w:rPr>
          <w:rFonts w:ascii="Times New Roman" w:eastAsia="Times New Roman" w:hAnsi="Times New Roman" w:cs="Times New Roman"/>
          <w:sz w:val="24"/>
          <w:szCs w:val="24"/>
        </w:rPr>
        <w:t xml:space="preserve">500 </w:t>
      </w:r>
      <w:r w:rsidR="00D27169">
        <w:rPr>
          <w:rFonts w:ascii="Times New Roman" w:eastAsia="Times New Roman" w:hAnsi="Times New Roman" w:cs="Times New Roman"/>
          <w:sz w:val="24"/>
          <w:szCs w:val="24"/>
        </w:rPr>
        <w:t xml:space="preserve">introduced </w:t>
      </w:r>
      <w:r w:rsidR="00BB6B00">
        <w:rPr>
          <w:rFonts w:ascii="Times New Roman" w:eastAsia="Times New Roman" w:hAnsi="Times New Roman" w:cs="Times New Roman"/>
          <w:sz w:val="24"/>
          <w:szCs w:val="24"/>
        </w:rPr>
        <w:t xml:space="preserve">species of mollusks and 400 </w:t>
      </w:r>
      <w:r w:rsidR="00D27169">
        <w:rPr>
          <w:rFonts w:ascii="Times New Roman" w:eastAsia="Times New Roman" w:hAnsi="Times New Roman" w:cs="Times New Roman"/>
          <w:sz w:val="24"/>
          <w:szCs w:val="24"/>
        </w:rPr>
        <w:t xml:space="preserve">introduced </w:t>
      </w:r>
      <w:r w:rsidR="00BB6B00">
        <w:rPr>
          <w:rFonts w:ascii="Times New Roman" w:eastAsia="Times New Roman" w:hAnsi="Times New Roman" w:cs="Times New Roman"/>
          <w:sz w:val="24"/>
          <w:szCs w:val="24"/>
        </w:rPr>
        <w:t>species of birds have</w:t>
      </w:r>
      <w:r w:rsidR="00D27169">
        <w:rPr>
          <w:rFonts w:ascii="Times New Roman" w:eastAsia="Times New Roman" w:hAnsi="Times New Roman" w:cs="Times New Roman"/>
          <w:sz w:val="24"/>
          <w:szCs w:val="24"/>
        </w:rPr>
        <w:t xml:space="preserve"> been r</w:t>
      </w:r>
      <w:r w:rsidR="00CD741A">
        <w:rPr>
          <w:rFonts w:ascii="Times New Roman" w:eastAsia="Times New Roman" w:hAnsi="Times New Roman" w:cs="Times New Roman"/>
          <w:sz w:val="24"/>
          <w:szCs w:val="24"/>
        </w:rPr>
        <w:t>eco</w:t>
      </w:r>
      <w:r w:rsidR="0031477C">
        <w:rPr>
          <w:rFonts w:ascii="Times New Roman" w:eastAsia="Times New Roman" w:hAnsi="Times New Roman" w:cs="Times New Roman"/>
          <w:sz w:val="24"/>
          <w:szCs w:val="24"/>
        </w:rPr>
        <w:t xml:space="preserve">ded </w:t>
      </w:r>
      <w:r w:rsidR="0019436F">
        <w:rPr>
          <w:rFonts w:ascii="Times New Roman" w:eastAsia="Times New Roman" w:hAnsi="Times New Roman" w:cs="Times New Roman"/>
          <w:sz w:val="24"/>
          <w:szCs w:val="24"/>
        </w:rPr>
        <w:t xml:space="preserve">to have established populations </w:t>
      </w:r>
      <w:r w:rsidR="0031477C">
        <w:rPr>
          <w:rFonts w:ascii="Times New Roman" w:eastAsia="Times New Roman" w:hAnsi="Times New Roman" w:cs="Times New Roman"/>
          <w:sz w:val="24"/>
          <w:szCs w:val="24"/>
        </w:rPr>
        <w:t>worldwide</w:t>
      </w:r>
      <w:r w:rsidR="0019436F">
        <w:rPr>
          <w:rFonts w:ascii="Times New Roman" w:eastAsia="Times New Roman" w:hAnsi="Times New Roman" w:cs="Times New Roman"/>
          <w:sz w:val="24"/>
          <w:szCs w:val="24"/>
        </w:rPr>
        <w:t xml:space="preserve"> </w:t>
      </w:r>
      <w:r w:rsidR="00085F5E">
        <w:rPr>
          <w:rFonts w:ascii="Times New Roman" w:eastAsia="Times New Roman" w:hAnsi="Times New Roman" w:cs="Times New Roman"/>
          <w:sz w:val="24"/>
          <w:szCs w:val="24"/>
        </w:rPr>
        <w:fldChar w:fldCharType="begin"/>
      </w:r>
      <w:r w:rsidR="00085F5E">
        <w:rPr>
          <w:rFonts w:ascii="Times New Roman" w:eastAsia="Times New Roman" w:hAnsi="Times New Roman" w:cs="Times New Roman"/>
          <w:sz w:val="24"/>
          <w:szCs w:val="24"/>
        </w:rPr>
        <w:instrText xml:space="preserve"> ADDIN ZOTERO_ITEM CSL_CITATION {"citationID":"3QZZ9u8c","properties":{"formattedCitation":"(Seebens {\\i{}et al.} 2017)","plainCitation":"(Seebens et al. 2017)","noteIndex":0},"citationItems":[{"id":4555,"uris":["http://zotero.org/users/9972654/items/RKFDPG7Z"],"itemData":{"id":4555,"type":"article-journal","abstract":"Abstract\n            Although research on human-mediated exchanges of species has substantially intensified during the last centuries, we know surprisingly little about temporal dynamics of alien species accumulations across regions and taxa. Using a novel database of 45,813 first records of 16,926 established alien species, we show that the annual rate of first records worldwide has increased during the last 200 years, with 37% of all first records reported most recently (1970–2014). Inter-continental and inter-taxonomic variation can be largely attributed to the diaspora of European settlers in the nineteenth century and to the acceleration in trade in the twentieth century. For all taxonomic groups, the increase in numbers of alien species does not show any sign of saturation and most taxa even show increases in the rate of first records over time. This highlights that past efforts to mitigate invasions have not been effective enough to keep up with increasing globalization.","container-title":"Nature Communications","DOI":"10.1038/ncomms14435","ISSN":"2041-1723","issue":"1","journalAbbreviation":"Nat Commun","language":"en","page":"14435","source":"DOI.org (Crossref)","title":"No saturation in the accumulation of alien species worldwide","volume":"8","author":[{"family":"Seebens","given":"Hanno"},{"family":"Blackburn","given":"Tim M."},{"family":"Dyer","given":"Ellie E."},{"family":"Genovesi","given":"Piero"},{"family":"Hulme","given":"Philip E."},{"family":"Jeschke","given":"Jonathan M."},{"family":"Pagad","given":"Shyama"},{"family":"Pyšek","given":"Petr"},{"family":"Winter","given":"Marten"},{"family":"Arianoutsou","given":"Margarita"},{"family":"Bacher","given":"Sven"},{"family":"Blasius","given":"Bernd"},{"family":"Brundu","given":"Giuseppe"},{"family":"Capinha","given":"César"},{"family":"Celesti-Grapow","given":"Laura"},{"family":"Dawson","given":"Wayne"},{"family":"Dullinger","given":"Stefan"},{"family":"Fuentes","given":"Nicol"},{"family":"Jäger","given":"Heinke"},{"family":"Kartesz","given":"John"},{"family":"Kenis","given":"Marc"},{"family":"Kreft","given":"Holger"},{"family":"Kühn","given":"Ingolf"},{"family":"Lenzner","given":"Bernd"},{"family":"Liebhold","given":"Andrew"},{"family":"Mosena","given":"Alexander"},{"family":"Moser","given":"Dietmar"},{"family":"Nishino","given":"Misako"},{"family":"Pearman","given":"David"},{"family":"Pergl","given":"Jan"},{"family":"Rabitsch","given":"Wolfgang"},{"family":"Rojas-Sandoval","given":"Julissa"},{"family":"Roques","given":"Alain"},{"family":"Rorke","given":"Stephanie"},{"family":"Rossinelli","given":"Silvia"},{"family":"Roy","given":"Helen E."},{"family":"Scalera","given":"Riccardo"},{"family":"Schindler","given":"Stefan"},{"family":"Štajerová","given":"Kateřina"},{"family":"Tokarska-Guzik","given":"Barbara"},{"family":"Van Kleunen","given":"Mark"},{"family":"Walker","given":"Kevin"},{"family":"Weigelt","given":"Patrick"},{"family":"Yamanaka","given":"Takehiko"},{"family":"Essl","given":"Franz"}],"issued":{"date-parts":[["2017",2,15]]}}}],"schema":"https://github.com/citation-style-language/schema/raw/master/csl-citation.json"} </w:instrText>
      </w:r>
      <w:r w:rsidR="00085F5E">
        <w:rPr>
          <w:rFonts w:ascii="Times New Roman" w:eastAsia="Times New Roman" w:hAnsi="Times New Roman" w:cs="Times New Roman"/>
          <w:sz w:val="24"/>
          <w:szCs w:val="24"/>
        </w:rPr>
        <w:fldChar w:fldCharType="separate"/>
      </w:r>
      <w:r w:rsidR="00085F5E" w:rsidRPr="00085F5E">
        <w:rPr>
          <w:rFonts w:ascii="Times New Roman" w:hAnsi="Times New Roman" w:cs="Times New Roman"/>
          <w:sz w:val="24"/>
        </w:rPr>
        <w:t xml:space="preserve">(Seebens </w:t>
      </w:r>
      <w:r w:rsidR="00085F5E" w:rsidRPr="00085F5E">
        <w:rPr>
          <w:rFonts w:ascii="Times New Roman" w:hAnsi="Times New Roman" w:cs="Times New Roman"/>
          <w:i/>
          <w:iCs/>
          <w:sz w:val="24"/>
        </w:rPr>
        <w:t>et al.</w:t>
      </w:r>
      <w:r w:rsidR="00085F5E" w:rsidRPr="00085F5E">
        <w:rPr>
          <w:rFonts w:ascii="Times New Roman" w:hAnsi="Times New Roman" w:cs="Times New Roman"/>
          <w:sz w:val="24"/>
        </w:rPr>
        <w:t xml:space="preserve"> 2017)</w:t>
      </w:r>
      <w:r w:rsidR="00085F5E">
        <w:rPr>
          <w:rFonts w:ascii="Times New Roman" w:eastAsia="Times New Roman" w:hAnsi="Times New Roman" w:cs="Times New Roman"/>
          <w:sz w:val="24"/>
          <w:szCs w:val="24"/>
        </w:rPr>
        <w:fldChar w:fldCharType="end"/>
      </w:r>
      <w:commentRangeEnd w:id="174"/>
      <w:r w:rsidR="004D11D6">
        <w:rPr>
          <w:rStyle w:val="CommentReference"/>
          <w:rFonts w:ascii="Times New Roman" w:eastAsia="Times New Roman" w:hAnsi="Times New Roman" w:cs="Times New Roman"/>
          <w:sz w:val="24"/>
          <w:szCs w:val="24"/>
        </w:rPr>
        <w:commentReference w:id="174"/>
      </w:r>
      <w:r w:rsidR="00085F5E">
        <w:rPr>
          <w:rFonts w:ascii="Times New Roman" w:eastAsia="Times New Roman" w:hAnsi="Times New Roman" w:cs="Times New Roman"/>
          <w:sz w:val="24"/>
          <w:szCs w:val="24"/>
        </w:rPr>
        <w:t>,</w:t>
      </w:r>
      <w:r w:rsidR="0019436F">
        <w:rPr>
          <w:rFonts w:ascii="Times New Roman" w:eastAsia="Times New Roman" w:hAnsi="Times New Roman" w:cs="Times New Roman"/>
          <w:sz w:val="24"/>
          <w:szCs w:val="24"/>
        </w:rPr>
        <w:t xml:space="preserve"> and the </w:t>
      </w:r>
      <w:commentRangeStart w:id="175"/>
      <w:r w:rsidR="0019436F">
        <w:rPr>
          <w:rFonts w:ascii="Times New Roman" w:eastAsia="Times New Roman" w:hAnsi="Times New Roman" w:cs="Times New Roman"/>
          <w:sz w:val="24"/>
          <w:szCs w:val="24"/>
        </w:rPr>
        <w:t xml:space="preserve">rates of </w:t>
      </w:r>
      <w:r w:rsidR="0056626E">
        <w:rPr>
          <w:rFonts w:ascii="Times New Roman" w:eastAsia="Times New Roman" w:hAnsi="Times New Roman" w:cs="Times New Roman"/>
          <w:sz w:val="24"/>
          <w:szCs w:val="24"/>
        </w:rPr>
        <w:t xml:space="preserve">newly </w:t>
      </w:r>
      <w:r w:rsidR="0019436F">
        <w:rPr>
          <w:rFonts w:ascii="Times New Roman" w:eastAsia="Times New Roman" w:hAnsi="Times New Roman" w:cs="Times New Roman"/>
          <w:sz w:val="24"/>
          <w:szCs w:val="24"/>
        </w:rPr>
        <w:t>established</w:t>
      </w:r>
      <w:commentRangeEnd w:id="175"/>
      <w:r w:rsidR="00893191">
        <w:rPr>
          <w:rStyle w:val="CommentReference"/>
          <w:rFonts w:ascii="Times New Roman" w:eastAsia="Times New Roman" w:hAnsi="Times New Roman" w:cs="Times New Roman"/>
          <w:sz w:val="24"/>
          <w:szCs w:val="24"/>
        </w:rPr>
        <w:commentReference w:id="175"/>
      </w:r>
      <w:r w:rsidR="0019436F">
        <w:rPr>
          <w:rFonts w:ascii="Times New Roman" w:eastAsia="Times New Roman" w:hAnsi="Times New Roman" w:cs="Times New Roman"/>
          <w:sz w:val="24"/>
          <w:szCs w:val="24"/>
        </w:rPr>
        <w:t xml:space="preserve"> populations of introduced species are projected to continue to increase </w:t>
      </w:r>
      <w:commentRangeStart w:id="176"/>
      <w:r w:rsidR="0019436F">
        <w:rPr>
          <w:rFonts w:ascii="Times New Roman" w:eastAsia="Times New Roman" w:hAnsi="Times New Roman" w:cs="Times New Roman"/>
          <w:sz w:val="24"/>
          <w:szCs w:val="24"/>
        </w:rPr>
        <w:fldChar w:fldCharType="begin"/>
      </w:r>
      <w:r w:rsidR="0019436F">
        <w:rPr>
          <w:rFonts w:ascii="Times New Roman" w:eastAsia="Times New Roman" w:hAnsi="Times New Roman" w:cs="Times New Roman"/>
          <w:sz w:val="24"/>
          <w:szCs w:val="24"/>
        </w:rPr>
        <w:instrText xml:space="preserve"> ADDIN ZOTERO_ITEM CSL_CITATION {"citationID":"in7D94Av","properties":{"formattedCitation":"(Seebens {\\i{}et al.} 2021)","plainCitation":"(Seebens et al. 2021)","noteIndex":0},"citationItems":[{"id":4557,"uris":["http://zotero.org/users/9972654/items/8P92MLU5"],"itemData":{"id":4557,"type":"article-journal","abstract":"Abstract\n            Biological invasions have steadily increased over recent centuries. However, we still lack a clear expectation about future trends in alien species numbers. In particular, we do not know whether alien species will continue to accumulate in regional floras and faunas, or whether the pace of accumulation will decrease due to the depletion of native source pools. Here, we apply a new model to simulate future numbers of alien species based on estimated sizes of source pools and dynamics of historical invasions, assuming a continuation of processes in the future as observed in the past (a business‐as‐usual scenario). We first validated performance of different model versions by conducting a back‐casting approach, therefore fitting the model to alien species numbers until 1950 and validating predictions on trends from 1950 to 2005. In a second step, we selected the best performing model that provided the most robust predictions to project trajectories of alien species numbers until 2050. Altogether, this resulted in 3,790 stochastic simulation runs for 38 taxon–continent combinations. We provide the first quantitative projections of future trajectories of alien species numbers for seven major taxonomic groups in eight continents, accounting for variation in sampling intensity and uncertainty in projections. Overall, established alien species numbers per continent were predicted to increase from 2005 to 2050 by 36%. Particularly, strong increases were projected for Europe in absolute (+2,543 ± 237 alien species) and relative terms, followed by Temperate Asia (+1,597 ± 197), Northern America (1,484 ± 74) and Southern America (1,391 ± 258). Among individual taxonomic groups, especially strong increases were projected for invertebrates globally. Declining (but still positive) rates were projected only for Australasia. Our projections provide a first baseline for the assessment of future developments of biological invasions, which will help to inform policies to contain the spread of alien species.","container-title":"Global Change Biology","DOI":"10.1111/gcb.15333","ISSN":"1354-1013, 1365-2486","issue":"5","journalAbbreviation":"Global Change Biology","language":"en","page":"970-982","source":"DOI.org (Crossref)","title":"Projecting the continental accumulation of alien species through to 2050","volume":"27","author":[{"family":"Seebens","given":"Hanno"},{"family":"Bacher","given":"Sven"},{"family":"Blackburn","given":"Tim M."},{"family":"Capinha","given":"César"},{"family":"Dawson","given":"Wayne"},{"family":"Dullinger","given":"Stefan"},{"family":"Genovesi","given":"Piero"},{"family":"Hulme","given":"Philip E."},{"family":"Van Kleunen","given":"Mark"},{"family":"Kühn","given":"Ingolf"},{"family":"Jeschke","given":"Jonathan M."},{"family":"Lenzner","given":"Bernd"},{"family":"Liebhold","given":"Andrew M."},{"family":"Pattison","given":"Zarah"},{"family":"Pergl","given":"Jan"},{"family":"Pyšek","given":"Petr"},{"family":"Winter","given":"Marten"},{"family":"Essl","given":"Franz"}],"issued":{"date-parts":[["2021",3]]}}}],"schema":"https://github.com/citation-style-language/schema/raw/master/csl-citation.json"} </w:instrText>
      </w:r>
      <w:r w:rsidR="0019436F">
        <w:rPr>
          <w:rFonts w:ascii="Times New Roman" w:eastAsia="Times New Roman" w:hAnsi="Times New Roman" w:cs="Times New Roman"/>
          <w:sz w:val="24"/>
          <w:szCs w:val="24"/>
        </w:rPr>
        <w:fldChar w:fldCharType="separate"/>
      </w:r>
      <w:r w:rsidR="0019436F" w:rsidRPr="0019436F">
        <w:rPr>
          <w:rFonts w:ascii="Times New Roman" w:hAnsi="Times New Roman" w:cs="Times New Roman"/>
          <w:sz w:val="24"/>
        </w:rPr>
        <w:t xml:space="preserve">(Seebens </w:t>
      </w:r>
      <w:r w:rsidR="0019436F" w:rsidRPr="0019436F">
        <w:rPr>
          <w:rFonts w:ascii="Times New Roman" w:hAnsi="Times New Roman" w:cs="Times New Roman"/>
          <w:i/>
          <w:iCs/>
          <w:sz w:val="24"/>
        </w:rPr>
        <w:t>et al.</w:t>
      </w:r>
      <w:r w:rsidR="0019436F" w:rsidRPr="0019436F">
        <w:rPr>
          <w:rFonts w:ascii="Times New Roman" w:hAnsi="Times New Roman" w:cs="Times New Roman"/>
          <w:sz w:val="24"/>
        </w:rPr>
        <w:t xml:space="preserve"> 2021)</w:t>
      </w:r>
      <w:r w:rsidR="0019436F">
        <w:rPr>
          <w:rFonts w:ascii="Times New Roman" w:eastAsia="Times New Roman" w:hAnsi="Times New Roman" w:cs="Times New Roman"/>
          <w:sz w:val="24"/>
          <w:szCs w:val="24"/>
        </w:rPr>
        <w:fldChar w:fldCharType="end"/>
      </w:r>
      <w:commentRangeEnd w:id="176"/>
      <w:r w:rsidR="002857D9">
        <w:rPr>
          <w:rStyle w:val="CommentReference"/>
          <w:rFonts w:ascii="Times New Roman" w:eastAsia="Times New Roman" w:hAnsi="Times New Roman" w:cs="Times New Roman"/>
          <w:sz w:val="24"/>
          <w:szCs w:val="24"/>
        </w:rPr>
        <w:commentReference w:id="176"/>
      </w:r>
      <w:r w:rsidR="0019436F">
        <w:rPr>
          <w:rFonts w:ascii="Times New Roman" w:eastAsia="Times New Roman" w:hAnsi="Times New Roman" w:cs="Times New Roman"/>
          <w:sz w:val="24"/>
          <w:szCs w:val="24"/>
        </w:rPr>
        <w:t xml:space="preserve">. </w:t>
      </w:r>
      <w:r w:rsidR="008F396F">
        <w:rPr>
          <w:rFonts w:ascii="Times New Roman" w:eastAsia="Times New Roman" w:hAnsi="Times New Roman" w:cs="Times New Roman"/>
          <w:sz w:val="24"/>
          <w:szCs w:val="24"/>
        </w:rPr>
        <w:t xml:space="preserve"> </w:t>
      </w:r>
      <w:r w:rsidR="00274A6F">
        <w:rPr>
          <w:rFonts w:ascii="Times New Roman" w:eastAsia="Times New Roman" w:hAnsi="Times New Roman" w:cs="Times New Roman"/>
          <w:sz w:val="24"/>
          <w:szCs w:val="24"/>
        </w:rPr>
        <w:t xml:space="preserve">While the introduction rates, impacts, and controls of non-native species have received </w:t>
      </w:r>
      <w:r w:rsidR="00C276F5">
        <w:rPr>
          <w:rFonts w:ascii="Times New Roman" w:eastAsia="Times New Roman" w:hAnsi="Times New Roman" w:cs="Times New Roman"/>
          <w:sz w:val="24"/>
          <w:szCs w:val="24"/>
        </w:rPr>
        <w:t>much</w:t>
      </w:r>
      <w:r w:rsidR="00274A6F">
        <w:rPr>
          <w:rFonts w:ascii="Times New Roman" w:eastAsia="Times New Roman" w:hAnsi="Times New Roman" w:cs="Times New Roman"/>
          <w:sz w:val="24"/>
          <w:szCs w:val="24"/>
        </w:rPr>
        <w:t xml:space="preserve"> attention </w:t>
      </w:r>
      <w:r w:rsidR="004B5E8E">
        <w:rPr>
          <w:rFonts w:ascii="Times New Roman" w:eastAsia="Times New Roman" w:hAnsi="Times New Roman" w:cs="Times New Roman"/>
          <w:sz w:val="24"/>
          <w:szCs w:val="24"/>
        </w:rPr>
        <w:fldChar w:fldCharType="begin"/>
      </w:r>
      <w:r w:rsidR="004B5E8E">
        <w:rPr>
          <w:rFonts w:ascii="Times New Roman" w:eastAsia="Times New Roman" w:hAnsi="Times New Roman" w:cs="Times New Roman"/>
          <w:sz w:val="24"/>
          <w:szCs w:val="24"/>
        </w:rPr>
        <w:instrText xml:space="preserve"> ADDIN ZOTERO_ITEM CSL_CITATION {"citationID":"8ZVf49Ve","properties":{"formattedCitation":"(Cuthbert {\\i{}et al.} 2021; Pimentel {\\i{}et al.} 2005; Seebens {\\i{}et al.} 2017, 2021)","plainCitation":"(Cuthbert et al. 2021; Pimentel et al. 2005; Seebens et al. 2017, 2021)","noteIndex":0},"citationItems":[{"id":4548,"uris":["http://zotero.org/users/9972654/items/YK9THA9W"],"itemData":{"id":4548,"type":"article-journal","container-title":"Science of The Total Environment","DOI":"10.1016/j.scitotenv.2021.145238","ISSN":"00489697","journalAbbreviation":"Science of The Total Environment","language":"en","page":"145238","source":"DOI.org (Crossref)","title":"Global economic costs of aquatic invasive alien species","volume":"775","author":[{"family":"Cuthbert","given":"Ross N."},{"family":"Pattison","given":"Zarah"},{"family":"Taylor","given":"Nigel G."},{"family":"Verbrugge","given":"Laura"},{"family":"Diagne","given":"Christophe"},{"family":"Ahmed","given":"Danish A."},{"family":"Leroy","given":"Boris"},{"family":"Angulo","given":"Elena"},{"family":"Briski","given":"Elizabeta"},{"family":"Capinha","given":"César"},{"family":"Catford","given":"Jane A."},{"family":"Dalu","given":"Tatenda"},{"family":"Essl","given":"Franz"},{"family":"Gozlan","given":"Rodolphe E."},{"family":"Haubrock","given":"Phillip J."},{"family":"Kourantidou","given":"Melina"},{"family":"Kramer","given":"Andrew M."},{"family":"Renault","given":"David"},{"family":"Wasserman","given":"Ryan J."},{"family":"Courchamp","given":"Franck"}],"issued":{"date-parts":[["2021",6]]}}},{"id":1961,"uris":["http://zotero.org/users/9972654/items/N3T6LVXY"],"itemData":{"id":1961,"type":"article-journal","abstract":"Invading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id":4555,"uris":["http://zotero.org/users/9972654/items/RKFDPG7Z"],"itemData":{"id":4555,"type":"article-journal","abstract":"Abstract\n            Although research on human-mediated exchanges of species has substantially intensified during the last centuries, we know surprisingly little about temporal dynamics of alien species accumulations across regions and taxa. Using a novel database of 45,813 first records of 16,926 established alien species, we show that the annual rate of first records worldwide has increased during the last 200 years, with 37% of all first records reported most recently (1970–2014). Inter-continental and inter-taxonomic variation can be largely attributed to the diaspora of European settlers in the nineteenth century and to the acceleration in trade in the twentieth century. For all taxonomic groups, the increase in numbers of alien species does not show any sign of saturation and most taxa even show increases in the rate of first records over time. This highlights that past efforts to mitigate invasions have not been effective enough to keep up with increasing globalization.","container-title":"Nature Communications","DOI":"10.1038/ncomms14435","ISSN":"2041-1723","issue":"1","journalAbbreviation":"Nat Commun","language":"en","page":"14435","source":"DOI.org (Crossref)","title":"No saturation in the accumulation of alien species worldwide","volume":"8","author":[{"family":"Seebens","given":"Hanno"},{"family":"Blackburn","given":"Tim M."},{"family":"Dyer","given":"Ellie E."},{"family":"Genovesi","given":"Piero"},{"family":"Hulme","given":"Philip E."},{"family":"Jeschke","given":"Jonathan M."},{"family":"Pagad","given":"Shyama"},{"family":"Pyšek","given":"Petr"},{"family":"Winter","given":"Marten"},{"family":"Arianoutsou","given":"Margarita"},{"family":"Bacher","given":"Sven"},{"family":"Blasius","given":"Bernd"},{"family":"Brundu","given":"Giuseppe"},{"family":"Capinha","given":"César"},{"family":"Celesti-Grapow","given":"Laura"},{"family":"Dawson","given":"Wayne"},{"family":"Dullinger","given":"Stefan"},{"family":"Fuentes","given":"Nicol"},{"family":"Jäger","given":"Heinke"},{"family":"Kartesz","given":"John"},{"family":"Kenis","given":"Marc"},{"family":"Kreft","given":"Holger"},{"family":"Kühn","given":"Ingolf"},{"family":"Lenzner","given":"Bernd"},{"family":"Liebhold","given":"Andrew"},{"family":"Mosena","given":"Alexander"},{"family":"Moser","given":"Dietmar"},{"family":"Nishino","given":"Misako"},{"family":"Pearman","given":"David"},{"family":"Pergl","given":"Jan"},{"family":"Rabitsch","given":"Wolfgang"},{"family":"Rojas-Sandoval","given":"Julissa"},{"family":"Roques","given":"Alain"},{"family":"Rorke","given":"Stephanie"},{"family":"Rossinelli","given":"Silvia"},{"family":"Roy","given":"Helen E."},{"family":"Scalera","given":"Riccardo"},{"family":"Schindler","given":"Stefan"},{"family":"Štajerová","given":"Kateřina"},{"family":"Tokarska-Guzik","given":"Barbara"},{"family":"Van Kleunen","given":"Mark"},{"family":"Walker","given":"Kevin"},{"family":"Weigelt","given":"Patrick"},{"family":"Yamanaka","given":"Takehiko"},{"family":"Essl","given":"Franz"}],"issued":{"date-parts":[["2017",2,15]]}}},{"id":4557,"uris":["http://zotero.org/users/9972654/items/8P92MLU5"],"itemData":{"id":4557,"type":"article-journal","abstract":"Abstract\n            Biological invasions have steadily increased over recent centuries. However, we still lack a clear expectation about future trends in alien species numbers. In particular, we do not know whether alien species will continue to accumulate in regional floras and faunas, or whether the pace of accumulation will decrease due to the depletion of native source pools. Here, we apply a new model to simulate future numbers of alien species based on estimated sizes of source pools and dynamics of historical invasions, assuming a continuation of processes in the future as observed in the past (a business‐as‐usual scenario). We first validated performance of different model versions by conducting a back‐casting approach, therefore fitting the model to alien species numbers until 1950 and validating predictions on trends from 1950 to 2005. In a second step, we selected the best performing model that provided the most robust predictions to project trajectories of alien species numbers until 2050. Altogether, this resulted in 3,790 stochastic simulation runs for 38 taxon–continent combinations. We provide the first quantitative projections of future trajectories of alien species numbers for seven major taxonomic groups in eight continents, accounting for variation in sampling intensity and uncertainty in projections. Overall, established alien species numbers per continent were predicted to increase from 2005 to 2050 by 36%. Particularly, strong increases were projected for Europe in absolute (+2,543 ± 237 alien species) and relative terms, followed by Temperate Asia (+1,597 ± 197), Northern America (1,484 ± 74) and Southern America (1,391 ± 258). Among individual taxonomic groups, especially strong increases were projected for invertebrates globally. Declining (but still positive) rates were projected only for Australasia. Our projections provide a first baseline for the assessment of future developments of biological invasions, which will help to inform policies to contain the spread of alien species.","container-title":"Global Change Biology","DOI":"10.1111/gcb.15333","ISSN":"1354-1013, 1365-2486","issue":"5","journalAbbreviation":"Global Change Biology","language":"en","page":"970-982","source":"DOI.org (Crossref)","title":"Projecting the continental accumulation of alien species through to 2050","volume":"27","author":[{"family":"Seebens","given":"Hanno"},{"family":"Bacher","given":"Sven"},{"family":"Blackburn","given":"Tim M."},{"family":"Capinha","given":"César"},{"family":"Dawson","given":"Wayne"},{"family":"Dullinger","given":"Stefan"},{"family":"Genovesi","given":"Piero"},{"family":"Hulme","given":"Philip E."},{"family":"Van Kleunen","given":"Mark"},{"family":"Kühn","given":"Ingolf"},{"family":"Jeschke","given":"Jonathan M."},{"family":"Lenzner","given":"Bernd"},{"family":"Liebhold","given":"Andrew M."},{"family":"Pattison","given":"Zarah"},{"family":"Pergl","given":"Jan"},{"family":"Pyšek","given":"Petr"},{"family":"Winter","given":"Marten"},{"family":"Essl","given":"Franz"}],"issued":{"date-parts":[["2021",3]]}}}],"schema":"https://github.com/citation-style-language/schema/raw/master/csl-citation.json"} </w:instrText>
      </w:r>
      <w:r w:rsidR="004B5E8E">
        <w:rPr>
          <w:rFonts w:ascii="Times New Roman" w:eastAsia="Times New Roman" w:hAnsi="Times New Roman" w:cs="Times New Roman"/>
          <w:sz w:val="24"/>
          <w:szCs w:val="24"/>
        </w:rPr>
        <w:fldChar w:fldCharType="separate"/>
      </w:r>
      <w:r w:rsidR="004B5E8E" w:rsidRPr="004B5E8E">
        <w:rPr>
          <w:rFonts w:ascii="Times New Roman" w:hAnsi="Times New Roman" w:cs="Times New Roman"/>
          <w:sz w:val="24"/>
        </w:rPr>
        <w:t xml:space="preserve">(Cuthbert </w:t>
      </w:r>
      <w:r w:rsidR="004B5E8E" w:rsidRPr="004B5E8E">
        <w:rPr>
          <w:rFonts w:ascii="Times New Roman" w:hAnsi="Times New Roman" w:cs="Times New Roman"/>
          <w:i/>
          <w:iCs/>
          <w:sz w:val="24"/>
        </w:rPr>
        <w:t>et al.</w:t>
      </w:r>
      <w:r w:rsidR="004B5E8E" w:rsidRPr="004B5E8E">
        <w:rPr>
          <w:rFonts w:ascii="Times New Roman" w:hAnsi="Times New Roman" w:cs="Times New Roman"/>
          <w:sz w:val="24"/>
        </w:rPr>
        <w:t xml:space="preserve"> 2021; Pimentel </w:t>
      </w:r>
      <w:r w:rsidR="004B5E8E" w:rsidRPr="004B5E8E">
        <w:rPr>
          <w:rFonts w:ascii="Times New Roman" w:hAnsi="Times New Roman" w:cs="Times New Roman"/>
          <w:i/>
          <w:iCs/>
          <w:sz w:val="24"/>
        </w:rPr>
        <w:t>et al.</w:t>
      </w:r>
      <w:r w:rsidR="004B5E8E" w:rsidRPr="004B5E8E">
        <w:rPr>
          <w:rFonts w:ascii="Times New Roman" w:hAnsi="Times New Roman" w:cs="Times New Roman"/>
          <w:sz w:val="24"/>
        </w:rPr>
        <w:t xml:space="preserve"> 2005; Seebens </w:t>
      </w:r>
      <w:r w:rsidR="004B5E8E" w:rsidRPr="004B5E8E">
        <w:rPr>
          <w:rFonts w:ascii="Times New Roman" w:hAnsi="Times New Roman" w:cs="Times New Roman"/>
          <w:i/>
          <w:iCs/>
          <w:sz w:val="24"/>
        </w:rPr>
        <w:t>et al.</w:t>
      </w:r>
      <w:r w:rsidR="004B5E8E" w:rsidRPr="004B5E8E">
        <w:rPr>
          <w:rFonts w:ascii="Times New Roman" w:hAnsi="Times New Roman" w:cs="Times New Roman"/>
          <w:sz w:val="24"/>
        </w:rPr>
        <w:t xml:space="preserve"> 2017, 2021)</w:t>
      </w:r>
      <w:r w:rsidR="004B5E8E">
        <w:rPr>
          <w:rFonts w:ascii="Times New Roman" w:eastAsia="Times New Roman" w:hAnsi="Times New Roman" w:cs="Times New Roman"/>
          <w:sz w:val="24"/>
          <w:szCs w:val="24"/>
        </w:rPr>
        <w:fldChar w:fldCharType="end"/>
      </w:r>
      <w:r w:rsidR="00274A6F">
        <w:rPr>
          <w:rFonts w:ascii="Times New Roman" w:eastAsia="Times New Roman" w:hAnsi="Times New Roman" w:cs="Times New Roman"/>
          <w:sz w:val="24"/>
          <w:szCs w:val="24"/>
        </w:rPr>
        <w:t xml:space="preserve">, </w:t>
      </w:r>
      <w:r w:rsidR="00C06256">
        <w:rPr>
          <w:rFonts w:ascii="Times New Roman" w:eastAsia="Times New Roman" w:hAnsi="Times New Roman" w:cs="Times New Roman"/>
          <w:sz w:val="24"/>
          <w:szCs w:val="24"/>
        </w:rPr>
        <w:t xml:space="preserve">describing </w:t>
      </w:r>
      <w:r w:rsidR="003B48E6">
        <w:rPr>
          <w:rFonts w:ascii="Times New Roman" w:eastAsia="Times New Roman" w:hAnsi="Times New Roman" w:cs="Times New Roman"/>
          <w:sz w:val="24"/>
          <w:szCs w:val="24"/>
        </w:rPr>
        <w:t xml:space="preserve">population dynamics and </w:t>
      </w:r>
      <w:ins w:id="177" w:author="Nathan Dorn" w:date="2026-02-17T17:25:00Z" w16du:dateUtc="2026-02-17T22:25:00Z">
        <w:r w:rsidR="009808B4">
          <w:rPr>
            <w:rFonts w:ascii="Times New Roman" w:eastAsia="Times New Roman" w:hAnsi="Times New Roman" w:cs="Times New Roman"/>
            <w:sz w:val="24"/>
            <w:szCs w:val="24"/>
          </w:rPr>
          <w:t>understanding</w:t>
        </w:r>
      </w:ins>
      <w:del w:id="178" w:author="Nathan Dorn" w:date="2026-02-17T17:25:00Z" w16du:dateUtc="2026-02-17T22:25:00Z">
        <w:r w:rsidR="003B48E6" w:rsidDel="009808B4">
          <w:rPr>
            <w:rFonts w:ascii="Times New Roman" w:eastAsia="Times New Roman" w:hAnsi="Times New Roman" w:cs="Times New Roman"/>
            <w:sz w:val="24"/>
            <w:szCs w:val="24"/>
          </w:rPr>
          <w:delText>their</w:delText>
        </w:r>
      </w:del>
      <w:r w:rsidR="003B48E6">
        <w:rPr>
          <w:rFonts w:ascii="Times New Roman" w:eastAsia="Times New Roman" w:hAnsi="Times New Roman" w:cs="Times New Roman"/>
          <w:sz w:val="24"/>
          <w:szCs w:val="24"/>
        </w:rPr>
        <w:t xml:space="preserve"> </w:t>
      </w:r>
      <w:ins w:id="179" w:author="Nathan Dorn" w:date="2026-02-17T17:25:00Z" w16du:dateUtc="2026-02-17T22:25:00Z">
        <w:r w:rsidR="009808B4">
          <w:rPr>
            <w:rFonts w:ascii="Times New Roman" w:eastAsia="Times New Roman" w:hAnsi="Times New Roman" w:cs="Times New Roman"/>
            <w:sz w:val="24"/>
            <w:szCs w:val="24"/>
          </w:rPr>
          <w:t xml:space="preserve">mechanisms responsible </w:t>
        </w:r>
      </w:ins>
      <w:del w:id="180" w:author="Nathan Dorn" w:date="2026-02-17T17:25:00Z" w16du:dateUtc="2026-02-17T22:25:00Z">
        <w:r w:rsidR="003B48E6" w:rsidDel="009808B4">
          <w:rPr>
            <w:rFonts w:ascii="Times New Roman" w:eastAsia="Times New Roman" w:hAnsi="Times New Roman" w:cs="Times New Roman"/>
            <w:sz w:val="24"/>
            <w:szCs w:val="24"/>
          </w:rPr>
          <w:delText xml:space="preserve">causes </w:delText>
        </w:r>
      </w:del>
      <w:r w:rsidR="003B48E6">
        <w:rPr>
          <w:rFonts w:ascii="Times New Roman" w:eastAsia="Times New Roman" w:hAnsi="Times New Roman" w:cs="Times New Roman"/>
          <w:sz w:val="24"/>
          <w:szCs w:val="24"/>
        </w:rPr>
        <w:t xml:space="preserve">has received </w:t>
      </w:r>
      <w:r w:rsidR="00E938F5">
        <w:rPr>
          <w:rFonts w:ascii="Times New Roman" w:eastAsia="Times New Roman" w:hAnsi="Times New Roman" w:cs="Times New Roman"/>
          <w:sz w:val="24"/>
          <w:szCs w:val="24"/>
        </w:rPr>
        <w:t xml:space="preserve">relatively less consideration. </w:t>
      </w:r>
      <w:del w:id="181" w:author="Nathan Dorn" w:date="2026-02-18T11:55:00Z" w16du:dateUtc="2026-02-18T16:55:00Z">
        <w:r w:rsidR="0062729F" w:rsidDel="00742745">
          <w:rPr>
            <w:rFonts w:ascii="Times New Roman" w:eastAsia="Times New Roman" w:hAnsi="Times New Roman" w:cs="Times New Roman"/>
            <w:sz w:val="24"/>
            <w:szCs w:val="24"/>
          </w:rPr>
          <w:delText>However some</w:delText>
        </w:r>
      </w:del>
      <w:ins w:id="182" w:author="Nathan Dorn" w:date="2026-02-18T11:55:00Z" w16du:dateUtc="2026-02-18T16:55:00Z">
        <w:r w:rsidR="00742745">
          <w:rPr>
            <w:rFonts w:ascii="Times New Roman" w:eastAsia="Times New Roman" w:hAnsi="Times New Roman" w:cs="Times New Roman"/>
            <w:sz w:val="24"/>
            <w:szCs w:val="24"/>
          </w:rPr>
          <w:t xml:space="preserve">From the </w:t>
        </w:r>
        <w:r w:rsidR="002076A0">
          <w:rPr>
            <w:rFonts w:ascii="Times New Roman" w:eastAsia="Times New Roman" w:hAnsi="Times New Roman" w:cs="Times New Roman"/>
            <w:sz w:val="24"/>
            <w:szCs w:val="24"/>
          </w:rPr>
          <w:t xml:space="preserve">beginning of </w:t>
        </w:r>
      </w:ins>
      <w:ins w:id="183" w:author="Nathan Dorn" w:date="2026-02-18T11:56:00Z" w16du:dateUtc="2026-02-18T16:56:00Z">
        <w:r w:rsidR="002076A0">
          <w:rPr>
            <w:rFonts w:ascii="Times New Roman" w:eastAsia="Times New Roman" w:hAnsi="Times New Roman" w:cs="Times New Roman"/>
            <w:sz w:val="24"/>
            <w:szCs w:val="24"/>
          </w:rPr>
          <w:t xml:space="preserve">the study of </w:t>
        </w:r>
        <w:r w:rsidR="0005644C">
          <w:rPr>
            <w:rFonts w:ascii="Times New Roman" w:eastAsia="Times New Roman" w:hAnsi="Times New Roman" w:cs="Times New Roman"/>
            <w:sz w:val="24"/>
            <w:szCs w:val="24"/>
          </w:rPr>
          <w:t>species invasions there have been observations and discussions about cases</w:t>
        </w:r>
      </w:ins>
      <w:del w:id="184" w:author="Nathan Dorn" w:date="2026-02-18T11:55:00Z" w16du:dateUtc="2026-02-18T16:55:00Z">
        <w:r w:rsidR="0062729F" w:rsidDel="002076A0">
          <w:rPr>
            <w:rFonts w:ascii="Times New Roman" w:eastAsia="Times New Roman" w:hAnsi="Times New Roman" w:cs="Times New Roman"/>
            <w:sz w:val="24"/>
            <w:szCs w:val="24"/>
          </w:rPr>
          <w:delText xml:space="preserve"> of this</w:delText>
        </w:r>
      </w:del>
      <w:del w:id="185" w:author="Nathan Dorn" w:date="2026-02-18T11:56:00Z" w16du:dateUtc="2026-02-18T16:56:00Z">
        <w:r w:rsidR="0062729F" w:rsidDel="0005644C">
          <w:rPr>
            <w:rFonts w:ascii="Times New Roman" w:eastAsia="Times New Roman" w:hAnsi="Times New Roman" w:cs="Times New Roman"/>
            <w:sz w:val="24"/>
            <w:szCs w:val="24"/>
          </w:rPr>
          <w:delText xml:space="preserve"> work ha</w:delText>
        </w:r>
        <w:r w:rsidR="00C276F5" w:rsidDel="0005644C">
          <w:rPr>
            <w:rFonts w:ascii="Times New Roman" w:eastAsia="Times New Roman" w:hAnsi="Times New Roman" w:cs="Times New Roman"/>
            <w:sz w:val="24"/>
            <w:szCs w:val="24"/>
          </w:rPr>
          <w:delText>s documented</w:delText>
        </w:r>
        <w:r w:rsidR="00274A6F" w:rsidDel="0005644C">
          <w:rPr>
            <w:rFonts w:ascii="Times New Roman" w:eastAsia="Times New Roman" w:hAnsi="Times New Roman" w:cs="Times New Roman"/>
            <w:sz w:val="24"/>
            <w:szCs w:val="24"/>
          </w:rPr>
          <w:delText xml:space="preserve"> </w:delText>
        </w:r>
        <w:r w:rsidR="00696921" w:rsidDel="0005644C">
          <w:rPr>
            <w:rFonts w:ascii="Times New Roman" w:eastAsia="Times New Roman" w:hAnsi="Times New Roman" w:cs="Times New Roman"/>
            <w:sz w:val="24"/>
            <w:szCs w:val="24"/>
          </w:rPr>
          <w:delText xml:space="preserve">that invasions </w:delText>
        </w:r>
        <w:r w:rsidR="006F1B17" w:rsidDel="0005644C">
          <w:rPr>
            <w:rFonts w:ascii="Times New Roman" w:eastAsia="Times New Roman" w:hAnsi="Times New Roman" w:cs="Times New Roman"/>
            <w:sz w:val="24"/>
            <w:szCs w:val="24"/>
          </w:rPr>
          <w:delText>can be</w:delText>
        </w:r>
        <w:r w:rsidR="00696921" w:rsidDel="0005644C">
          <w:rPr>
            <w:rFonts w:ascii="Times New Roman" w:eastAsia="Times New Roman" w:hAnsi="Times New Roman" w:cs="Times New Roman"/>
            <w:sz w:val="24"/>
            <w:szCs w:val="24"/>
          </w:rPr>
          <w:delText xml:space="preserve"> transient</w:delText>
        </w:r>
      </w:del>
      <w:ins w:id="186" w:author="Nathan Dorn" w:date="2026-02-18T11:56:00Z" w16du:dateUtc="2026-02-18T16:56:00Z">
        <w:r w:rsidR="0005644C">
          <w:rPr>
            <w:rFonts w:ascii="Times New Roman" w:eastAsia="Times New Roman" w:hAnsi="Times New Roman" w:cs="Times New Roman"/>
            <w:sz w:val="24"/>
            <w:szCs w:val="24"/>
          </w:rPr>
          <w:t xml:space="preserve"> extreme population dynamics </w:t>
        </w:r>
      </w:ins>
      <w:r w:rsidR="00274A6F">
        <w:rPr>
          <w:rFonts w:ascii="Times New Roman" w:eastAsia="Times New Roman" w:hAnsi="Times New Roman" w:cs="Times New Roman"/>
          <w:sz w:val="24"/>
          <w:szCs w:val="24"/>
        </w:rPr>
        <w:t xml:space="preserve"> </w:t>
      </w:r>
      <w:r w:rsidR="00274A6F">
        <w:rPr>
          <w:rFonts w:ascii="Times New Roman" w:eastAsia="Times New Roman" w:hAnsi="Times New Roman" w:cs="Times New Roman"/>
          <w:sz w:val="24"/>
          <w:szCs w:val="24"/>
        </w:rPr>
        <w:fldChar w:fldCharType="begin"/>
      </w:r>
      <w:r w:rsidR="00274A6F">
        <w:rPr>
          <w:rFonts w:ascii="Times New Roman" w:eastAsia="Times New Roman" w:hAnsi="Times New Roman" w:cs="Times New Roman"/>
          <w:sz w:val="24"/>
          <w:szCs w:val="24"/>
        </w:rPr>
        <w:instrText xml:space="preserve"> ADDIN ZOTERO_ITEM CSL_CITATION {"citationID":"N5DGv5ct","properties":{"formattedCitation":"(Simberloff &amp; Gibbons 2004; Strayer {\\i{}et al.} 2017)","plainCitation":"(Simberloff &amp; Gibbons 2004; Strayer et al. 2017)","noteIndex":0},"citationItems":[{"id":196,"uris":["http://zotero.org/users/9972654/items/JVY26T3K"],"itemData":{"id":196,"type":"article-journal","abstract":"Substantial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274A6F">
        <w:rPr>
          <w:rFonts w:ascii="Times New Roman" w:eastAsia="Times New Roman" w:hAnsi="Times New Roman" w:cs="Times New Roman"/>
          <w:sz w:val="24"/>
          <w:szCs w:val="24"/>
        </w:rPr>
        <w:fldChar w:fldCharType="separate"/>
      </w:r>
      <w:r w:rsidR="00274A6F" w:rsidRPr="008150F7">
        <w:rPr>
          <w:rFonts w:ascii="Times New Roman" w:hAnsi="Times New Roman" w:cs="Times New Roman"/>
          <w:sz w:val="24"/>
        </w:rPr>
        <w:t xml:space="preserve">(Simberloff &amp; Gibbons 2004; Strayer </w:t>
      </w:r>
      <w:r w:rsidR="00274A6F" w:rsidRPr="008150F7">
        <w:rPr>
          <w:rFonts w:ascii="Times New Roman" w:hAnsi="Times New Roman" w:cs="Times New Roman"/>
          <w:i/>
          <w:iCs/>
          <w:sz w:val="24"/>
        </w:rPr>
        <w:t>et al.</w:t>
      </w:r>
      <w:r w:rsidR="00274A6F" w:rsidRPr="008150F7">
        <w:rPr>
          <w:rFonts w:ascii="Times New Roman" w:hAnsi="Times New Roman" w:cs="Times New Roman"/>
          <w:sz w:val="24"/>
        </w:rPr>
        <w:t xml:space="preserve"> 2017)</w:t>
      </w:r>
      <w:r w:rsidR="00274A6F">
        <w:rPr>
          <w:rFonts w:ascii="Times New Roman" w:eastAsia="Times New Roman" w:hAnsi="Times New Roman" w:cs="Times New Roman"/>
          <w:sz w:val="24"/>
          <w:szCs w:val="24"/>
        </w:rPr>
        <w:fldChar w:fldCharType="end"/>
      </w:r>
      <w:r w:rsidR="00274A6F">
        <w:rPr>
          <w:rFonts w:ascii="Times New Roman" w:eastAsia="Times New Roman" w:hAnsi="Times New Roman" w:cs="Times New Roman"/>
          <w:sz w:val="24"/>
          <w:szCs w:val="24"/>
        </w:rPr>
        <w:t>.</w:t>
      </w:r>
      <w:r w:rsidR="00F90484">
        <w:rPr>
          <w:rFonts w:ascii="Times New Roman" w:eastAsia="Times New Roman" w:hAnsi="Times New Roman" w:cs="Times New Roman"/>
          <w:sz w:val="24"/>
          <w:szCs w:val="24"/>
        </w:rPr>
        <w:t xml:space="preserve"> </w:t>
      </w:r>
      <w:r w:rsidR="008F396F">
        <w:rPr>
          <w:rFonts w:ascii="Times New Roman" w:eastAsia="Times New Roman" w:hAnsi="Times New Roman" w:cs="Times New Roman"/>
          <w:sz w:val="24"/>
          <w:szCs w:val="24"/>
        </w:rPr>
        <w:t xml:space="preserve"> For example</w:t>
      </w:r>
      <w:r w:rsidR="0014431E">
        <w:rPr>
          <w:rFonts w:ascii="Times New Roman" w:eastAsia="Times New Roman" w:hAnsi="Times New Roman" w:cs="Times New Roman"/>
          <w:sz w:val="24"/>
          <w:szCs w:val="24"/>
        </w:rPr>
        <w:t xml:space="preserve">, </w:t>
      </w:r>
      <w:del w:id="187" w:author="Nathan Dorn" w:date="2026-02-18T11:57:00Z" w16du:dateUtc="2026-02-18T16:57:00Z">
        <w:r w:rsidR="0014431E" w:rsidDel="0005644C">
          <w:rPr>
            <w:rFonts w:ascii="Times New Roman" w:eastAsia="Times New Roman" w:hAnsi="Times New Roman" w:cs="Times New Roman"/>
            <w:sz w:val="24"/>
            <w:szCs w:val="24"/>
          </w:rPr>
          <w:delText>i</w:delText>
        </w:r>
        <w:r w:rsidR="009B208C" w:rsidDel="0005644C">
          <w:rPr>
            <w:rFonts w:ascii="Times New Roman" w:eastAsia="Times New Roman" w:hAnsi="Times New Roman" w:cs="Times New Roman"/>
            <w:sz w:val="24"/>
            <w:szCs w:val="24"/>
          </w:rPr>
          <w:delText>n</w:delText>
        </w:r>
        <w:r w:rsidR="008E461F" w:rsidDel="0005644C">
          <w:rPr>
            <w:rFonts w:ascii="Times New Roman" w:eastAsia="Times New Roman" w:hAnsi="Times New Roman" w:cs="Times New Roman"/>
            <w:sz w:val="24"/>
            <w:szCs w:val="24"/>
          </w:rPr>
          <w:delText xml:space="preserve"> the first treatment of biological invasions</w:delText>
        </w:r>
        <w:r w:rsidR="0014431E" w:rsidDel="0005644C">
          <w:rPr>
            <w:rFonts w:ascii="Times New Roman" w:eastAsia="Times New Roman" w:hAnsi="Times New Roman" w:cs="Times New Roman"/>
            <w:sz w:val="24"/>
            <w:szCs w:val="24"/>
          </w:rPr>
          <w:delText>,</w:delText>
        </w:r>
        <w:r w:rsidR="008E461F" w:rsidDel="0005644C">
          <w:rPr>
            <w:rFonts w:ascii="Times New Roman" w:eastAsia="Times New Roman" w:hAnsi="Times New Roman" w:cs="Times New Roman"/>
            <w:sz w:val="24"/>
            <w:szCs w:val="24"/>
          </w:rPr>
          <w:delText xml:space="preserve"> </w:delText>
        </w:r>
      </w:del>
      <w:r w:rsidR="008E461F">
        <w:rPr>
          <w:rFonts w:ascii="Times New Roman" w:eastAsia="Times New Roman" w:hAnsi="Times New Roman" w:cs="Times New Roman"/>
          <w:sz w:val="24"/>
          <w:szCs w:val="24"/>
        </w:rPr>
        <w:t>Charles Elton describe</w:t>
      </w:r>
      <w:r w:rsidR="00A12CFE">
        <w:rPr>
          <w:rFonts w:ascii="Times New Roman" w:eastAsia="Times New Roman" w:hAnsi="Times New Roman" w:cs="Times New Roman"/>
          <w:sz w:val="24"/>
          <w:szCs w:val="24"/>
        </w:rPr>
        <w:t>d</w:t>
      </w:r>
      <w:r w:rsidR="00B507EC">
        <w:rPr>
          <w:rFonts w:ascii="Times New Roman" w:eastAsia="Times New Roman" w:hAnsi="Times New Roman" w:cs="Times New Roman"/>
          <w:sz w:val="24"/>
          <w:szCs w:val="24"/>
        </w:rPr>
        <w:t xml:space="preserve"> the </w:t>
      </w:r>
      <w:del w:id="188" w:author="Nathan Dorn" w:date="2026-02-18T11:59:00Z" w16du:dateUtc="2026-02-18T16:59:00Z">
        <w:r w:rsidR="00B507EC" w:rsidDel="003639EA">
          <w:rPr>
            <w:rFonts w:ascii="Times New Roman" w:eastAsia="Times New Roman" w:hAnsi="Times New Roman" w:cs="Times New Roman"/>
            <w:sz w:val="24"/>
            <w:szCs w:val="24"/>
          </w:rPr>
          <w:delText>invasion sequence by</w:delText>
        </w:r>
      </w:del>
      <w:ins w:id="189" w:author="Nathan Dorn" w:date="2026-02-18T11:59:00Z" w16du:dateUtc="2026-02-18T16:59:00Z">
        <w:r w:rsidR="003639EA">
          <w:rPr>
            <w:rFonts w:ascii="Times New Roman" w:eastAsia="Times New Roman" w:hAnsi="Times New Roman" w:cs="Times New Roman"/>
            <w:sz w:val="24"/>
            <w:szCs w:val="24"/>
          </w:rPr>
          <w:t>dynamics of invading</w:t>
        </w:r>
      </w:ins>
      <w:del w:id="190" w:author="Nathan Dorn" w:date="2026-02-18T11:59:00Z" w16du:dateUtc="2026-02-18T16:59:00Z">
        <w:r w:rsidR="00B507EC" w:rsidDel="003639EA">
          <w:rPr>
            <w:rFonts w:ascii="Times New Roman" w:eastAsia="Times New Roman" w:hAnsi="Times New Roman" w:cs="Times New Roman"/>
            <w:sz w:val="24"/>
            <w:szCs w:val="24"/>
          </w:rPr>
          <w:delText xml:space="preserve"> the</w:delText>
        </w:r>
      </w:del>
      <w:r w:rsidR="00B507EC">
        <w:rPr>
          <w:rFonts w:ascii="Times New Roman" w:eastAsia="Times New Roman" w:hAnsi="Times New Roman" w:cs="Times New Roman"/>
          <w:sz w:val="24"/>
          <w:szCs w:val="24"/>
        </w:rPr>
        <w:t xml:space="preserve"> Canadian waterweed</w:t>
      </w:r>
      <w:r w:rsidR="001765DC">
        <w:rPr>
          <w:rFonts w:ascii="Times New Roman" w:eastAsia="Times New Roman" w:hAnsi="Times New Roman" w:cs="Times New Roman"/>
          <w:sz w:val="24"/>
          <w:szCs w:val="24"/>
        </w:rPr>
        <w:t xml:space="preserve"> (</w:t>
      </w:r>
      <w:r w:rsidR="001765DC" w:rsidRPr="00736C39">
        <w:rPr>
          <w:rFonts w:ascii="Times New Roman" w:eastAsia="Times New Roman" w:hAnsi="Times New Roman" w:cs="Times New Roman"/>
          <w:i/>
          <w:iCs/>
          <w:sz w:val="24"/>
          <w:szCs w:val="24"/>
        </w:rPr>
        <w:t>Elodea canadensis</w:t>
      </w:r>
      <w:r w:rsidR="001765DC">
        <w:rPr>
          <w:rFonts w:ascii="Times New Roman" w:eastAsia="Times New Roman" w:hAnsi="Times New Roman" w:cs="Times New Roman"/>
          <w:sz w:val="24"/>
          <w:szCs w:val="24"/>
        </w:rPr>
        <w:t xml:space="preserve">) in </w:t>
      </w:r>
      <w:r w:rsidR="003D701B">
        <w:rPr>
          <w:rFonts w:ascii="Times New Roman" w:eastAsia="Times New Roman" w:hAnsi="Times New Roman" w:cs="Times New Roman"/>
          <w:sz w:val="24"/>
          <w:szCs w:val="24"/>
        </w:rPr>
        <w:t>Great Britain</w:t>
      </w:r>
      <w:r w:rsidR="00B507EC">
        <w:rPr>
          <w:rFonts w:ascii="Times New Roman" w:eastAsia="Times New Roman" w:hAnsi="Times New Roman" w:cs="Times New Roman"/>
          <w:sz w:val="24"/>
          <w:szCs w:val="24"/>
        </w:rPr>
        <w:t xml:space="preserve"> </w:t>
      </w:r>
      <w:ins w:id="191" w:author="Nathan Dorn" w:date="2026-02-18T11:59:00Z" w16du:dateUtc="2026-02-18T16:59:00Z">
        <w:r w:rsidR="00813D8A">
          <w:rPr>
            <w:rFonts w:ascii="Times New Roman" w:eastAsia="Times New Roman" w:hAnsi="Times New Roman" w:cs="Times New Roman"/>
            <w:sz w:val="24"/>
            <w:szCs w:val="24"/>
          </w:rPr>
          <w:t>(year</w:t>
        </w:r>
      </w:ins>
      <w:ins w:id="192" w:author="Nathan Dorn" w:date="2026-02-18T12:00:00Z" w16du:dateUtc="2026-02-18T17:00:00Z">
        <w:r w:rsidR="00813D8A">
          <w:rPr>
            <w:rFonts w:ascii="Times New Roman" w:eastAsia="Times New Roman" w:hAnsi="Times New Roman" w:cs="Times New Roman"/>
            <w:sz w:val="24"/>
            <w:szCs w:val="24"/>
          </w:rPr>
          <w:t xml:space="preserve">s) </w:t>
        </w:r>
      </w:ins>
      <w:r w:rsidR="00B507EC">
        <w:rPr>
          <w:rFonts w:ascii="Times New Roman" w:eastAsia="Times New Roman" w:hAnsi="Times New Roman" w:cs="Times New Roman"/>
          <w:sz w:val="24"/>
          <w:szCs w:val="24"/>
        </w:rPr>
        <w:t xml:space="preserve">as one of </w:t>
      </w:r>
      <w:r w:rsidR="00B847E3">
        <w:rPr>
          <w:rFonts w:ascii="Times New Roman" w:eastAsia="Times New Roman" w:hAnsi="Times New Roman" w:cs="Times New Roman"/>
          <w:sz w:val="24"/>
          <w:szCs w:val="24"/>
        </w:rPr>
        <w:t xml:space="preserve">explosion and dieback </w:t>
      </w:r>
      <w:r w:rsidR="004B5E8E">
        <w:rPr>
          <w:rFonts w:ascii="Times New Roman" w:eastAsia="Times New Roman" w:hAnsi="Times New Roman" w:cs="Times New Roman"/>
          <w:sz w:val="24"/>
          <w:szCs w:val="24"/>
        </w:rPr>
        <w:fldChar w:fldCharType="begin"/>
      </w:r>
      <w:r w:rsidR="00FF3000">
        <w:rPr>
          <w:rFonts w:ascii="Times New Roman" w:eastAsia="Times New Roman" w:hAnsi="Times New Roman" w:cs="Times New Roman"/>
          <w:sz w:val="24"/>
          <w:szCs w:val="24"/>
        </w:rPr>
        <w:instrText xml:space="preserve"> ADDIN ZOTERO_ITEM CSL_CITATION {"citationID":"ZAfwXpoG","properties":{"formattedCitation":"(Elton 1958)","plainCitation":"(Elton 1958)","noteIndex":0},"citationItems":[{"id":3883,"uris":["http://zotero.org/users/9972654/items/ZEPA8BEL"],"itemData":{"id":3883,"type":"book","edition":"2nd","number-of-pages":"261","publisher":"Springer","publisher-place":"Gewerbestrasse, Switzerland","title":"The Ecology of Invasions by Animals and Plants","author":[{"family":"Elton","given":"Charles S"}],"issued":{"date-parts":[["1958"]]}}}],"schema":"https://github.com/citation-style-language/schema/raw/master/csl-citation.json"} </w:instrText>
      </w:r>
      <w:r w:rsidR="004B5E8E">
        <w:rPr>
          <w:rFonts w:ascii="Times New Roman" w:eastAsia="Times New Roman" w:hAnsi="Times New Roman" w:cs="Times New Roman"/>
          <w:sz w:val="24"/>
          <w:szCs w:val="24"/>
        </w:rPr>
        <w:fldChar w:fldCharType="separate"/>
      </w:r>
      <w:r w:rsidR="004B5E8E" w:rsidRPr="004B5E8E">
        <w:rPr>
          <w:rFonts w:ascii="Times New Roman" w:hAnsi="Times New Roman" w:cs="Times New Roman"/>
          <w:sz w:val="24"/>
        </w:rPr>
        <w:t>(Elton 1958)</w:t>
      </w:r>
      <w:r w:rsidR="004B5E8E">
        <w:rPr>
          <w:rFonts w:ascii="Times New Roman" w:eastAsia="Times New Roman" w:hAnsi="Times New Roman" w:cs="Times New Roman"/>
          <w:sz w:val="24"/>
          <w:szCs w:val="24"/>
        </w:rPr>
        <w:fldChar w:fldCharType="end"/>
      </w:r>
      <w:r w:rsidR="00B847E3">
        <w:rPr>
          <w:rFonts w:ascii="Times New Roman" w:eastAsia="Times New Roman" w:hAnsi="Times New Roman" w:cs="Times New Roman"/>
          <w:sz w:val="24"/>
          <w:szCs w:val="24"/>
        </w:rPr>
        <w:t xml:space="preserve">.  </w:t>
      </w:r>
      <w:r w:rsidR="00270830">
        <w:rPr>
          <w:rFonts w:ascii="Times New Roman" w:eastAsia="Times New Roman" w:hAnsi="Times New Roman" w:cs="Times New Roman"/>
          <w:sz w:val="24"/>
          <w:szCs w:val="24"/>
        </w:rPr>
        <w:t xml:space="preserve">More recently, </w:t>
      </w:r>
      <w:r w:rsidR="00D9683B">
        <w:rPr>
          <w:rFonts w:ascii="Times New Roman" w:eastAsia="Times New Roman" w:hAnsi="Times New Roman" w:cs="Times New Roman"/>
          <w:sz w:val="24"/>
          <w:szCs w:val="24"/>
        </w:rPr>
        <w:fldChar w:fldCharType="begin"/>
      </w:r>
      <w:r w:rsidR="00D9683B">
        <w:rPr>
          <w:rFonts w:ascii="Times New Roman" w:eastAsia="Times New Roman" w:hAnsi="Times New Roman" w:cs="Times New Roman"/>
          <w:sz w:val="24"/>
          <w:szCs w:val="24"/>
        </w:rPr>
        <w:instrText xml:space="preserve"> ADDIN ZOTERO_ITEM CSL_CITATION {"citationID":"kuSbUqFx","properties":{"formattedCitation":"(Simberloff &amp; Gibbons 2004)","plainCitation":"(Simberloff &amp; Gibbons 2004)","dontUpdate":true,"noteIndex":0},"citationItems":[{"id":196,"uris":["http://zotero.org/users/9972654/items/JVY26T3K"],"itemData":{"id":196,"type":"article-journal","abstract":"Substantial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Species","volume":"6","author":[{"family":"Simberloff","given":"Daniel"},{"family":"Gibbons","given":"Leah"}],"issued":{"date-parts":[["2004"]]}}}],"schema":"https://github.com/citation-style-language/schema/raw/master/csl-citation.json"} </w:instrText>
      </w:r>
      <w:r w:rsidR="00D9683B">
        <w:rPr>
          <w:rFonts w:ascii="Times New Roman" w:eastAsia="Times New Roman" w:hAnsi="Times New Roman" w:cs="Times New Roman"/>
          <w:sz w:val="24"/>
          <w:szCs w:val="24"/>
        </w:rPr>
        <w:fldChar w:fldCharType="separate"/>
      </w:r>
      <w:r w:rsidR="00D9683B" w:rsidRPr="007517F1">
        <w:rPr>
          <w:rFonts w:ascii="Times New Roman" w:hAnsi="Times New Roman" w:cs="Times New Roman"/>
          <w:sz w:val="24"/>
        </w:rPr>
        <w:t xml:space="preserve">Simberloff &amp; Gibbons </w:t>
      </w:r>
      <w:r w:rsidR="00D9683B">
        <w:rPr>
          <w:rFonts w:ascii="Times New Roman" w:hAnsi="Times New Roman" w:cs="Times New Roman"/>
          <w:sz w:val="24"/>
        </w:rPr>
        <w:t>(</w:t>
      </w:r>
      <w:r w:rsidR="00D9683B" w:rsidRPr="007517F1">
        <w:rPr>
          <w:rFonts w:ascii="Times New Roman" w:hAnsi="Times New Roman" w:cs="Times New Roman"/>
          <w:sz w:val="24"/>
        </w:rPr>
        <w:t>2004)</w:t>
      </w:r>
      <w:r w:rsidR="00D9683B">
        <w:rPr>
          <w:rFonts w:ascii="Times New Roman" w:eastAsia="Times New Roman" w:hAnsi="Times New Roman" w:cs="Times New Roman"/>
          <w:sz w:val="24"/>
          <w:szCs w:val="24"/>
        </w:rPr>
        <w:fldChar w:fldCharType="end"/>
      </w:r>
      <w:r w:rsidR="00D9683B">
        <w:rPr>
          <w:rFonts w:ascii="Times New Roman" w:eastAsia="Times New Roman" w:hAnsi="Times New Roman" w:cs="Times New Roman"/>
          <w:sz w:val="24"/>
          <w:szCs w:val="24"/>
        </w:rPr>
        <w:t xml:space="preserve"> drew renewed attention to invasions that underwent dramatic </w:t>
      </w:r>
      <w:ins w:id="193" w:author="Nathan Dorn" w:date="2026-02-18T12:00:00Z" w16du:dateUtc="2026-02-18T17:00:00Z">
        <w:r w:rsidR="00F172A9">
          <w:rPr>
            <w:rFonts w:ascii="Times New Roman" w:eastAsia="Times New Roman" w:hAnsi="Times New Roman" w:cs="Times New Roman"/>
            <w:sz w:val="24"/>
            <w:szCs w:val="24"/>
          </w:rPr>
          <w:t xml:space="preserve">growth </w:t>
        </w:r>
      </w:ins>
      <w:ins w:id="194" w:author="Nathan Dorn" w:date="2026-02-18T12:01:00Z" w16du:dateUtc="2026-02-18T17:01:00Z">
        <w:r w:rsidR="00F172A9">
          <w:rPr>
            <w:rFonts w:ascii="Times New Roman" w:eastAsia="Times New Roman" w:hAnsi="Times New Roman" w:cs="Times New Roman"/>
            <w:sz w:val="24"/>
            <w:szCs w:val="24"/>
          </w:rPr>
          <w:t xml:space="preserve">and </w:t>
        </w:r>
      </w:ins>
      <w:r w:rsidR="00D9683B">
        <w:rPr>
          <w:rFonts w:ascii="Times New Roman" w:eastAsia="Times New Roman" w:hAnsi="Times New Roman" w:cs="Times New Roman"/>
          <w:sz w:val="24"/>
          <w:szCs w:val="24"/>
        </w:rPr>
        <w:lastRenderedPageBreak/>
        <w:t>decline</w:t>
      </w:r>
      <w:del w:id="195" w:author="Nathan Dorn" w:date="2026-02-18T12:01:00Z" w16du:dateUtc="2026-02-18T17:01:00Z">
        <w:r w:rsidR="00D9683B" w:rsidDel="00F172A9">
          <w:rPr>
            <w:rFonts w:ascii="Times New Roman" w:eastAsia="Times New Roman" w:hAnsi="Times New Roman" w:cs="Times New Roman"/>
            <w:sz w:val="24"/>
            <w:szCs w:val="24"/>
          </w:rPr>
          <w:delText>s</w:delText>
        </w:r>
      </w:del>
      <w:r w:rsidR="00D9683B">
        <w:rPr>
          <w:rFonts w:ascii="Times New Roman" w:eastAsia="Times New Roman" w:hAnsi="Times New Roman" w:cs="Times New Roman"/>
          <w:sz w:val="24"/>
          <w:szCs w:val="24"/>
        </w:rPr>
        <w:t xml:space="preserve">, </w:t>
      </w:r>
      <w:ins w:id="196" w:author="Nathan Dorn" w:date="2026-02-18T12:02:00Z" w16du:dateUtc="2026-02-18T17:02:00Z">
        <w:r w:rsidR="00DF27D7">
          <w:rPr>
            <w:rFonts w:ascii="Times New Roman" w:eastAsia="Times New Roman" w:hAnsi="Times New Roman" w:cs="Times New Roman"/>
            <w:sz w:val="24"/>
            <w:szCs w:val="24"/>
          </w:rPr>
          <w:t xml:space="preserve">labeled as </w:t>
        </w:r>
      </w:ins>
      <w:del w:id="197" w:author="Nathan Dorn" w:date="2026-02-18T12:02:00Z" w16du:dateUtc="2026-02-18T17:02:00Z">
        <w:r w:rsidR="00D9683B" w:rsidDel="006A71D5">
          <w:rPr>
            <w:rFonts w:ascii="Times New Roman" w:eastAsia="Times New Roman" w:hAnsi="Times New Roman" w:cs="Times New Roman"/>
            <w:sz w:val="24"/>
            <w:szCs w:val="24"/>
          </w:rPr>
          <w:delText xml:space="preserve">which </w:delText>
        </w:r>
        <w:r w:rsidR="004472DC" w:rsidDel="006A71D5">
          <w:rPr>
            <w:rFonts w:ascii="Times New Roman" w:eastAsia="Times New Roman" w:hAnsi="Times New Roman" w:cs="Times New Roman"/>
            <w:sz w:val="24"/>
            <w:szCs w:val="24"/>
          </w:rPr>
          <w:delText xml:space="preserve">have </w:delText>
        </w:r>
      </w:del>
      <w:del w:id="198" w:author="Nathan Dorn" w:date="2026-02-18T12:01:00Z" w16du:dateUtc="2026-02-18T17:01:00Z">
        <w:r w:rsidR="004472DC" w:rsidDel="006A71D5">
          <w:rPr>
            <w:rFonts w:ascii="Times New Roman" w:eastAsia="Times New Roman" w:hAnsi="Times New Roman" w:cs="Times New Roman"/>
            <w:sz w:val="24"/>
            <w:szCs w:val="24"/>
          </w:rPr>
          <w:delText>been</w:delText>
        </w:r>
        <w:r w:rsidR="00D9683B" w:rsidDel="006A71D5">
          <w:rPr>
            <w:rFonts w:ascii="Times New Roman" w:eastAsia="Times New Roman" w:hAnsi="Times New Roman" w:cs="Times New Roman"/>
            <w:sz w:val="24"/>
            <w:szCs w:val="24"/>
          </w:rPr>
          <w:delText xml:space="preserve"> formally</w:delText>
        </w:r>
        <w:r w:rsidR="00D9683B" w:rsidRPr="00605F58" w:rsidDel="006A71D5">
          <w:rPr>
            <w:rFonts w:ascii="Times New Roman" w:eastAsia="Times New Roman" w:hAnsi="Times New Roman" w:cs="Times New Roman"/>
            <w:sz w:val="24"/>
            <w:szCs w:val="24"/>
          </w:rPr>
          <w:delText xml:space="preserve"> describ</w:delText>
        </w:r>
      </w:del>
      <w:del w:id="199" w:author="Nathan Dorn" w:date="2026-02-18T12:02:00Z" w16du:dateUtc="2026-02-18T17:02:00Z">
        <w:r w:rsidR="00D9683B" w:rsidRPr="00605F58" w:rsidDel="00DF27D7">
          <w:rPr>
            <w:rFonts w:ascii="Times New Roman" w:eastAsia="Times New Roman" w:hAnsi="Times New Roman" w:cs="Times New Roman"/>
            <w:sz w:val="24"/>
            <w:szCs w:val="24"/>
          </w:rPr>
          <w:delText xml:space="preserve">ed </w:delText>
        </w:r>
      </w:del>
      <w:del w:id="200" w:author="Nathan Dorn" w:date="2026-02-18T12:01:00Z" w16du:dateUtc="2026-02-18T17:01:00Z">
        <w:r w:rsidR="00D9683B" w:rsidDel="006A71D5">
          <w:rPr>
            <w:rFonts w:ascii="Times New Roman" w:eastAsia="Times New Roman" w:hAnsi="Times New Roman" w:cs="Times New Roman"/>
            <w:sz w:val="24"/>
            <w:szCs w:val="24"/>
          </w:rPr>
          <w:delText xml:space="preserve">as </w:delText>
        </w:r>
      </w:del>
      <w:r w:rsidR="00D9683B">
        <w:rPr>
          <w:rFonts w:ascii="Times New Roman" w:eastAsia="Times New Roman" w:hAnsi="Times New Roman" w:cs="Times New Roman"/>
          <w:sz w:val="24"/>
          <w:szCs w:val="24"/>
        </w:rPr>
        <w:t>“boom-bust</w:t>
      </w:r>
      <w:del w:id="201" w:author="Nathan Dorn" w:date="2026-02-18T12:01:00Z" w16du:dateUtc="2026-02-18T17:01:00Z">
        <w:r w:rsidR="00D9683B" w:rsidDel="006A71D5">
          <w:rPr>
            <w:rFonts w:ascii="Times New Roman" w:eastAsia="Times New Roman" w:hAnsi="Times New Roman" w:cs="Times New Roman"/>
            <w:sz w:val="24"/>
            <w:szCs w:val="24"/>
          </w:rPr>
          <w:delText>s</w:delText>
        </w:r>
      </w:del>
      <w:ins w:id="202" w:author="Nathan Dorn" w:date="2026-02-18T12:01:00Z" w16du:dateUtc="2026-02-18T17:01:00Z">
        <w:r w:rsidR="006A71D5">
          <w:rPr>
            <w:rFonts w:ascii="Times New Roman" w:eastAsia="Times New Roman" w:hAnsi="Times New Roman" w:cs="Times New Roman"/>
            <w:sz w:val="24"/>
            <w:szCs w:val="24"/>
          </w:rPr>
          <w:t xml:space="preserve"> dynamics</w:t>
        </w:r>
      </w:ins>
      <w:r w:rsidR="00D9683B">
        <w:rPr>
          <w:rFonts w:ascii="Times New Roman" w:eastAsia="Times New Roman" w:hAnsi="Times New Roman" w:cs="Times New Roman"/>
          <w:sz w:val="24"/>
          <w:szCs w:val="24"/>
        </w:rPr>
        <w:t>”</w:t>
      </w:r>
      <w:r w:rsidR="00D9683B" w:rsidRPr="00605F58">
        <w:rPr>
          <w:rFonts w:ascii="Times New Roman" w:eastAsia="Times New Roman" w:hAnsi="Times New Roman" w:cs="Times New Roman"/>
          <w:sz w:val="24"/>
          <w:szCs w:val="24"/>
        </w:rPr>
        <w:t xml:space="preserve"> </w:t>
      </w:r>
      <w:r w:rsidR="00D9683B">
        <w:rPr>
          <w:rFonts w:ascii="Times New Roman" w:eastAsia="Times New Roman" w:hAnsi="Times New Roman" w:cs="Times New Roman"/>
          <w:sz w:val="24"/>
          <w:szCs w:val="24"/>
        </w:rPr>
        <w:fldChar w:fldCharType="begin"/>
      </w:r>
      <w:r w:rsidR="00D9683B">
        <w:rPr>
          <w:rFonts w:ascii="Times New Roman" w:eastAsia="Times New Roman" w:hAnsi="Times New Roman" w:cs="Times New Roman"/>
          <w:sz w:val="24"/>
          <w:szCs w:val="24"/>
        </w:rPr>
        <w:instrText xml:space="preserve"> ADDIN ZOTERO_ITEM CSL_CITATION {"citationID":"NEAQYu6p","properties":{"formattedCitation":"(Strayer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D9683B">
        <w:rPr>
          <w:rFonts w:ascii="Times New Roman" w:eastAsia="Times New Roman" w:hAnsi="Times New Roman" w:cs="Times New Roman"/>
          <w:sz w:val="24"/>
          <w:szCs w:val="24"/>
        </w:rPr>
        <w:fldChar w:fldCharType="separate"/>
      </w:r>
      <w:r w:rsidR="00D9683B" w:rsidRPr="001E6D42">
        <w:rPr>
          <w:rFonts w:ascii="Times New Roman" w:hAnsi="Times New Roman" w:cs="Times New Roman"/>
          <w:sz w:val="24"/>
        </w:rPr>
        <w:t xml:space="preserve">(Strayer </w:t>
      </w:r>
      <w:r w:rsidR="00D9683B" w:rsidRPr="001E6D42">
        <w:rPr>
          <w:rFonts w:ascii="Times New Roman" w:hAnsi="Times New Roman" w:cs="Times New Roman"/>
          <w:i/>
          <w:iCs/>
          <w:sz w:val="24"/>
        </w:rPr>
        <w:t>et al.</w:t>
      </w:r>
      <w:r w:rsidR="00D9683B" w:rsidRPr="001E6D42">
        <w:rPr>
          <w:rFonts w:ascii="Times New Roman" w:hAnsi="Times New Roman" w:cs="Times New Roman"/>
          <w:sz w:val="24"/>
        </w:rPr>
        <w:t xml:space="preserve"> 2017)</w:t>
      </w:r>
      <w:r w:rsidR="00D9683B">
        <w:rPr>
          <w:rFonts w:ascii="Times New Roman" w:eastAsia="Times New Roman" w:hAnsi="Times New Roman" w:cs="Times New Roman"/>
          <w:sz w:val="24"/>
          <w:szCs w:val="24"/>
        </w:rPr>
        <w:fldChar w:fldCharType="end"/>
      </w:r>
      <w:r w:rsidR="003C708D">
        <w:rPr>
          <w:rFonts w:ascii="Times New Roman" w:eastAsia="Times New Roman" w:hAnsi="Times New Roman" w:cs="Times New Roman"/>
          <w:sz w:val="24"/>
          <w:szCs w:val="24"/>
        </w:rPr>
        <w:t xml:space="preserve">. </w:t>
      </w:r>
      <w:del w:id="203" w:author="Nathan Dorn" w:date="2026-02-18T12:02:00Z" w16du:dateUtc="2026-02-18T17:02:00Z">
        <w:r w:rsidR="000B6D76" w:rsidDel="00DF27D7">
          <w:rPr>
            <w:rFonts w:ascii="Times New Roman" w:eastAsia="Times New Roman" w:hAnsi="Times New Roman" w:cs="Times New Roman"/>
            <w:sz w:val="24"/>
            <w:szCs w:val="24"/>
          </w:rPr>
          <w:delText>Given</w:delText>
        </w:r>
        <w:r w:rsidR="00FC01DD" w:rsidDel="00DF27D7">
          <w:rPr>
            <w:rFonts w:ascii="Times New Roman" w:eastAsia="Times New Roman" w:hAnsi="Times New Roman" w:cs="Times New Roman"/>
            <w:sz w:val="24"/>
            <w:szCs w:val="24"/>
          </w:rPr>
          <w:delText xml:space="preserve"> </w:delText>
        </w:r>
      </w:del>
      <w:ins w:id="204" w:author="Nathan Dorn" w:date="2026-02-18T12:02:00Z" w16du:dateUtc="2026-02-18T17:02:00Z">
        <w:r w:rsidR="00DF27D7">
          <w:rPr>
            <w:rFonts w:ascii="Times New Roman" w:eastAsia="Times New Roman" w:hAnsi="Times New Roman" w:cs="Times New Roman"/>
            <w:sz w:val="24"/>
            <w:szCs w:val="24"/>
          </w:rPr>
          <w:t>Because</w:t>
        </w:r>
      </w:ins>
      <w:del w:id="205" w:author="Nathan Dorn" w:date="2026-02-18T12:02:00Z" w16du:dateUtc="2026-02-18T17:02:00Z">
        <w:r w:rsidR="00FC01DD" w:rsidDel="00DF27D7">
          <w:rPr>
            <w:rFonts w:ascii="Times New Roman" w:eastAsia="Times New Roman" w:hAnsi="Times New Roman" w:cs="Times New Roman"/>
            <w:sz w:val="24"/>
            <w:szCs w:val="24"/>
          </w:rPr>
          <w:delText>that</w:delText>
        </w:r>
      </w:del>
      <w:r w:rsidR="00FC01DD">
        <w:rPr>
          <w:rFonts w:ascii="Times New Roman" w:eastAsia="Times New Roman" w:hAnsi="Times New Roman" w:cs="Times New Roman"/>
          <w:sz w:val="24"/>
          <w:szCs w:val="24"/>
        </w:rPr>
        <w:t xml:space="preserve"> some invasive species </w:t>
      </w:r>
      <w:del w:id="206" w:author="Nathan Dorn" w:date="2026-02-18T12:02:00Z" w16du:dateUtc="2026-02-18T17:02:00Z">
        <w:r w:rsidR="00FC01DD" w:rsidDel="00DF27D7">
          <w:rPr>
            <w:rFonts w:ascii="Times New Roman" w:eastAsia="Times New Roman" w:hAnsi="Times New Roman" w:cs="Times New Roman"/>
            <w:sz w:val="24"/>
            <w:szCs w:val="24"/>
          </w:rPr>
          <w:delText xml:space="preserve">can </w:delText>
        </w:r>
      </w:del>
      <w:ins w:id="207" w:author="Nathan Dorn" w:date="2026-02-18T12:02:00Z" w16du:dateUtc="2026-02-18T17:02:00Z">
        <w:r w:rsidR="00DF27D7">
          <w:rPr>
            <w:rFonts w:ascii="Times New Roman" w:eastAsia="Times New Roman" w:hAnsi="Times New Roman" w:cs="Times New Roman"/>
            <w:sz w:val="24"/>
            <w:szCs w:val="24"/>
          </w:rPr>
          <w:t xml:space="preserve">can </w:t>
        </w:r>
      </w:ins>
      <w:r w:rsidR="00FC01DD">
        <w:rPr>
          <w:rFonts w:ascii="Times New Roman" w:eastAsia="Times New Roman" w:hAnsi="Times New Roman" w:cs="Times New Roman"/>
          <w:sz w:val="24"/>
          <w:szCs w:val="24"/>
        </w:rPr>
        <w:t>bus</w:t>
      </w:r>
      <w:r w:rsidR="008E499E">
        <w:rPr>
          <w:rFonts w:ascii="Times New Roman" w:eastAsia="Times New Roman" w:hAnsi="Times New Roman" w:cs="Times New Roman"/>
          <w:sz w:val="24"/>
          <w:szCs w:val="24"/>
        </w:rPr>
        <w:t>t</w:t>
      </w:r>
      <w:r w:rsidR="00FC01DD">
        <w:rPr>
          <w:rFonts w:ascii="Times New Roman" w:eastAsia="Times New Roman" w:hAnsi="Times New Roman" w:cs="Times New Roman"/>
          <w:sz w:val="24"/>
          <w:szCs w:val="24"/>
        </w:rPr>
        <w:t xml:space="preserve"> and </w:t>
      </w:r>
      <w:ins w:id="208" w:author="Nathan Dorn" w:date="2026-02-18T12:03:00Z" w16du:dateUtc="2026-02-18T17:03:00Z">
        <w:r w:rsidR="004D7061">
          <w:rPr>
            <w:rFonts w:ascii="Times New Roman" w:eastAsia="Times New Roman" w:hAnsi="Times New Roman" w:cs="Times New Roman"/>
            <w:sz w:val="24"/>
            <w:szCs w:val="24"/>
          </w:rPr>
          <w:t>because</w:t>
        </w:r>
      </w:ins>
      <w:del w:id="209" w:author="Nathan Dorn" w:date="2026-02-18T12:03:00Z" w16du:dateUtc="2026-02-18T17:03:00Z">
        <w:r w:rsidR="007006DC" w:rsidDel="004D7061">
          <w:rPr>
            <w:rFonts w:ascii="Times New Roman" w:eastAsia="Times New Roman" w:hAnsi="Times New Roman" w:cs="Times New Roman"/>
            <w:sz w:val="24"/>
            <w:szCs w:val="24"/>
          </w:rPr>
          <w:delText>the</w:delText>
        </w:r>
      </w:del>
      <w:r w:rsidR="00FC01DD">
        <w:rPr>
          <w:rFonts w:ascii="Times New Roman" w:eastAsia="Times New Roman" w:hAnsi="Times New Roman" w:cs="Times New Roman"/>
          <w:sz w:val="24"/>
          <w:szCs w:val="24"/>
        </w:rPr>
        <w:t xml:space="preserve"> massive</w:t>
      </w:r>
      <w:r w:rsidR="000B6D76">
        <w:rPr>
          <w:rFonts w:ascii="Times New Roman" w:eastAsia="Times New Roman" w:hAnsi="Times New Roman" w:cs="Times New Roman"/>
          <w:sz w:val="24"/>
          <w:szCs w:val="24"/>
        </w:rPr>
        <w:t xml:space="preserve"> resources </w:t>
      </w:r>
      <w:del w:id="210" w:author="Nathan Dorn" w:date="2026-02-18T12:03:00Z" w16du:dateUtc="2026-02-18T17:03:00Z">
        <w:r w:rsidR="000B6D76" w:rsidDel="004D7061">
          <w:rPr>
            <w:rFonts w:ascii="Times New Roman" w:eastAsia="Times New Roman" w:hAnsi="Times New Roman" w:cs="Times New Roman"/>
            <w:sz w:val="24"/>
            <w:szCs w:val="24"/>
          </w:rPr>
          <w:delText>attributed</w:delText>
        </w:r>
        <w:r w:rsidR="002E0CE4" w:rsidDel="004D7061">
          <w:rPr>
            <w:rFonts w:ascii="Times New Roman" w:eastAsia="Times New Roman" w:hAnsi="Times New Roman" w:cs="Times New Roman"/>
            <w:sz w:val="24"/>
            <w:szCs w:val="24"/>
          </w:rPr>
          <w:delText xml:space="preserve"> to</w:delText>
        </w:r>
      </w:del>
      <w:ins w:id="211" w:author="Nathan Dorn" w:date="2026-02-18T12:03:00Z" w16du:dateUtc="2026-02-18T17:03:00Z">
        <w:r w:rsidR="004D7061">
          <w:rPr>
            <w:rFonts w:ascii="Times New Roman" w:eastAsia="Times New Roman" w:hAnsi="Times New Roman" w:cs="Times New Roman"/>
            <w:sz w:val="24"/>
            <w:szCs w:val="24"/>
          </w:rPr>
          <w:t>can be involved in</w:t>
        </w:r>
      </w:ins>
      <w:r w:rsidR="000B6D76">
        <w:rPr>
          <w:rFonts w:ascii="Times New Roman" w:eastAsia="Times New Roman" w:hAnsi="Times New Roman" w:cs="Times New Roman"/>
          <w:sz w:val="24"/>
          <w:szCs w:val="24"/>
        </w:rPr>
        <w:t xml:space="preserve"> </w:t>
      </w:r>
      <w:r w:rsidR="004313E0">
        <w:rPr>
          <w:rFonts w:ascii="Times New Roman" w:eastAsia="Times New Roman" w:hAnsi="Times New Roman" w:cs="Times New Roman"/>
          <w:sz w:val="24"/>
          <w:szCs w:val="24"/>
        </w:rPr>
        <w:t>eradicati</w:t>
      </w:r>
      <w:ins w:id="212" w:author="Nathan Dorn" w:date="2026-02-18T12:03:00Z" w16du:dateUtc="2026-02-18T17:03:00Z">
        <w:r w:rsidR="004D7061">
          <w:rPr>
            <w:rFonts w:ascii="Times New Roman" w:eastAsia="Times New Roman" w:hAnsi="Times New Roman" w:cs="Times New Roman"/>
            <w:sz w:val="24"/>
            <w:szCs w:val="24"/>
          </w:rPr>
          <w:t>on</w:t>
        </w:r>
        <w:r w:rsidR="0032656D">
          <w:rPr>
            <w:rFonts w:ascii="Times New Roman" w:eastAsia="Times New Roman" w:hAnsi="Times New Roman" w:cs="Times New Roman"/>
            <w:sz w:val="24"/>
            <w:szCs w:val="24"/>
          </w:rPr>
          <w:t xml:space="preserve"> or control</w:t>
        </w:r>
        <w:r w:rsidR="004D7061">
          <w:rPr>
            <w:rFonts w:ascii="Times New Roman" w:eastAsia="Times New Roman" w:hAnsi="Times New Roman" w:cs="Times New Roman"/>
            <w:sz w:val="24"/>
            <w:szCs w:val="24"/>
          </w:rPr>
          <w:t xml:space="preserve"> attempts,</w:t>
        </w:r>
      </w:ins>
      <w:del w:id="213" w:author="Nathan Dorn" w:date="2026-02-18T12:03:00Z" w16du:dateUtc="2026-02-18T17:03:00Z">
        <w:r w:rsidR="004313E0" w:rsidDel="004D7061">
          <w:rPr>
            <w:rFonts w:ascii="Times New Roman" w:eastAsia="Times New Roman" w:hAnsi="Times New Roman" w:cs="Times New Roman"/>
            <w:sz w:val="24"/>
            <w:szCs w:val="24"/>
          </w:rPr>
          <w:delText>ng and</w:delText>
        </w:r>
        <w:r w:rsidR="004313E0" w:rsidDel="0032656D">
          <w:rPr>
            <w:rFonts w:ascii="Times New Roman" w:eastAsia="Times New Roman" w:hAnsi="Times New Roman" w:cs="Times New Roman"/>
            <w:sz w:val="24"/>
            <w:szCs w:val="24"/>
          </w:rPr>
          <w:delText xml:space="preserve"> reducing the spread of invasive species</w:delText>
        </w:r>
      </w:del>
      <w:r w:rsidR="002D64D9">
        <w:rPr>
          <w:rFonts w:ascii="Times New Roman" w:eastAsia="Times New Roman" w:hAnsi="Times New Roman" w:cs="Times New Roman"/>
          <w:sz w:val="24"/>
          <w:szCs w:val="24"/>
        </w:rPr>
        <w:t xml:space="preserve">, </w:t>
      </w:r>
      <w:ins w:id="214" w:author="Nathan Dorn" w:date="2026-02-18T12:04:00Z" w16du:dateUtc="2026-02-18T17:04:00Z">
        <w:r w:rsidR="0032656D">
          <w:rPr>
            <w:rFonts w:ascii="Times New Roman" w:eastAsia="Times New Roman" w:hAnsi="Times New Roman" w:cs="Times New Roman"/>
            <w:sz w:val="24"/>
            <w:szCs w:val="24"/>
          </w:rPr>
          <w:t>a</w:t>
        </w:r>
      </w:ins>
      <w:del w:id="215" w:author="Nathan Dorn" w:date="2026-02-18T12:04:00Z" w16du:dateUtc="2026-02-18T17:04:00Z">
        <w:r w:rsidR="002D64D9" w:rsidDel="0032656D">
          <w:rPr>
            <w:rFonts w:ascii="Times New Roman" w:eastAsia="Times New Roman" w:hAnsi="Times New Roman" w:cs="Times New Roman"/>
            <w:sz w:val="24"/>
            <w:szCs w:val="24"/>
          </w:rPr>
          <w:delText>the</w:delText>
        </w:r>
      </w:del>
      <w:r w:rsidR="002D64D9">
        <w:rPr>
          <w:rFonts w:ascii="Times New Roman" w:eastAsia="Times New Roman" w:hAnsi="Times New Roman" w:cs="Times New Roman"/>
          <w:sz w:val="24"/>
          <w:szCs w:val="24"/>
        </w:rPr>
        <w:t xml:space="preserve"> </w:t>
      </w:r>
      <w:r w:rsidR="00B754BC">
        <w:rPr>
          <w:rFonts w:ascii="Times New Roman" w:eastAsia="Times New Roman" w:hAnsi="Times New Roman" w:cs="Times New Roman"/>
          <w:sz w:val="24"/>
          <w:szCs w:val="24"/>
        </w:rPr>
        <w:t xml:space="preserve">“do nothing policy” </w:t>
      </w:r>
      <w:ins w:id="216" w:author="Nathan Dorn" w:date="2026-02-18T12:04:00Z" w16du:dateUtc="2026-02-18T17:04:00Z">
        <w:r w:rsidR="0032656D">
          <w:rPr>
            <w:rFonts w:ascii="Times New Roman" w:eastAsia="Times New Roman" w:hAnsi="Times New Roman" w:cs="Times New Roman"/>
            <w:sz w:val="24"/>
            <w:szCs w:val="24"/>
          </w:rPr>
          <w:t>hoping for a species to</w:t>
        </w:r>
      </w:ins>
      <w:del w:id="217" w:author="Nathan Dorn" w:date="2026-02-18T12:04:00Z" w16du:dateUtc="2026-02-18T17:04:00Z">
        <w:r w:rsidR="007006DC" w:rsidDel="0032656D">
          <w:rPr>
            <w:rFonts w:ascii="Times New Roman" w:eastAsia="Times New Roman" w:hAnsi="Times New Roman" w:cs="Times New Roman"/>
            <w:sz w:val="24"/>
            <w:szCs w:val="24"/>
          </w:rPr>
          <w:delText xml:space="preserve">where </w:delText>
        </w:r>
        <w:r w:rsidR="004A73C0" w:rsidDel="0032656D">
          <w:rPr>
            <w:rFonts w:ascii="Times New Roman" w:eastAsia="Times New Roman" w:hAnsi="Times New Roman" w:cs="Times New Roman"/>
            <w:sz w:val="24"/>
            <w:szCs w:val="24"/>
          </w:rPr>
          <w:delText>managers wait for invasive species to</w:delText>
        </w:r>
      </w:del>
      <w:r w:rsidR="004A73C0">
        <w:rPr>
          <w:rFonts w:ascii="Times New Roman" w:eastAsia="Times New Roman" w:hAnsi="Times New Roman" w:cs="Times New Roman"/>
          <w:sz w:val="24"/>
          <w:szCs w:val="24"/>
        </w:rPr>
        <w:t xml:space="preserve"> bust </w:t>
      </w:r>
      <w:ins w:id="218" w:author="Nathan Dorn" w:date="2026-02-18T12:04:00Z" w16du:dateUtc="2026-02-18T17:04:00Z">
        <w:r w:rsidR="0032656D">
          <w:rPr>
            <w:rFonts w:ascii="Times New Roman" w:eastAsia="Times New Roman" w:hAnsi="Times New Roman" w:cs="Times New Roman"/>
            <w:sz w:val="24"/>
            <w:szCs w:val="24"/>
          </w:rPr>
          <w:t xml:space="preserve">might </w:t>
        </w:r>
      </w:ins>
      <w:r w:rsidR="004A73C0">
        <w:rPr>
          <w:rFonts w:ascii="Times New Roman" w:eastAsia="Times New Roman" w:hAnsi="Times New Roman" w:cs="Times New Roman"/>
          <w:sz w:val="24"/>
          <w:szCs w:val="24"/>
        </w:rPr>
        <w:t>seem</w:t>
      </w:r>
      <w:del w:id="219" w:author="Nathan Dorn" w:date="2026-02-18T12:04:00Z" w16du:dateUtc="2026-02-18T17:04:00Z">
        <w:r w:rsidR="004A73C0" w:rsidDel="0032656D">
          <w:rPr>
            <w:rFonts w:ascii="Times New Roman" w:eastAsia="Times New Roman" w:hAnsi="Times New Roman" w:cs="Times New Roman"/>
            <w:sz w:val="24"/>
            <w:szCs w:val="24"/>
          </w:rPr>
          <w:delText>s</w:delText>
        </w:r>
      </w:del>
      <w:r w:rsidR="004A73C0">
        <w:rPr>
          <w:rFonts w:ascii="Times New Roman" w:eastAsia="Times New Roman" w:hAnsi="Times New Roman" w:cs="Times New Roman"/>
          <w:sz w:val="24"/>
          <w:szCs w:val="24"/>
        </w:rPr>
        <w:t xml:space="preserve"> like an attractive alternative. </w:t>
      </w:r>
      <w:ins w:id="220" w:author="Nathan Dorn" w:date="2026-02-18T12:04:00Z" w16du:dateUtc="2026-02-18T17:04:00Z">
        <w:r w:rsidR="0032656D">
          <w:rPr>
            <w:rFonts w:ascii="Times New Roman" w:eastAsia="Times New Roman" w:hAnsi="Times New Roman" w:cs="Times New Roman"/>
            <w:sz w:val="24"/>
            <w:szCs w:val="24"/>
          </w:rPr>
          <w:t>But the frequency</w:t>
        </w:r>
      </w:ins>
      <w:ins w:id="221" w:author="Nathan Dorn" w:date="2026-02-18T12:05:00Z" w16du:dateUtc="2026-02-18T17:05:00Z">
        <w:r w:rsidR="00225A1E">
          <w:rPr>
            <w:rFonts w:ascii="Times New Roman" w:eastAsia="Times New Roman" w:hAnsi="Times New Roman" w:cs="Times New Roman"/>
            <w:sz w:val="24"/>
            <w:szCs w:val="24"/>
          </w:rPr>
          <w:t xml:space="preserve"> of</w:t>
        </w:r>
      </w:ins>
      <w:ins w:id="222" w:author="Nathan Dorn" w:date="2026-02-18T12:06:00Z" w16du:dateUtc="2026-02-18T17:06:00Z">
        <w:r w:rsidR="00225A1E">
          <w:rPr>
            <w:rFonts w:ascii="Times New Roman" w:eastAsia="Times New Roman" w:hAnsi="Times New Roman" w:cs="Times New Roman"/>
            <w:sz w:val="24"/>
            <w:szCs w:val="24"/>
          </w:rPr>
          <w:t>,</w:t>
        </w:r>
      </w:ins>
      <w:ins w:id="223" w:author="Nathan Dorn" w:date="2026-02-18T12:04:00Z" w16du:dateUtc="2026-02-18T17:04:00Z">
        <w:r w:rsidR="0032656D">
          <w:rPr>
            <w:rFonts w:ascii="Times New Roman" w:eastAsia="Times New Roman" w:hAnsi="Times New Roman" w:cs="Times New Roman"/>
            <w:sz w:val="24"/>
            <w:szCs w:val="24"/>
          </w:rPr>
          <w:t xml:space="preserve"> and evidence for</w:t>
        </w:r>
      </w:ins>
      <w:ins w:id="224" w:author="Nathan Dorn" w:date="2026-02-18T12:06:00Z" w16du:dateUtc="2026-02-18T17:06:00Z">
        <w:r w:rsidR="00225A1E">
          <w:rPr>
            <w:rFonts w:ascii="Times New Roman" w:eastAsia="Times New Roman" w:hAnsi="Times New Roman" w:cs="Times New Roman"/>
            <w:sz w:val="24"/>
            <w:szCs w:val="24"/>
          </w:rPr>
          <w:t>,</w:t>
        </w:r>
      </w:ins>
      <w:ins w:id="225" w:author="Nathan Dorn" w:date="2026-02-18T12:04:00Z" w16du:dateUtc="2026-02-18T17:04:00Z">
        <w:r w:rsidR="0032656D">
          <w:rPr>
            <w:rFonts w:ascii="Times New Roman" w:eastAsia="Times New Roman" w:hAnsi="Times New Roman" w:cs="Times New Roman"/>
            <w:sz w:val="24"/>
            <w:szCs w:val="24"/>
          </w:rPr>
          <w:t xml:space="preserve"> </w:t>
        </w:r>
      </w:ins>
      <w:ins w:id="226" w:author="Nathan Dorn" w:date="2026-02-18T12:05:00Z" w16du:dateUtc="2026-02-18T17:05:00Z">
        <w:r w:rsidR="00225A1E">
          <w:rPr>
            <w:rFonts w:ascii="Times New Roman" w:eastAsia="Times New Roman" w:hAnsi="Times New Roman" w:cs="Times New Roman"/>
            <w:sz w:val="24"/>
            <w:szCs w:val="24"/>
          </w:rPr>
          <w:t>boom-</w:t>
        </w:r>
        <w:proofErr w:type="gramStart"/>
        <w:r w:rsidR="00225A1E">
          <w:rPr>
            <w:rFonts w:ascii="Times New Roman" w:eastAsia="Times New Roman" w:hAnsi="Times New Roman" w:cs="Times New Roman"/>
            <w:sz w:val="24"/>
            <w:szCs w:val="24"/>
          </w:rPr>
          <w:t>bust</w:t>
        </w:r>
        <w:proofErr w:type="gramEnd"/>
        <w:r w:rsidR="00225A1E">
          <w:rPr>
            <w:rFonts w:ascii="Times New Roman" w:eastAsia="Times New Roman" w:hAnsi="Times New Roman" w:cs="Times New Roman"/>
            <w:sz w:val="24"/>
            <w:szCs w:val="24"/>
          </w:rPr>
          <w:t xml:space="preserve"> </w:t>
        </w:r>
      </w:ins>
      <w:ins w:id="227" w:author="Nathan Dorn" w:date="2026-02-18T12:04:00Z" w16du:dateUtc="2026-02-18T17:04:00Z">
        <w:r w:rsidR="0032656D">
          <w:rPr>
            <w:rFonts w:ascii="Times New Roman" w:eastAsia="Times New Roman" w:hAnsi="Times New Roman" w:cs="Times New Roman"/>
            <w:sz w:val="24"/>
            <w:szCs w:val="24"/>
          </w:rPr>
          <w:t>dynamic</w:t>
        </w:r>
      </w:ins>
      <w:ins w:id="228" w:author="Nathan Dorn" w:date="2026-02-18T12:05:00Z" w16du:dateUtc="2026-02-18T17:05:00Z">
        <w:r w:rsidR="00225A1E">
          <w:rPr>
            <w:rFonts w:ascii="Times New Roman" w:eastAsia="Times New Roman" w:hAnsi="Times New Roman" w:cs="Times New Roman"/>
            <w:sz w:val="24"/>
            <w:szCs w:val="24"/>
          </w:rPr>
          <w:t xml:space="preserve">s </w:t>
        </w:r>
      </w:ins>
      <w:ins w:id="229" w:author="Nathan Dorn" w:date="2026-02-18T12:06:00Z" w16du:dateUtc="2026-02-18T17:06:00Z">
        <w:r w:rsidR="00225A1E">
          <w:rPr>
            <w:rFonts w:ascii="Times New Roman" w:eastAsia="Times New Roman" w:hAnsi="Times New Roman" w:cs="Times New Roman"/>
            <w:sz w:val="24"/>
            <w:szCs w:val="24"/>
          </w:rPr>
          <w:t>of non-native populations</w:t>
        </w:r>
      </w:ins>
      <w:ins w:id="230" w:author="Nathan Dorn" w:date="2026-02-18T12:04:00Z" w16du:dateUtc="2026-02-18T17:04:00Z">
        <w:r w:rsidR="0032656D">
          <w:rPr>
            <w:rFonts w:ascii="Times New Roman" w:eastAsia="Times New Roman" w:hAnsi="Times New Roman" w:cs="Times New Roman"/>
            <w:sz w:val="24"/>
            <w:szCs w:val="24"/>
          </w:rPr>
          <w:t xml:space="preserve"> is limited. </w:t>
        </w:r>
      </w:ins>
      <w:ins w:id="231" w:author="Nathan Dorn" w:date="2026-02-18T12:10:00Z" w16du:dateUtc="2026-02-18T17:10:00Z">
        <w:r w:rsidR="00290BB4">
          <w:rPr>
            <w:rFonts w:ascii="Times New Roman" w:eastAsia="Times New Roman" w:hAnsi="Times New Roman" w:cs="Times New Roman"/>
            <w:sz w:val="24"/>
            <w:szCs w:val="24"/>
          </w:rPr>
          <w:t xml:space="preserve">Furthermore, </w:t>
        </w:r>
        <w:r w:rsidR="00290BB4" w:rsidRPr="00605F58">
          <w:rPr>
            <w:rFonts w:ascii="Times New Roman" w:eastAsia="Times New Roman" w:hAnsi="Times New Roman" w:cs="Times New Roman"/>
            <w:sz w:val="24"/>
            <w:szCs w:val="24"/>
          </w:rPr>
          <w:t>the causes and mechanisms responsible for m</w:t>
        </w:r>
        <w:r w:rsidR="00290BB4">
          <w:rPr>
            <w:rFonts w:ascii="Times New Roman" w:eastAsia="Times New Roman" w:hAnsi="Times New Roman" w:cs="Times New Roman"/>
            <w:sz w:val="24"/>
            <w:szCs w:val="24"/>
          </w:rPr>
          <w:t>ost</w:t>
        </w:r>
        <w:r w:rsidR="00290BB4" w:rsidRPr="00605F58">
          <w:rPr>
            <w:rFonts w:ascii="Times New Roman" w:eastAsia="Times New Roman" w:hAnsi="Times New Roman" w:cs="Times New Roman"/>
            <w:sz w:val="24"/>
            <w:szCs w:val="24"/>
          </w:rPr>
          <w:t xml:space="preserve"> boom-busts remain unclear </w:t>
        </w:r>
        <w:r w:rsidR="00290BB4">
          <w:rPr>
            <w:rFonts w:ascii="Times New Roman" w:eastAsia="Times New Roman" w:hAnsi="Times New Roman" w:cs="Times New Roman"/>
            <w:sz w:val="24"/>
            <w:szCs w:val="24"/>
          </w:rPr>
          <w:fldChar w:fldCharType="begin"/>
        </w:r>
        <w:r w:rsidR="00290BB4">
          <w:rPr>
            <w:rFonts w:ascii="Times New Roman" w:eastAsia="Times New Roman" w:hAnsi="Times New Roman" w:cs="Times New Roman"/>
            <w:sz w:val="24"/>
            <w:szCs w:val="24"/>
          </w:rPr>
          <w:instrText xml:space="preserve"> ADDIN ZOTERO_ITEM CSL_CITATION {"citationID":"5XLTB12k","properties":{"formattedCitation":"(Strayer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290BB4">
          <w:rPr>
            <w:rFonts w:ascii="Times New Roman" w:eastAsia="Times New Roman" w:hAnsi="Times New Roman" w:cs="Times New Roman"/>
            <w:sz w:val="24"/>
            <w:szCs w:val="24"/>
          </w:rPr>
          <w:fldChar w:fldCharType="separate"/>
        </w:r>
        <w:r w:rsidR="00290BB4" w:rsidRPr="00B75283">
          <w:rPr>
            <w:rFonts w:ascii="Times New Roman" w:hAnsi="Times New Roman" w:cs="Times New Roman"/>
            <w:sz w:val="24"/>
          </w:rPr>
          <w:t xml:space="preserve">(Strayer </w:t>
        </w:r>
        <w:r w:rsidR="00290BB4" w:rsidRPr="00B75283">
          <w:rPr>
            <w:rFonts w:ascii="Times New Roman" w:hAnsi="Times New Roman" w:cs="Times New Roman"/>
            <w:i/>
            <w:iCs/>
            <w:sz w:val="24"/>
          </w:rPr>
          <w:t>et al.</w:t>
        </w:r>
        <w:r w:rsidR="00290BB4" w:rsidRPr="00B75283">
          <w:rPr>
            <w:rFonts w:ascii="Times New Roman" w:hAnsi="Times New Roman" w:cs="Times New Roman"/>
            <w:sz w:val="24"/>
          </w:rPr>
          <w:t xml:space="preserve"> 2017)</w:t>
        </w:r>
        <w:r w:rsidR="00290BB4">
          <w:rPr>
            <w:rFonts w:ascii="Times New Roman" w:eastAsia="Times New Roman" w:hAnsi="Times New Roman" w:cs="Times New Roman"/>
            <w:sz w:val="24"/>
            <w:szCs w:val="24"/>
          </w:rPr>
          <w:fldChar w:fldCharType="end"/>
        </w:r>
        <w:r w:rsidR="00290BB4" w:rsidRPr="00605F58">
          <w:rPr>
            <w:rFonts w:ascii="Times New Roman" w:eastAsia="Times New Roman" w:hAnsi="Times New Roman" w:cs="Times New Roman"/>
            <w:sz w:val="24"/>
            <w:szCs w:val="24"/>
          </w:rPr>
          <w:t>.</w:t>
        </w:r>
      </w:ins>
      <w:moveToRangeStart w:id="232" w:author="Nathan Dorn" w:date="2026-02-18T12:07:00Z" w:name="move222308848"/>
      <w:moveTo w:id="233" w:author="Nathan Dorn" w:date="2026-02-18T12:07:00Z" w16du:dateUtc="2026-02-18T17:07:00Z">
        <w:del w:id="234" w:author="Nathan Dorn" w:date="2026-02-18T12:07:00Z" w16du:dateUtc="2026-02-18T17:07:00Z">
          <w:r w:rsidR="0003458E" w:rsidDel="0003458E">
            <w:rPr>
              <w:rFonts w:ascii="Times New Roman" w:eastAsia="Times New Roman" w:hAnsi="Times New Roman" w:cs="Times New Roman"/>
              <w:sz w:val="24"/>
              <w:szCs w:val="24"/>
            </w:rPr>
            <w:delText>Furthermore,</w:delText>
          </w:r>
        </w:del>
      </w:moveTo>
      <w:ins w:id="235" w:author="Nathan Dorn" w:date="2026-02-18T12:07:00Z" w16du:dateUtc="2026-02-18T17:07:00Z">
        <w:r w:rsidR="0003458E" w:rsidRPr="0003458E">
          <w:rPr>
            <w:rFonts w:ascii="Times New Roman" w:eastAsia="Times New Roman" w:hAnsi="Times New Roman" w:cs="Times New Roman"/>
            <w:sz w:val="24"/>
            <w:szCs w:val="24"/>
          </w:rPr>
          <w:t xml:space="preserve"> </w:t>
        </w:r>
      </w:ins>
      <w:ins w:id="236" w:author="Nathan Dorn" w:date="2026-02-18T12:08:00Z" w16du:dateUtc="2026-02-18T17:08:00Z">
        <w:r w:rsidR="0003458E">
          <w:rPr>
            <w:rFonts w:ascii="Times New Roman" w:eastAsia="Times New Roman" w:hAnsi="Times New Roman" w:cs="Times New Roman"/>
            <w:sz w:val="24"/>
            <w:szCs w:val="24"/>
          </w:rPr>
          <w:t xml:space="preserve">To </w:t>
        </w:r>
        <w:r w:rsidR="0064127D">
          <w:rPr>
            <w:rFonts w:ascii="Times New Roman" w:eastAsia="Times New Roman" w:hAnsi="Times New Roman" w:cs="Times New Roman"/>
            <w:sz w:val="24"/>
            <w:szCs w:val="24"/>
          </w:rPr>
          <w:t xml:space="preserve">start </w:t>
        </w:r>
      </w:ins>
      <w:ins w:id="237" w:author="Nathan Dorn" w:date="2026-02-18T12:11:00Z" w16du:dateUtc="2026-02-18T17:11:00Z">
        <w:r w:rsidR="00290BB4">
          <w:rPr>
            <w:rFonts w:ascii="Times New Roman" w:eastAsia="Times New Roman" w:hAnsi="Times New Roman" w:cs="Times New Roman"/>
            <w:sz w:val="24"/>
            <w:szCs w:val="24"/>
          </w:rPr>
          <w:t>compil</w:t>
        </w:r>
      </w:ins>
      <w:ins w:id="238" w:author="Nathan Dorn" w:date="2026-02-18T12:08:00Z" w16du:dateUtc="2026-02-18T17:08:00Z">
        <w:r w:rsidR="0064127D">
          <w:rPr>
            <w:rFonts w:ascii="Times New Roman" w:eastAsia="Times New Roman" w:hAnsi="Times New Roman" w:cs="Times New Roman"/>
            <w:sz w:val="24"/>
            <w:szCs w:val="24"/>
          </w:rPr>
          <w:t>ing the evidence for the</w:t>
        </w:r>
      </w:ins>
      <w:ins w:id="239" w:author="Nathan Dorn" w:date="2026-02-18T12:09:00Z" w16du:dateUtc="2026-02-18T17:09:00Z">
        <w:r w:rsidR="0064127D">
          <w:rPr>
            <w:rFonts w:ascii="Times New Roman" w:eastAsia="Times New Roman" w:hAnsi="Times New Roman" w:cs="Times New Roman"/>
            <w:sz w:val="24"/>
            <w:szCs w:val="24"/>
          </w:rPr>
          <w:t xml:space="preserve"> boom-bust</w:t>
        </w:r>
      </w:ins>
      <w:ins w:id="240" w:author="Nathan Dorn" w:date="2026-02-18T12:08:00Z" w16du:dateUtc="2026-02-18T17:08:00Z">
        <w:r w:rsidR="0064127D">
          <w:rPr>
            <w:rFonts w:ascii="Times New Roman" w:eastAsia="Times New Roman" w:hAnsi="Times New Roman" w:cs="Times New Roman"/>
            <w:sz w:val="24"/>
            <w:szCs w:val="24"/>
          </w:rPr>
          <w:t xml:space="preserve"> </w:t>
        </w:r>
      </w:ins>
      <w:ins w:id="241" w:author="Nathan Dorn" w:date="2026-02-18T12:11:00Z" w16du:dateUtc="2026-02-18T17:11:00Z">
        <w:r w:rsidR="00290BB4">
          <w:rPr>
            <w:rFonts w:ascii="Times New Roman" w:eastAsia="Times New Roman" w:hAnsi="Times New Roman" w:cs="Times New Roman"/>
            <w:sz w:val="24"/>
            <w:szCs w:val="24"/>
          </w:rPr>
          <w:t xml:space="preserve">population </w:t>
        </w:r>
      </w:ins>
      <w:ins w:id="242" w:author="Nathan Dorn" w:date="2026-02-18T12:08:00Z" w16du:dateUtc="2026-02-18T17:08:00Z">
        <w:r w:rsidR="0064127D">
          <w:rPr>
            <w:rFonts w:ascii="Times New Roman" w:eastAsia="Times New Roman" w:hAnsi="Times New Roman" w:cs="Times New Roman"/>
            <w:sz w:val="24"/>
            <w:szCs w:val="24"/>
          </w:rPr>
          <w:t xml:space="preserve">dynamic will </w:t>
        </w:r>
      </w:ins>
      <w:ins w:id="243" w:author="Nathan Dorn" w:date="2026-02-18T12:09:00Z" w16du:dateUtc="2026-02-18T17:09:00Z">
        <w:r w:rsidR="0064127D">
          <w:rPr>
            <w:rFonts w:ascii="Times New Roman" w:eastAsia="Times New Roman" w:hAnsi="Times New Roman" w:cs="Times New Roman"/>
            <w:sz w:val="24"/>
            <w:szCs w:val="24"/>
          </w:rPr>
          <w:t>require a definition</w:t>
        </w:r>
      </w:ins>
      <w:ins w:id="244" w:author="Nathan Dorn" w:date="2026-02-18T12:11:00Z" w16du:dateUtc="2026-02-18T17:11:00Z">
        <w:r w:rsidR="00290BB4">
          <w:rPr>
            <w:rFonts w:ascii="Times New Roman" w:eastAsia="Times New Roman" w:hAnsi="Times New Roman" w:cs="Times New Roman"/>
            <w:sz w:val="24"/>
            <w:szCs w:val="24"/>
          </w:rPr>
          <w:t>,</w:t>
        </w:r>
      </w:ins>
      <w:ins w:id="245" w:author="Nathan Dorn" w:date="2026-02-18T12:09:00Z" w16du:dateUtc="2026-02-18T17:09:00Z">
        <w:r w:rsidR="0064127D">
          <w:rPr>
            <w:rFonts w:ascii="Times New Roman" w:eastAsia="Times New Roman" w:hAnsi="Times New Roman" w:cs="Times New Roman"/>
            <w:sz w:val="24"/>
            <w:szCs w:val="24"/>
          </w:rPr>
          <w:t xml:space="preserve"> but </w:t>
        </w:r>
      </w:ins>
      <w:ins w:id="246" w:author="Nathan Dorn" w:date="2026-02-18T12:08:00Z" w16du:dateUtc="2026-02-18T17:08:00Z">
        <w:r w:rsidR="0003458E">
          <w:rPr>
            <w:rFonts w:ascii="Times New Roman" w:eastAsia="Times New Roman" w:hAnsi="Times New Roman" w:cs="Times New Roman"/>
            <w:sz w:val="24"/>
            <w:szCs w:val="24"/>
          </w:rPr>
          <w:t>t</w:t>
        </w:r>
      </w:ins>
      <w:ins w:id="247" w:author="Nathan Dorn" w:date="2026-02-18T12:07:00Z" w16du:dateUtc="2026-02-18T17:07:00Z">
        <w:r w:rsidR="0003458E">
          <w:rPr>
            <w:rFonts w:ascii="Times New Roman" w:eastAsia="Times New Roman" w:hAnsi="Times New Roman" w:cs="Times New Roman"/>
            <w:sz w:val="24"/>
            <w:szCs w:val="24"/>
          </w:rPr>
          <w:t xml:space="preserve">he </w:t>
        </w:r>
      </w:ins>
      <w:ins w:id="248" w:author="Nathan Dorn" w:date="2026-02-18T12:08:00Z" w16du:dateUtc="2026-02-18T17:08:00Z">
        <w:r w:rsidR="0003458E">
          <w:rPr>
            <w:rFonts w:ascii="Times New Roman" w:eastAsia="Times New Roman" w:hAnsi="Times New Roman" w:cs="Times New Roman"/>
            <w:sz w:val="24"/>
            <w:szCs w:val="24"/>
          </w:rPr>
          <w:t xml:space="preserve">current </w:t>
        </w:r>
      </w:ins>
      <w:ins w:id="249" w:author="Nathan Dorn" w:date="2026-02-18T12:07:00Z" w16du:dateUtc="2026-02-18T17:07:00Z">
        <w:r w:rsidR="0003458E">
          <w:rPr>
            <w:rFonts w:ascii="Times New Roman" w:eastAsia="Times New Roman" w:hAnsi="Times New Roman" w:cs="Times New Roman"/>
            <w:sz w:val="24"/>
            <w:szCs w:val="24"/>
          </w:rPr>
          <w:t>definition</w:t>
        </w:r>
      </w:ins>
      <w:ins w:id="250" w:author="Nathan Dorn" w:date="2026-02-18T12:08:00Z" w16du:dateUtc="2026-02-18T17:08:00Z">
        <w:r w:rsidR="0003458E">
          <w:rPr>
            <w:rFonts w:ascii="Times New Roman" w:eastAsia="Times New Roman" w:hAnsi="Times New Roman" w:cs="Times New Roman"/>
            <w:sz w:val="24"/>
            <w:szCs w:val="24"/>
          </w:rPr>
          <w:t xml:space="preserve"> is</w:t>
        </w:r>
      </w:ins>
      <w:ins w:id="251" w:author="Nathan Dorn" w:date="2026-02-18T12:07:00Z" w16du:dateUtc="2026-02-18T17:07:00Z">
        <w:r w:rsidR="0003458E">
          <w:rPr>
            <w:rFonts w:ascii="Times New Roman" w:eastAsia="Times New Roman" w:hAnsi="Times New Roman" w:cs="Times New Roman"/>
            <w:sz w:val="24"/>
            <w:szCs w:val="24"/>
          </w:rPr>
          <w:t xml:space="preserve"> qualitative </w:t>
        </w:r>
        <w:r w:rsidR="0003458E">
          <w:rPr>
            <w:rFonts w:ascii="Times New Roman" w:eastAsia="Times New Roman" w:hAnsi="Times New Roman" w:cs="Times New Roman"/>
            <w:sz w:val="24"/>
            <w:szCs w:val="24"/>
          </w:rPr>
          <w:fldChar w:fldCharType="begin"/>
        </w:r>
        <w:r w:rsidR="0003458E">
          <w:rPr>
            <w:rFonts w:ascii="Times New Roman" w:eastAsia="Times New Roman" w:hAnsi="Times New Roman" w:cs="Times New Roman"/>
            <w:sz w:val="24"/>
            <w:szCs w:val="24"/>
          </w:rPr>
          <w:instrText xml:space="preserve"> ADDIN ZOTERO_ITEM CSL_CITATION {"citationID":"EV7MRwcg","properties":{"formattedCitation":"(Strayer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03458E">
          <w:rPr>
            <w:rFonts w:ascii="Times New Roman" w:eastAsia="Times New Roman" w:hAnsi="Times New Roman" w:cs="Times New Roman"/>
            <w:sz w:val="24"/>
            <w:szCs w:val="24"/>
          </w:rPr>
          <w:fldChar w:fldCharType="separate"/>
        </w:r>
        <w:r w:rsidR="0003458E" w:rsidRPr="00D978FD">
          <w:rPr>
            <w:rFonts w:ascii="Times New Roman" w:hAnsi="Times New Roman" w:cs="Times New Roman"/>
            <w:sz w:val="24"/>
          </w:rPr>
          <w:t xml:space="preserve">(Strayer </w:t>
        </w:r>
        <w:r w:rsidR="0003458E" w:rsidRPr="00D978FD">
          <w:rPr>
            <w:rFonts w:ascii="Times New Roman" w:hAnsi="Times New Roman" w:cs="Times New Roman"/>
            <w:i/>
            <w:iCs/>
            <w:sz w:val="24"/>
          </w:rPr>
          <w:t>et al.</w:t>
        </w:r>
        <w:r w:rsidR="0003458E" w:rsidRPr="00D978FD">
          <w:rPr>
            <w:rFonts w:ascii="Times New Roman" w:hAnsi="Times New Roman" w:cs="Times New Roman"/>
            <w:sz w:val="24"/>
          </w:rPr>
          <w:t xml:space="preserve"> 2017)</w:t>
        </w:r>
        <w:r w:rsidR="0003458E">
          <w:rPr>
            <w:rFonts w:ascii="Times New Roman" w:eastAsia="Times New Roman" w:hAnsi="Times New Roman" w:cs="Times New Roman"/>
            <w:sz w:val="24"/>
            <w:szCs w:val="24"/>
          </w:rPr>
          <w:fldChar w:fldCharType="end"/>
        </w:r>
      </w:ins>
      <w:moveTo w:id="252" w:author="Nathan Dorn" w:date="2026-02-18T12:07:00Z" w16du:dateUtc="2026-02-18T17:07:00Z">
        <w:del w:id="253" w:author="Nathan Dorn" w:date="2026-02-18T12:07:00Z" w16du:dateUtc="2026-02-18T17:07:00Z">
          <w:r w:rsidR="0003458E" w:rsidDel="0003458E">
            <w:rPr>
              <w:rFonts w:ascii="Times New Roman" w:eastAsia="Times New Roman" w:hAnsi="Times New Roman" w:cs="Times New Roman"/>
              <w:sz w:val="24"/>
              <w:szCs w:val="24"/>
            </w:rPr>
            <w:delText xml:space="preserve"> there is still</w:delText>
          </w:r>
        </w:del>
        <w:del w:id="254" w:author="Nathan Dorn" w:date="2026-02-18T12:09:00Z" w16du:dateUtc="2026-02-18T17:09:00Z">
          <w:r w:rsidR="0003458E" w:rsidDel="0064127D">
            <w:rPr>
              <w:rFonts w:ascii="Times New Roman" w:eastAsia="Times New Roman" w:hAnsi="Times New Roman" w:cs="Times New Roman"/>
              <w:sz w:val="24"/>
              <w:szCs w:val="24"/>
            </w:rPr>
            <w:delText xml:space="preserve"> ambiguity </w:delText>
          </w:r>
        </w:del>
        <w:del w:id="255" w:author="Nathan Dorn" w:date="2026-02-18T12:07:00Z" w16du:dateUtc="2026-02-18T17:07:00Z">
          <w:r w:rsidR="0003458E" w:rsidDel="0003458E">
            <w:rPr>
              <w:rFonts w:ascii="Times New Roman" w:eastAsia="Times New Roman" w:hAnsi="Times New Roman" w:cs="Times New Roman"/>
              <w:sz w:val="24"/>
              <w:szCs w:val="24"/>
            </w:rPr>
            <w:delText xml:space="preserve">in what constitutes </w:delText>
          </w:r>
        </w:del>
        <w:del w:id="256" w:author="Nathan Dorn" w:date="2026-02-18T12:09:00Z" w16du:dateUtc="2026-02-18T17:09:00Z">
          <w:r w:rsidR="0003458E" w:rsidDel="0064127D">
            <w:rPr>
              <w:rFonts w:ascii="Times New Roman" w:eastAsia="Times New Roman" w:hAnsi="Times New Roman" w:cs="Times New Roman"/>
              <w:sz w:val="24"/>
              <w:szCs w:val="24"/>
            </w:rPr>
            <w:delText>a boom-bust</w:delText>
          </w:r>
        </w:del>
      </w:moveTo>
      <w:ins w:id="257" w:author="Nathan Dorn" w:date="2026-02-18T12:08:00Z" w16du:dateUtc="2026-02-18T17:08:00Z">
        <w:r w:rsidR="0003458E">
          <w:rPr>
            <w:rFonts w:ascii="Times New Roman" w:eastAsia="Times New Roman" w:hAnsi="Times New Roman" w:cs="Times New Roman"/>
            <w:sz w:val="24"/>
            <w:szCs w:val="24"/>
          </w:rPr>
          <w:t>.</w:t>
        </w:r>
      </w:ins>
      <w:moveTo w:id="258" w:author="Nathan Dorn" w:date="2026-02-18T12:07:00Z" w16du:dateUtc="2026-02-18T17:07:00Z">
        <w:del w:id="259" w:author="Nathan Dorn" w:date="2026-02-18T12:08:00Z" w16du:dateUtc="2026-02-18T17:08:00Z">
          <w:r w:rsidR="0003458E" w:rsidDel="0003458E">
            <w:rPr>
              <w:rFonts w:ascii="Times New Roman" w:eastAsia="Times New Roman" w:hAnsi="Times New Roman" w:cs="Times New Roman"/>
              <w:sz w:val="24"/>
              <w:szCs w:val="24"/>
            </w:rPr>
            <w:delText>, since</w:delText>
          </w:r>
        </w:del>
        <w:del w:id="260" w:author="Nathan Dorn" w:date="2026-02-18T12:07:00Z" w16du:dateUtc="2026-02-18T17:07:00Z">
          <w:r w:rsidR="0003458E" w:rsidDel="0003458E">
            <w:rPr>
              <w:rFonts w:ascii="Times New Roman" w:eastAsia="Times New Roman" w:hAnsi="Times New Roman" w:cs="Times New Roman"/>
              <w:sz w:val="24"/>
              <w:szCs w:val="24"/>
            </w:rPr>
            <w:delText xml:space="preserve"> the most recent definitions have remained qualitative </w:delText>
          </w:r>
          <w:r w:rsidR="0003458E" w:rsidDel="0003458E">
            <w:rPr>
              <w:rFonts w:ascii="Times New Roman" w:eastAsia="Times New Roman" w:hAnsi="Times New Roman" w:cs="Times New Roman"/>
              <w:sz w:val="24"/>
              <w:szCs w:val="24"/>
            </w:rPr>
            <w:fldChar w:fldCharType="begin"/>
          </w:r>
          <w:r w:rsidR="0003458E" w:rsidDel="0003458E">
            <w:rPr>
              <w:rFonts w:ascii="Times New Roman" w:eastAsia="Times New Roman" w:hAnsi="Times New Roman" w:cs="Times New Roman"/>
              <w:sz w:val="24"/>
              <w:szCs w:val="24"/>
            </w:rPr>
            <w:delInstrText xml:space="preserve"> ADDIN ZOTERO_ITEM CSL_CITATION {"citationID":"EV7MRwcg","properties":{"formattedCitation":"(Strayer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delInstrText>
          </w:r>
          <w:r w:rsidR="0003458E" w:rsidDel="0003458E">
            <w:rPr>
              <w:rFonts w:ascii="Times New Roman" w:eastAsia="Times New Roman" w:hAnsi="Times New Roman" w:cs="Times New Roman"/>
              <w:sz w:val="24"/>
              <w:szCs w:val="24"/>
            </w:rPr>
            <w:fldChar w:fldCharType="separate"/>
          </w:r>
          <w:r w:rsidR="0003458E" w:rsidRPr="00D978FD" w:rsidDel="0003458E">
            <w:rPr>
              <w:rFonts w:ascii="Times New Roman" w:hAnsi="Times New Roman" w:cs="Times New Roman"/>
              <w:sz w:val="24"/>
            </w:rPr>
            <w:delText xml:space="preserve">(Strayer </w:delText>
          </w:r>
          <w:r w:rsidR="0003458E" w:rsidRPr="00D978FD" w:rsidDel="0003458E">
            <w:rPr>
              <w:rFonts w:ascii="Times New Roman" w:hAnsi="Times New Roman" w:cs="Times New Roman"/>
              <w:i/>
              <w:iCs/>
              <w:sz w:val="24"/>
            </w:rPr>
            <w:delText>et al.</w:delText>
          </w:r>
          <w:r w:rsidR="0003458E" w:rsidRPr="00D978FD" w:rsidDel="0003458E">
            <w:rPr>
              <w:rFonts w:ascii="Times New Roman" w:hAnsi="Times New Roman" w:cs="Times New Roman"/>
              <w:sz w:val="24"/>
            </w:rPr>
            <w:delText xml:space="preserve"> 2017)</w:delText>
          </w:r>
          <w:r w:rsidR="0003458E" w:rsidDel="0003458E">
            <w:rPr>
              <w:rFonts w:ascii="Times New Roman" w:eastAsia="Times New Roman" w:hAnsi="Times New Roman" w:cs="Times New Roman"/>
              <w:sz w:val="24"/>
              <w:szCs w:val="24"/>
            </w:rPr>
            <w:fldChar w:fldCharType="end"/>
          </w:r>
        </w:del>
        <w:r w:rsidR="0003458E">
          <w:rPr>
            <w:rFonts w:ascii="Times New Roman" w:eastAsia="Times New Roman" w:hAnsi="Times New Roman" w:cs="Times New Roman"/>
            <w:sz w:val="24"/>
            <w:szCs w:val="24"/>
          </w:rPr>
          <w:t>.</w:t>
        </w:r>
      </w:moveTo>
      <w:moveToRangeEnd w:id="232"/>
      <w:del w:id="261" w:author="Nathan Dorn" w:date="2026-02-18T12:06:00Z" w16du:dateUtc="2026-02-18T17:06:00Z">
        <w:r w:rsidR="004646E3" w:rsidDel="00225A1E">
          <w:rPr>
            <w:rFonts w:ascii="Times New Roman" w:eastAsia="Times New Roman" w:hAnsi="Times New Roman" w:cs="Times New Roman"/>
            <w:sz w:val="24"/>
            <w:szCs w:val="24"/>
          </w:rPr>
          <w:delText xml:space="preserve">While work on determining if </w:delText>
        </w:r>
        <w:r w:rsidR="00F407A8" w:rsidDel="00225A1E">
          <w:rPr>
            <w:rFonts w:ascii="Times New Roman" w:eastAsia="Times New Roman" w:hAnsi="Times New Roman" w:cs="Times New Roman"/>
            <w:sz w:val="24"/>
            <w:szCs w:val="24"/>
          </w:rPr>
          <w:delText>the impacts of an invasive species remain, disappear or weaken</w:delText>
        </w:r>
        <w:r w:rsidR="009F78DA" w:rsidRPr="00605F58" w:rsidDel="00225A1E">
          <w:rPr>
            <w:rFonts w:ascii="Times New Roman" w:eastAsia="Times New Roman" w:hAnsi="Times New Roman" w:cs="Times New Roman"/>
            <w:sz w:val="24"/>
            <w:szCs w:val="24"/>
          </w:rPr>
          <w:delText xml:space="preserve"> </w:delText>
        </w:r>
        <w:r w:rsidR="00F407A8" w:rsidDel="00225A1E">
          <w:rPr>
            <w:rFonts w:ascii="Times New Roman" w:eastAsia="Times New Roman" w:hAnsi="Times New Roman" w:cs="Times New Roman"/>
            <w:sz w:val="24"/>
            <w:szCs w:val="24"/>
          </w:rPr>
          <w:delText xml:space="preserve">after a population bust is an area of active research </w:delText>
        </w:r>
        <w:r w:rsidR="00ED434F" w:rsidDel="00225A1E">
          <w:rPr>
            <w:rFonts w:ascii="Times New Roman" w:eastAsia="Times New Roman" w:hAnsi="Times New Roman" w:cs="Times New Roman"/>
            <w:sz w:val="24"/>
            <w:szCs w:val="24"/>
          </w:rPr>
          <w:fldChar w:fldCharType="begin"/>
        </w:r>
        <w:r w:rsidR="00ED434F" w:rsidDel="00225A1E">
          <w:rPr>
            <w:rFonts w:ascii="Times New Roman" w:eastAsia="Times New Roman" w:hAnsi="Times New Roman" w:cs="Times New Roman"/>
            <w:sz w:val="24"/>
            <w:szCs w:val="24"/>
          </w:rPr>
          <w:delInstrText xml:space="preserve"> ADDIN ZOTERO_ITEM CSL_CITATION {"citationID":"EiJuG617","properties":{"formattedCitation":"(Pintar {\\i{}et al.} 2023)","plainCitation":"(Pintar et al. 2023)","noteIndex":0},"citationItems":[{"id":1825,"uris":["http://zotero.org/users/9972654/items/S4M92RUI"],"itemData":{"id":1825,"type":"article-journal","container-title":"Biological Invasions","DOI":"10.1007/s10530-023-03146-9","ISSN":"1387-3547, 1573-1464","journalAbbreviation":"Biol Invasions","language":"en","source":"DOI.org (Crossref)","title":"Contrasting invasion histories and effects of three non-native fishes observed with long-term monitoring data","URL":"https://link.springer.com/10.1007/s10530-023-03146-9","author":[{"family":"Pintar","given":"Matthew R."},{"family":"Dorn","given":"Nathan J."},{"family":"Kline","given":"Jeffrey L."},{"family":"Trexler","given":"Joel C."}],"accessed":{"date-parts":[["2023",9,29]]},"issued":{"date-parts":[["2023",8,16]]}}}],"schema":"https://github.com/citation-style-language/schema/raw/master/csl-citation.json"} </w:delInstrText>
        </w:r>
        <w:r w:rsidR="00ED434F" w:rsidDel="00225A1E">
          <w:rPr>
            <w:rFonts w:ascii="Times New Roman" w:eastAsia="Times New Roman" w:hAnsi="Times New Roman" w:cs="Times New Roman"/>
            <w:sz w:val="24"/>
            <w:szCs w:val="24"/>
          </w:rPr>
          <w:fldChar w:fldCharType="separate"/>
        </w:r>
        <w:r w:rsidR="00ED434F" w:rsidRPr="00ED434F" w:rsidDel="00225A1E">
          <w:rPr>
            <w:rFonts w:ascii="Times New Roman" w:hAnsi="Times New Roman" w:cs="Times New Roman"/>
            <w:sz w:val="24"/>
          </w:rPr>
          <w:delText xml:space="preserve">(Pintar </w:delText>
        </w:r>
        <w:r w:rsidR="00ED434F" w:rsidRPr="00ED434F" w:rsidDel="00225A1E">
          <w:rPr>
            <w:rFonts w:ascii="Times New Roman" w:hAnsi="Times New Roman" w:cs="Times New Roman"/>
            <w:i/>
            <w:iCs/>
            <w:sz w:val="24"/>
          </w:rPr>
          <w:delText>et al.</w:delText>
        </w:r>
        <w:r w:rsidR="00ED434F" w:rsidRPr="00ED434F" w:rsidDel="00225A1E">
          <w:rPr>
            <w:rFonts w:ascii="Times New Roman" w:hAnsi="Times New Roman" w:cs="Times New Roman"/>
            <w:sz w:val="24"/>
          </w:rPr>
          <w:delText xml:space="preserve"> 2023)</w:delText>
        </w:r>
        <w:r w:rsidR="00ED434F" w:rsidDel="00225A1E">
          <w:rPr>
            <w:rFonts w:ascii="Times New Roman" w:eastAsia="Times New Roman" w:hAnsi="Times New Roman" w:cs="Times New Roman"/>
            <w:sz w:val="24"/>
            <w:szCs w:val="24"/>
          </w:rPr>
          <w:fldChar w:fldCharType="end"/>
        </w:r>
        <w:r w:rsidR="00A609DB" w:rsidDel="00225A1E">
          <w:rPr>
            <w:rFonts w:ascii="Times New Roman" w:eastAsia="Times New Roman" w:hAnsi="Times New Roman" w:cs="Times New Roman"/>
            <w:sz w:val="24"/>
            <w:szCs w:val="24"/>
          </w:rPr>
          <w:delText>,</w:delText>
        </w:r>
      </w:del>
      <w:del w:id="262" w:author="Nathan Dorn" w:date="2026-02-18T12:10:00Z" w16du:dateUtc="2026-02-18T17:10:00Z">
        <w:r w:rsidR="00A609DB" w:rsidDel="00290BB4">
          <w:rPr>
            <w:rFonts w:ascii="Times New Roman" w:eastAsia="Times New Roman" w:hAnsi="Times New Roman" w:cs="Times New Roman"/>
            <w:sz w:val="24"/>
            <w:szCs w:val="24"/>
          </w:rPr>
          <w:delText xml:space="preserve"> </w:delText>
        </w:r>
        <w:r w:rsidR="005064CC" w:rsidRPr="00605F58" w:rsidDel="00290BB4">
          <w:rPr>
            <w:rFonts w:ascii="Times New Roman" w:eastAsia="Times New Roman" w:hAnsi="Times New Roman" w:cs="Times New Roman"/>
            <w:sz w:val="24"/>
            <w:szCs w:val="24"/>
          </w:rPr>
          <w:delText>the causes and mechanisms responsible for m</w:delText>
        </w:r>
      </w:del>
      <w:del w:id="263" w:author="Nathan Dorn" w:date="2026-02-18T12:06:00Z" w16du:dateUtc="2026-02-18T17:06:00Z">
        <w:r w:rsidR="005064CC" w:rsidRPr="00605F58" w:rsidDel="00225A1E">
          <w:rPr>
            <w:rFonts w:ascii="Times New Roman" w:eastAsia="Times New Roman" w:hAnsi="Times New Roman" w:cs="Times New Roman"/>
            <w:sz w:val="24"/>
            <w:szCs w:val="24"/>
          </w:rPr>
          <w:delText>any</w:delText>
        </w:r>
      </w:del>
      <w:del w:id="264" w:author="Nathan Dorn" w:date="2026-02-18T12:10:00Z" w16du:dateUtc="2026-02-18T17:10:00Z">
        <w:r w:rsidR="005064CC" w:rsidRPr="00605F58" w:rsidDel="00290BB4">
          <w:rPr>
            <w:rFonts w:ascii="Times New Roman" w:eastAsia="Times New Roman" w:hAnsi="Times New Roman" w:cs="Times New Roman"/>
            <w:sz w:val="24"/>
            <w:szCs w:val="24"/>
          </w:rPr>
          <w:delText xml:space="preserve"> boom-busts remain unclear </w:delText>
        </w:r>
        <w:r w:rsidR="00B75283" w:rsidDel="00290BB4">
          <w:rPr>
            <w:rFonts w:ascii="Times New Roman" w:eastAsia="Times New Roman" w:hAnsi="Times New Roman" w:cs="Times New Roman"/>
            <w:sz w:val="24"/>
            <w:szCs w:val="24"/>
          </w:rPr>
          <w:fldChar w:fldCharType="begin"/>
        </w:r>
        <w:r w:rsidR="00B75283" w:rsidDel="00290BB4">
          <w:rPr>
            <w:rFonts w:ascii="Times New Roman" w:eastAsia="Times New Roman" w:hAnsi="Times New Roman" w:cs="Times New Roman"/>
            <w:sz w:val="24"/>
            <w:szCs w:val="24"/>
          </w:rPr>
          <w:delInstrText xml:space="preserve"> ADDIN ZOTERO_ITEM CSL_CITATION {"citationID":"5XLTB12k","properties":{"formattedCitation":"(Strayer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delInstrText>
        </w:r>
        <w:r w:rsidR="00B75283" w:rsidDel="00290BB4">
          <w:rPr>
            <w:rFonts w:ascii="Times New Roman" w:eastAsia="Times New Roman" w:hAnsi="Times New Roman" w:cs="Times New Roman"/>
            <w:sz w:val="24"/>
            <w:szCs w:val="24"/>
          </w:rPr>
          <w:fldChar w:fldCharType="separate"/>
        </w:r>
        <w:r w:rsidR="00B75283" w:rsidRPr="00B75283" w:rsidDel="00290BB4">
          <w:rPr>
            <w:rFonts w:ascii="Times New Roman" w:hAnsi="Times New Roman" w:cs="Times New Roman"/>
            <w:sz w:val="24"/>
          </w:rPr>
          <w:delText xml:space="preserve">(Strayer </w:delText>
        </w:r>
        <w:r w:rsidR="00B75283" w:rsidRPr="00B75283" w:rsidDel="00290BB4">
          <w:rPr>
            <w:rFonts w:ascii="Times New Roman" w:hAnsi="Times New Roman" w:cs="Times New Roman"/>
            <w:i/>
            <w:iCs/>
            <w:sz w:val="24"/>
          </w:rPr>
          <w:delText>et al.</w:delText>
        </w:r>
        <w:r w:rsidR="00B75283" w:rsidRPr="00B75283" w:rsidDel="00290BB4">
          <w:rPr>
            <w:rFonts w:ascii="Times New Roman" w:hAnsi="Times New Roman" w:cs="Times New Roman"/>
            <w:sz w:val="24"/>
          </w:rPr>
          <w:delText xml:space="preserve"> 2017)</w:delText>
        </w:r>
        <w:r w:rsidR="00B75283" w:rsidDel="00290BB4">
          <w:rPr>
            <w:rFonts w:ascii="Times New Roman" w:eastAsia="Times New Roman" w:hAnsi="Times New Roman" w:cs="Times New Roman"/>
            <w:sz w:val="24"/>
            <w:szCs w:val="24"/>
          </w:rPr>
          <w:fldChar w:fldCharType="end"/>
        </w:r>
        <w:r w:rsidR="005064CC" w:rsidRPr="00605F58" w:rsidDel="00290BB4">
          <w:rPr>
            <w:rFonts w:ascii="Times New Roman" w:eastAsia="Times New Roman" w:hAnsi="Times New Roman" w:cs="Times New Roman"/>
            <w:sz w:val="24"/>
            <w:szCs w:val="24"/>
          </w:rPr>
          <w:delText>.</w:delText>
        </w:r>
      </w:del>
      <w:r w:rsidR="00D37A17">
        <w:rPr>
          <w:rFonts w:ascii="Times New Roman" w:eastAsia="Times New Roman" w:hAnsi="Times New Roman" w:cs="Times New Roman"/>
          <w:sz w:val="24"/>
          <w:szCs w:val="24"/>
        </w:rPr>
        <w:t xml:space="preserve">  </w:t>
      </w:r>
      <w:moveFromRangeStart w:id="265" w:author="Nathan Dorn" w:date="2026-02-18T12:07:00Z" w:name="move222308848"/>
      <w:moveFrom w:id="266" w:author="Nathan Dorn" w:date="2026-02-18T12:07:00Z" w16du:dateUtc="2026-02-18T17:07:00Z">
        <w:r w:rsidR="00E3538F" w:rsidDel="0003458E">
          <w:rPr>
            <w:rFonts w:ascii="Times New Roman" w:eastAsia="Times New Roman" w:hAnsi="Times New Roman" w:cs="Times New Roman"/>
            <w:sz w:val="24"/>
            <w:szCs w:val="24"/>
          </w:rPr>
          <w:t>Furthermore</w:t>
        </w:r>
        <w:r w:rsidR="00D37A17" w:rsidDel="0003458E">
          <w:rPr>
            <w:rFonts w:ascii="Times New Roman" w:eastAsia="Times New Roman" w:hAnsi="Times New Roman" w:cs="Times New Roman"/>
            <w:sz w:val="24"/>
            <w:szCs w:val="24"/>
          </w:rPr>
          <w:t xml:space="preserve">, </w:t>
        </w:r>
        <w:r w:rsidR="00E3538F" w:rsidDel="0003458E">
          <w:rPr>
            <w:rFonts w:ascii="Times New Roman" w:eastAsia="Times New Roman" w:hAnsi="Times New Roman" w:cs="Times New Roman"/>
            <w:sz w:val="24"/>
            <w:szCs w:val="24"/>
          </w:rPr>
          <w:t xml:space="preserve">there is still ambiguity in what </w:t>
        </w:r>
        <w:r w:rsidR="00F16009" w:rsidDel="0003458E">
          <w:rPr>
            <w:rFonts w:ascii="Times New Roman" w:eastAsia="Times New Roman" w:hAnsi="Times New Roman" w:cs="Times New Roman"/>
            <w:sz w:val="24"/>
            <w:szCs w:val="24"/>
          </w:rPr>
          <w:t>constitutes</w:t>
        </w:r>
        <w:r w:rsidR="00E3538F" w:rsidDel="0003458E">
          <w:rPr>
            <w:rFonts w:ascii="Times New Roman" w:eastAsia="Times New Roman" w:hAnsi="Times New Roman" w:cs="Times New Roman"/>
            <w:sz w:val="24"/>
            <w:szCs w:val="24"/>
          </w:rPr>
          <w:t xml:space="preserve"> a boom-bust, </w:t>
        </w:r>
        <w:r w:rsidR="00C97888" w:rsidDel="0003458E">
          <w:rPr>
            <w:rFonts w:ascii="Times New Roman" w:eastAsia="Times New Roman" w:hAnsi="Times New Roman" w:cs="Times New Roman"/>
            <w:sz w:val="24"/>
            <w:szCs w:val="24"/>
          </w:rPr>
          <w:t xml:space="preserve">since the most recent definitions have remained qualitative </w:t>
        </w:r>
        <w:r w:rsidR="00D978FD" w:rsidDel="0003458E">
          <w:rPr>
            <w:rFonts w:ascii="Times New Roman" w:eastAsia="Times New Roman" w:hAnsi="Times New Roman" w:cs="Times New Roman"/>
            <w:sz w:val="24"/>
            <w:szCs w:val="24"/>
          </w:rPr>
          <w:fldChar w:fldCharType="begin"/>
        </w:r>
        <w:r w:rsidR="00D978FD" w:rsidDel="0003458E">
          <w:rPr>
            <w:rFonts w:ascii="Times New Roman" w:eastAsia="Times New Roman" w:hAnsi="Times New Roman" w:cs="Times New Roman"/>
            <w:sz w:val="24"/>
            <w:szCs w:val="24"/>
          </w:rPr>
          <w:instrText xml:space="preserve"> ADDIN ZOTERO_ITEM CSL_CITATION {"citationID":"EV7MRwcg","properties":{"formattedCitation":"(Strayer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D978FD" w:rsidDel="0003458E">
          <w:rPr>
            <w:rFonts w:ascii="Times New Roman" w:eastAsia="Times New Roman" w:hAnsi="Times New Roman" w:cs="Times New Roman"/>
            <w:sz w:val="24"/>
            <w:szCs w:val="24"/>
          </w:rPr>
          <w:fldChar w:fldCharType="separate"/>
        </w:r>
        <w:r w:rsidR="00D978FD" w:rsidRPr="00D978FD" w:rsidDel="0003458E">
          <w:rPr>
            <w:rFonts w:ascii="Times New Roman" w:hAnsi="Times New Roman" w:cs="Times New Roman"/>
            <w:sz w:val="24"/>
          </w:rPr>
          <w:t xml:space="preserve">(Strayer </w:t>
        </w:r>
        <w:r w:rsidR="00D978FD" w:rsidRPr="00D978FD" w:rsidDel="0003458E">
          <w:rPr>
            <w:rFonts w:ascii="Times New Roman" w:hAnsi="Times New Roman" w:cs="Times New Roman"/>
            <w:i/>
            <w:iCs/>
            <w:sz w:val="24"/>
          </w:rPr>
          <w:t>et al.</w:t>
        </w:r>
        <w:r w:rsidR="00D978FD" w:rsidRPr="00D978FD" w:rsidDel="0003458E">
          <w:rPr>
            <w:rFonts w:ascii="Times New Roman" w:hAnsi="Times New Roman" w:cs="Times New Roman"/>
            <w:sz w:val="24"/>
          </w:rPr>
          <w:t xml:space="preserve"> 2017)</w:t>
        </w:r>
        <w:r w:rsidR="00D978FD" w:rsidDel="0003458E">
          <w:rPr>
            <w:rFonts w:ascii="Times New Roman" w:eastAsia="Times New Roman" w:hAnsi="Times New Roman" w:cs="Times New Roman"/>
            <w:sz w:val="24"/>
            <w:szCs w:val="24"/>
          </w:rPr>
          <w:fldChar w:fldCharType="end"/>
        </w:r>
        <w:r w:rsidR="00C97888" w:rsidDel="0003458E">
          <w:rPr>
            <w:rFonts w:ascii="Times New Roman" w:eastAsia="Times New Roman" w:hAnsi="Times New Roman" w:cs="Times New Roman"/>
            <w:sz w:val="24"/>
            <w:szCs w:val="24"/>
          </w:rPr>
          <w:t>.</w:t>
        </w:r>
        <w:r w:rsidR="006C322A" w:rsidDel="0003458E">
          <w:rPr>
            <w:rFonts w:ascii="Times New Roman" w:eastAsia="Times New Roman" w:hAnsi="Times New Roman" w:cs="Times New Roman"/>
            <w:sz w:val="24"/>
            <w:szCs w:val="24"/>
          </w:rPr>
          <w:t xml:space="preserve"> </w:t>
        </w:r>
      </w:moveFrom>
      <w:moveFromRangeEnd w:id="265"/>
      <w:r w:rsidR="00521CCA">
        <w:rPr>
          <w:rFonts w:ascii="Times New Roman" w:eastAsia="Times New Roman" w:hAnsi="Times New Roman" w:cs="Times New Roman"/>
          <w:sz w:val="24"/>
          <w:szCs w:val="24"/>
        </w:rPr>
        <w:t>Before</w:t>
      </w:r>
      <w:r w:rsidR="006C322A">
        <w:rPr>
          <w:rFonts w:ascii="Times New Roman" w:eastAsia="Times New Roman" w:hAnsi="Times New Roman" w:cs="Times New Roman"/>
          <w:sz w:val="24"/>
          <w:szCs w:val="24"/>
        </w:rPr>
        <w:t xml:space="preserve"> </w:t>
      </w:r>
      <w:del w:id="267" w:author="Nathan Dorn" w:date="2026-02-18T12:17:00Z" w16du:dateUtc="2026-02-18T17:17:00Z">
        <w:r w:rsidR="006C322A" w:rsidDel="00136D1B">
          <w:rPr>
            <w:rFonts w:ascii="Times New Roman" w:eastAsia="Times New Roman" w:hAnsi="Times New Roman" w:cs="Times New Roman"/>
            <w:sz w:val="24"/>
            <w:szCs w:val="24"/>
          </w:rPr>
          <w:delText xml:space="preserve">predictive </w:delText>
        </w:r>
      </w:del>
      <w:ins w:id="268" w:author="Nathan Dorn" w:date="2026-02-18T12:17:00Z" w16du:dateUtc="2026-02-18T17:17:00Z">
        <w:r w:rsidR="00136D1B">
          <w:rPr>
            <w:rFonts w:ascii="Times New Roman" w:eastAsia="Times New Roman" w:hAnsi="Times New Roman" w:cs="Times New Roman"/>
            <w:sz w:val="24"/>
            <w:szCs w:val="24"/>
          </w:rPr>
          <w:t xml:space="preserve">conceptual and predictive </w:t>
        </w:r>
      </w:ins>
      <w:r w:rsidR="006C322A">
        <w:rPr>
          <w:rFonts w:ascii="Times New Roman" w:eastAsia="Times New Roman" w:hAnsi="Times New Roman" w:cs="Times New Roman"/>
          <w:sz w:val="24"/>
          <w:szCs w:val="24"/>
        </w:rPr>
        <w:t>frameworks c</w:t>
      </w:r>
      <w:ins w:id="269" w:author="Nathan Dorn" w:date="2026-02-18T12:18:00Z" w16du:dateUtc="2026-02-18T17:18:00Z">
        <w:r w:rsidR="00136D1B">
          <w:rPr>
            <w:rFonts w:ascii="Times New Roman" w:eastAsia="Times New Roman" w:hAnsi="Times New Roman" w:cs="Times New Roman"/>
            <w:sz w:val="24"/>
            <w:szCs w:val="24"/>
          </w:rPr>
          <w:t>ould</w:t>
        </w:r>
      </w:ins>
      <w:del w:id="270" w:author="Nathan Dorn" w:date="2026-02-18T12:18:00Z" w16du:dateUtc="2026-02-18T17:18:00Z">
        <w:r w:rsidR="006C322A" w:rsidDel="00136D1B">
          <w:rPr>
            <w:rFonts w:ascii="Times New Roman" w:eastAsia="Times New Roman" w:hAnsi="Times New Roman" w:cs="Times New Roman"/>
            <w:sz w:val="24"/>
            <w:szCs w:val="24"/>
          </w:rPr>
          <w:delText>a</w:delText>
        </w:r>
      </w:del>
      <w:del w:id="271" w:author="Nathan Dorn" w:date="2026-02-18T12:17:00Z" w16du:dateUtc="2026-02-18T17:17:00Z">
        <w:r w:rsidR="006C322A" w:rsidDel="00136D1B">
          <w:rPr>
            <w:rFonts w:ascii="Times New Roman" w:eastAsia="Times New Roman" w:hAnsi="Times New Roman" w:cs="Times New Roman"/>
            <w:sz w:val="24"/>
            <w:szCs w:val="24"/>
          </w:rPr>
          <w:delText>n</w:delText>
        </w:r>
      </w:del>
      <w:r w:rsidR="006C322A">
        <w:rPr>
          <w:rFonts w:ascii="Times New Roman" w:eastAsia="Times New Roman" w:hAnsi="Times New Roman" w:cs="Times New Roman"/>
          <w:sz w:val="24"/>
          <w:szCs w:val="24"/>
        </w:rPr>
        <w:t xml:space="preserve"> be developed </w:t>
      </w:r>
      <w:r w:rsidR="00503342">
        <w:rPr>
          <w:rFonts w:ascii="Times New Roman" w:eastAsia="Times New Roman" w:hAnsi="Times New Roman" w:cs="Times New Roman"/>
          <w:sz w:val="24"/>
          <w:szCs w:val="24"/>
        </w:rPr>
        <w:t xml:space="preserve">to </w:t>
      </w:r>
      <w:ins w:id="272" w:author="Nathan Dorn" w:date="2026-02-18T12:18:00Z" w16du:dateUtc="2026-02-18T17:18:00Z">
        <w:r w:rsidR="00136D1B">
          <w:rPr>
            <w:rFonts w:ascii="Times New Roman" w:eastAsia="Times New Roman" w:hAnsi="Times New Roman" w:cs="Times New Roman"/>
            <w:sz w:val="24"/>
            <w:szCs w:val="24"/>
          </w:rPr>
          <w:t xml:space="preserve">understand the causes of boom-bust dynamics </w:t>
        </w:r>
      </w:ins>
      <w:del w:id="273" w:author="Nathan Dorn" w:date="2026-02-18T12:18:00Z" w16du:dateUtc="2026-02-18T17:18:00Z">
        <w:r w:rsidR="00503342" w:rsidDel="00136D1B">
          <w:rPr>
            <w:rFonts w:ascii="Times New Roman" w:eastAsia="Times New Roman" w:hAnsi="Times New Roman" w:cs="Times New Roman"/>
            <w:sz w:val="24"/>
            <w:szCs w:val="24"/>
          </w:rPr>
          <w:delText>determine conditions and locatio</w:delText>
        </w:r>
        <w:commentRangeStart w:id="274"/>
        <w:r w:rsidR="00503342" w:rsidDel="00136D1B">
          <w:rPr>
            <w:rFonts w:ascii="Times New Roman" w:eastAsia="Times New Roman" w:hAnsi="Times New Roman" w:cs="Times New Roman"/>
            <w:sz w:val="24"/>
            <w:szCs w:val="24"/>
          </w:rPr>
          <w:delText xml:space="preserve">ns where the “do nothing policy” </w:delText>
        </w:r>
        <w:commentRangeEnd w:id="274"/>
        <w:r w:rsidR="00EC7567" w:rsidDel="00136D1B">
          <w:rPr>
            <w:rStyle w:val="CommentReference"/>
            <w:rFonts w:ascii="Times New Roman" w:eastAsia="Times New Roman" w:hAnsi="Times New Roman" w:cs="Times New Roman"/>
            <w:sz w:val="24"/>
            <w:szCs w:val="24"/>
          </w:rPr>
          <w:commentReference w:id="274"/>
        </w:r>
      </w:del>
      <w:del w:id="275" w:author="Nathan Dorn" w:date="2026-02-18T12:11:00Z" w16du:dateUtc="2026-02-18T17:11:00Z">
        <w:r w:rsidR="00503342" w:rsidDel="005E00C5">
          <w:rPr>
            <w:rFonts w:ascii="Times New Roman" w:eastAsia="Times New Roman" w:hAnsi="Times New Roman" w:cs="Times New Roman"/>
            <w:sz w:val="24"/>
            <w:szCs w:val="24"/>
          </w:rPr>
          <w:delText>is</w:delText>
        </w:r>
      </w:del>
      <w:del w:id="276" w:author="Nathan Dorn" w:date="2026-02-18T12:18:00Z" w16du:dateUtc="2026-02-18T17:18:00Z">
        <w:r w:rsidR="00503342" w:rsidDel="00136D1B">
          <w:rPr>
            <w:rFonts w:ascii="Times New Roman" w:eastAsia="Times New Roman" w:hAnsi="Times New Roman" w:cs="Times New Roman"/>
            <w:sz w:val="24"/>
            <w:szCs w:val="24"/>
          </w:rPr>
          <w:delText xml:space="preserve"> viable,</w:delText>
        </w:r>
      </w:del>
      <w:r w:rsidR="00503342">
        <w:rPr>
          <w:rFonts w:ascii="Times New Roman" w:eastAsia="Times New Roman" w:hAnsi="Times New Roman" w:cs="Times New Roman"/>
          <w:sz w:val="24"/>
          <w:szCs w:val="24"/>
        </w:rPr>
        <w:t xml:space="preserve"> </w:t>
      </w:r>
      <w:ins w:id="277" w:author="Nathan Dorn" w:date="2026-02-18T12:18:00Z" w16du:dateUtc="2026-02-18T17:18:00Z">
        <w:r w:rsidR="00636AE5">
          <w:rPr>
            <w:rFonts w:ascii="Times New Roman" w:eastAsia="Times New Roman" w:hAnsi="Times New Roman" w:cs="Times New Roman"/>
            <w:sz w:val="24"/>
            <w:szCs w:val="24"/>
          </w:rPr>
          <w:t>development of a</w:t>
        </w:r>
      </w:ins>
      <w:del w:id="278" w:author="Nathan Dorn" w:date="2026-02-18T12:18:00Z" w16du:dateUtc="2026-02-18T17:18:00Z">
        <w:r w:rsidR="00C756A0" w:rsidDel="00636AE5">
          <w:rPr>
            <w:rFonts w:ascii="Times New Roman" w:eastAsia="Times New Roman" w:hAnsi="Times New Roman" w:cs="Times New Roman"/>
            <w:sz w:val="24"/>
            <w:szCs w:val="24"/>
          </w:rPr>
          <w:delText>a</w:delText>
        </w:r>
      </w:del>
      <w:r w:rsidR="00C756A0">
        <w:rPr>
          <w:rFonts w:ascii="Times New Roman" w:eastAsia="Times New Roman" w:hAnsi="Times New Roman" w:cs="Times New Roman"/>
          <w:sz w:val="24"/>
          <w:szCs w:val="24"/>
        </w:rPr>
        <w:t xml:space="preserve"> standardized quantitative definition </w:t>
      </w:r>
      <w:del w:id="279" w:author="Nathan Dorn" w:date="2026-02-18T12:18:00Z" w16du:dateUtc="2026-02-18T17:18:00Z">
        <w:r w:rsidR="00C756A0" w:rsidDel="00136D1B">
          <w:rPr>
            <w:rFonts w:ascii="Times New Roman" w:eastAsia="Times New Roman" w:hAnsi="Times New Roman" w:cs="Times New Roman"/>
            <w:sz w:val="24"/>
            <w:szCs w:val="24"/>
          </w:rPr>
          <w:delText xml:space="preserve">must be </w:delText>
        </w:r>
      </w:del>
      <w:ins w:id="280" w:author="Nathan Dorn" w:date="2026-02-18T12:18:00Z" w16du:dateUtc="2026-02-18T17:18:00Z">
        <w:r w:rsidR="00136D1B">
          <w:rPr>
            <w:rFonts w:ascii="Times New Roman" w:eastAsia="Times New Roman" w:hAnsi="Times New Roman" w:cs="Times New Roman"/>
            <w:sz w:val="24"/>
            <w:szCs w:val="24"/>
          </w:rPr>
          <w:t xml:space="preserve">would </w:t>
        </w:r>
      </w:ins>
      <w:del w:id="281" w:author="Nathan Dorn" w:date="2026-02-18T12:18:00Z" w16du:dateUtc="2026-02-18T17:18:00Z">
        <w:r w:rsidR="00C756A0" w:rsidDel="00636AE5">
          <w:rPr>
            <w:rFonts w:ascii="Times New Roman" w:eastAsia="Times New Roman" w:hAnsi="Times New Roman" w:cs="Times New Roman"/>
            <w:sz w:val="24"/>
            <w:szCs w:val="24"/>
          </w:rPr>
          <w:delText>developed</w:delText>
        </w:r>
        <w:r w:rsidR="00124E7C" w:rsidDel="00636AE5">
          <w:rPr>
            <w:rFonts w:ascii="Times New Roman" w:eastAsia="Times New Roman" w:hAnsi="Times New Roman" w:cs="Times New Roman"/>
            <w:sz w:val="24"/>
            <w:szCs w:val="24"/>
          </w:rPr>
          <w:delText xml:space="preserve"> that </w:delText>
        </w:r>
      </w:del>
      <w:r w:rsidR="00124E7C">
        <w:rPr>
          <w:rFonts w:ascii="Times New Roman" w:eastAsia="Times New Roman" w:hAnsi="Times New Roman" w:cs="Times New Roman"/>
          <w:sz w:val="24"/>
          <w:szCs w:val="24"/>
        </w:rPr>
        <w:t>enable</w:t>
      </w:r>
      <w:del w:id="282" w:author="Nathan Dorn" w:date="2026-02-18T12:18:00Z" w16du:dateUtc="2026-02-18T17:18:00Z">
        <w:r w:rsidR="00124E7C" w:rsidDel="00636AE5">
          <w:rPr>
            <w:rFonts w:ascii="Times New Roman" w:eastAsia="Times New Roman" w:hAnsi="Times New Roman" w:cs="Times New Roman"/>
            <w:sz w:val="24"/>
            <w:szCs w:val="24"/>
          </w:rPr>
          <w:delText>s</w:delText>
        </w:r>
      </w:del>
      <w:r w:rsidR="00124E7C">
        <w:rPr>
          <w:rFonts w:ascii="Times New Roman" w:eastAsia="Times New Roman" w:hAnsi="Times New Roman" w:cs="Times New Roman"/>
          <w:sz w:val="24"/>
          <w:szCs w:val="24"/>
        </w:rPr>
        <w:t xml:space="preserve"> </w:t>
      </w:r>
      <w:ins w:id="283" w:author="Nathan Dorn" w:date="2026-02-18T12:19:00Z" w16du:dateUtc="2026-02-18T17:19:00Z">
        <w:r w:rsidR="00E06529">
          <w:rPr>
            <w:rFonts w:ascii="Times New Roman" w:eastAsia="Times New Roman" w:hAnsi="Times New Roman" w:cs="Times New Roman"/>
            <w:sz w:val="24"/>
            <w:szCs w:val="24"/>
          </w:rPr>
          <w:t xml:space="preserve">meta-analyses or </w:t>
        </w:r>
      </w:ins>
      <w:r w:rsidR="00124E7C">
        <w:rPr>
          <w:rFonts w:ascii="Times New Roman" w:eastAsia="Times New Roman" w:hAnsi="Times New Roman" w:cs="Times New Roman"/>
          <w:sz w:val="24"/>
          <w:szCs w:val="24"/>
        </w:rPr>
        <w:t>syntheses</w:t>
      </w:r>
      <w:r w:rsidR="002D5964">
        <w:rPr>
          <w:rFonts w:ascii="Times New Roman" w:eastAsia="Times New Roman" w:hAnsi="Times New Roman" w:cs="Times New Roman"/>
          <w:sz w:val="24"/>
          <w:szCs w:val="24"/>
        </w:rPr>
        <w:t xml:space="preserve"> that can </w:t>
      </w:r>
      <w:ins w:id="284" w:author="Nathan Dorn" w:date="2026-02-18T12:19:00Z" w16du:dateUtc="2026-02-18T17:19:00Z">
        <w:r w:rsidR="00E06529">
          <w:rPr>
            <w:rFonts w:ascii="Times New Roman" w:eastAsia="Times New Roman" w:hAnsi="Times New Roman" w:cs="Times New Roman"/>
            <w:sz w:val="24"/>
            <w:szCs w:val="24"/>
          </w:rPr>
          <w:t>identify</w:t>
        </w:r>
      </w:ins>
      <w:commentRangeStart w:id="285"/>
      <w:del w:id="286" w:author="Nathan Dorn" w:date="2026-02-18T12:19:00Z" w16du:dateUtc="2026-02-18T17:19:00Z">
        <w:r w:rsidR="002D5964" w:rsidDel="00E06529">
          <w:rPr>
            <w:rFonts w:ascii="Times New Roman" w:eastAsia="Times New Roman" w:hAnsi="Times New Roman" w:cs="Times New Roman"/>
            <w:sz w:val="24"/>
            <w:szCs w:val="24"/>
          </w:rPr>
          <w:delText>measure</w:delText>
        </w:r>
      </w:del>
      <w:r w:rsidR="00584BB7">
        <w:rPr>
          <w:rFonts w:ascii="Times New Roman" w:eastAsia="Times New Roman" w:hAnsi="Times New Roman" w:cs="Times New Roman"/>
          <w:sz w:val="24"/>
          <w:szCs w:val="24"/>
        </w:rPr>
        <w:t xml:space="preserve"> the frequency</w:t>
      </w:r>
      <w:r w:rsidR="007D7A41">
        <w:rPr>
          <w:rFonts w:ascii="Times New Roman" w:eastAsia="Times New Roman" w:hAnsi="Times New Roman" w:cs="Times New Roman"/>
          <w:sz w:val="24"/>
          <w:szCs w:val="24"/>
        </w:rPr>
        <w:t xml:space="preserve"> of </w:t>
      </w:r>
      <w:r w:rsidR="00584BB7">
        <w:rPr>
          <w:rFonts w:ascii="Times New Roman" w:eastAsia="Times New Roman" w:hAnsi="Times New Roman" w:cs="Times New Roman"/>
          <w:sz w:val="24"/>
          <w:szCs w:val="24"/>
        </w:rPr>
        <w:t>boom-busts</w:t>
      </w:r>
      <w:r w:rsidR="007D7A41">
        <w:rPr>
          <w:rFonts w:ascii="Times New Roman" w:eastAsia="Times New Roman" w:hAnsi="Times New Roman" w:cs="Times New Roman"/>
          <w:sz w:val="24"/>
          <w:szCs w:val="24"/>
        </w:rPr>
        <w:t xml:space="preserve"> within and across taxa</w:t>
      </w:r>
      <w:r w:rsidR="00245346">
        <w:rPr>
          <w:rFonts w:ascii="Times New Roman" w:eastAsia="Times New Roman" w:hAnsi="Times New Roman" w:cs="Times New Roman"/>
          <w:sz w:val="24"/>
          <w:szCs w:val="24"/>
        </w:rPr>
        <w:t>.</w:t>
      </w:r>
      <w:r w:rsidR="00584BB7">
        <w:rPr>
          <w:rFonts w:ascii="Times New Roman" w:eastAsia="Times New Roman" w:hAnsi="Times New Roman" w:cs="Times New Roman"/>
          <w:sz w:val="24"/>
          <w:szCs w:val="24"/>
        </w:rPr>
        <w:t xml:space="preserve"> </w:t>
      </w:r>
      <w:r w:rsidR="00E3538F">
        <w:rPr>
          <w:rFonts w:ascii="Times New Roman" w:eastAsia="Times New Roman" w:hAnsi="Times New Roman" w:cs="Times New Roman"/>
          <w:sz w:val="24"/>
          <w:szCs w:val="24"/>
        </w:rPr>
        <w:t xml:space="preserve"> </w:t>
      </w:r>
      <w:r w:rsidR="00D37A17">
        <w:rPr>
          <w:rFonts w:ascii="Times New Roman" w:eastAsia="Times New Roman" w:hAnsi="Times New Roman" w:cs="Times New Roman"/>
          <w:sz w:val="24"/>
          <w:szCs w:val="24"/>
        </w:rPr>
        <w:t xml:space="preserve"> </w:t>
      </w:r>
      <w:commentRangeEnd w:id="285"/>
      <w:r w:rsidR="00DC53EC" w:rsidRPr="00605F58">
        <w:rPr>
          <w:rStyle w:val="CommentReference"/>
          <w:rFonts w:ascii="Times New Roman" w:eastAsia="Times New Roman" w:hAnsi="Times New Roman" w:cs="Times New Roman"/>
          <w:sz w:val="24"/>
          <w:szCs w:val="24"/>
        </w:rPr>
        <w:commentReference w:id="285"/>
      </w:r>
    </w:p>
    <w:p w14:paraId="7279E986" w14:textId="4313FB69" w:rsidR="00FE56CF" w:rsidRPr="00605F58" w:rsidRDefault="00602534" w:rsidP="00291619">
      <w:pPr>
        <w:spacing w:line="480" w:lineRule="auto"/>
        <w:ind w:firstLine="720"/>
        <w:rPr>
          <w:rFonts w:ascii="Times New Roman" w:eastAsia="Times New Roman" w:hAnsi="Times New Roman" w:cs="Times New Roman"/>
          <w:sz w:val="24"/>
          <w:szCs w:val="24"/>
        </w:rPr>
      </w:pPr>
      <w:commentRangeStart w:id="287"/>
      <w:del w:id="288" w:author="Nathan Dorn" w:date="2026-02-18T12:21:00Z" w16du:dateUtc="2026-02-18T17:21:00Z">
        <w:r w:rsidDel="005D6D4D">
          <w:rPr>
            <w:rFonts w:ascii="Times New Roman" w:eastAsia="Times New Roman" w:hAnsi="Times New Roman" w:cs="Times New Roman"/>
            <w:sz w:val="24"/>
            <w:szCs w:val="24"/>
          </w:rPr>
          <w:delText>P</w:delText>
        </w:r>
        <w:r w:rsidR="005064CC" w:rsidRPr="00605F58" w:rsidDel="005D6D4D">
          <w:rPr>
            <w:rFonts w:ascii="Times New Roman" w:eastAsia="Times New Roman" w:hAnsi="Times New Roman" w:cs="Times New Roman"/>
            <w:sz w:val="24"/>
            <w:szCs w:val="24"/>
          </w:rPr>
          <w:delText xml:space="preserve">revious work in ecology </w:delText>
        </w:r>
        <w:r w:rsidR="00300D38" w:rsidDel="005D6D4D">
          <w:rPr>
            <w:rFonts w:ascii="Times New Roman" w:eastAsia="Times New Roman" w:hAnsi="Times New Roman" w:cs="Times New Roman"/>
            <w:sz w:val="24"/>
            <w:szCs w:val="24"/>
          </w:rPr>
          <w:delText xml:space="preserve">demonstrates </w:delText>
        </w:r>
        <w:r w:rsidDel="005D6D4D">
          <w:rPr>
            <w:rFonts w:ascii="Times New Roman" w:eastAsia="Times New Roman" w:hAnsi="Times New Roman" w:cs="Times New Roman"/>
            <w:sz w:val="24"/>
            <w:szCs w:val="24"/>
          </w:rPr>
          <w:delText>the importance</w:delText>
        </w:r>
        <w:r w:rsidR="00300D38" w:rsidDel="005D6D4D">
          <w:rPr>
            <w:rFonts w:ascii="Times New Roman" w:eastAsia="Times New Roman" w:hAnsi="Times New Roman" w:cs="Times New Roman"/>
            <w:sz w:val="24"/>
            <w:szCs w:val="24"/>
          </w:rPr>
          <w:delText xml:space="preserve"> in </w:delText>
        </w:r>
        <w:r w:rsidR="005763F3" w:rsidDel="005D6D4D">
          <w:rPr>
            <w:rFonts w:ascii="Times New Roman" w:eastAsia="Times New Roman" w:hAnsi="Times New Roman" w:cs="Times New Roman"/>
            <w:sz w:val="24"/>
            <w:szCs w:val="24"/>
          </w:rPr>
          <w:delText>quantitatively describing</w:delText>
        </w:r>
        <w:r w:rsidR="00300D38" w:rsidDel="005D6D4D">
          <w:rPr>
            <w:rFonts w:ascii="Times New Roman" w:eastAsia="Times New Roman" w:hAnsi="Times New Roman" w:cs="Times New Roman"/>
            <w:sz w:val="24"/>
            <w:szCs w:val="24"/>
          </w:rPr>
          <w:delText xml:space="preserve"> patterns</w:delText>
        </w:r>
        <w:r w:rsidR="005064CC" w:rsidRPr="00605F58" w:rsidDel="005D6D4D">
          <w:rPr>
            <w:rFonts w:ascii="Times New Roman" w:eastAsia="Times New Roman" w:hAnsi="Times New Roman" w:cs="Times New Roman"/>
            <w:sz w:val="24"/>
            <w:szCs w:val="24"/>
          </w:rPr>
          <w:delText xml:space="preserve">. </w:delText>
        </w:r>
      </w:del>
      <w:del w:id="289" w:author="Nathan Dorn" w:date="2026-02-19T10:31:00Z" w16du:dateUtc="2026-02-19T15:31:00Z">
        <w:r w:rsidR="005064CC" w:rsidRPr="00605F58" w:rsidDel="00741B94">
          <w:rPr>
            <w:rFonts w:ascii="Times New Roman" w:eastAsia="Times New Roman" w:hAnsi="Times New Roman" w:cs="Times New Roman"/>
            <w:sz w:val="24"/>
            <w:szCs w:val="24"/>
          </w:rPr>
          <w:delText xml:space="preserve">Understanding why population size fluctuates rather than </w:delText>
        </w:r>
        <w:r w:rsidR="00101F17" w:rsidRPr="00605F58" w:rsidDel="00741B94">
          <w:rPr>
            <w:rFonts w:ascii="Times New Roman" w:eastAsia="Times New Roman" w:hAnsi="Times New Roman" w:cs="Times New Roman"/>
            <w:sz w:val="24"/>
            <w:szCs w:val="24"/>
          </w:rPr>
          <w:delText>reach</w:delText>
        </w:r>
        <w:r w:rsidR="00101F17" w:rsidDel="00741B94">
          <w:rPr>
            <w:rFonts w:ascii="Times New Roman" w:eastAsia="Times New Roman" w:hAnsi="Times New Roman" w:cs="Times New Roman"/>
            <w:sz w:val="24"/>
            <w:szCs w:val="24"/>
          </w:rPr>
          <w:delText>es</w:delText>
        </w:r>
        <w:r w:rsidR="00101F17" w:rsidRPr="00605F58" w:rsidDel="00741B94">
          <w:rPr>
            <w:rFonts w:ascii="Times New Roman" w:eastAsia="Times New Roman" w:hAnsi="Times New Roman" w:cs="Times New Roman"/>
            <w:sz w:val="24"/>
            <w:szCs w:val="24"/>
          </w:rPr>
          <w:delText xml:space="preserve"> </w:delText>
        </w:r>
        <w:r w:rsidR="005064CC" w:rsidRPr="00605F58" w:rsidDel="00741B94">
          <w:rPr>
            <w:rFonts w:ascii="Times New Roman" w:eastAsia="Times New Roman" w:hAnsi="Times New Roman" w:cs="Times New Roman"/>
            <w:sz w:val="24"/>
            <w:szCs w:val="24"/>
          </w:rPr>
          <w:delText xml:space="preserve">an equilibrium has intrigued ecologists for almost a century </w:delText>
        </w:r>
        <w:r w:rsidR="00123D3F" w:rsidDel="00741B94">
          <w:rPr>
            <w:rFonts w:ascii="Times New Roman" w:eastAsia="Times New Roman" w:hAnsi="Times New Roman" w:cs="Times New Roman"/>
            <w:sz w:val="24"/>
            <w:szCs w:val="24"/>
          </w:rPr>
          <w:fldChar w:fldCharType="begin"/>
        </w:r>
        <w:r w:rsidR="00FF3000" w:rsidDel="00741B94">
          <w:rPr>
            <w:rFonts w:ascii="Times New Roman" w:eastAsia="Times New Roman" w:hAnsi="Times New Roman" w:cs="Times New Roman"/>
            <w:sz w:val="24"/>
            <w:szCs w:val="24"/>
          </w:rPr>
          <w:delInstrText xml:space="preserve"> ADDIN ZOTERO_ITEM CSL_CITATION {"citationID":"dbsa4Uw4","properties":{"formattedCitation":"(Elton 1927)","plainCitation":"(Elton 1927)","noteIndex":0},"citationItems":[{"id":203,"uris":["http://zotero.org/users/9972654/items/L36NUDIP"],"itemData":{"id":203,"type":"book","publisher":"The Macmillan Company","publisher-place":"New York, NY","title":"Animal Ecology","author":[{"family":"Elton","given":"Charles"}],"issued":{"date-parts":[["1927"]]}}}],"schema":"https://github.com/citation-style-language/schema/raw/master/csl-citation.json"} </w:delInstrText>
        </w:r>
        <w:r w:rsidR="00123D3F" w:rsidDel="00741B94">
          <w:rPr>
            <w:rFonts w:ascii="Times New Roman" w:eastAsia="Times New Roman" w:hAnsi="Times New Roman" w:cs="Times New Roman"/>
            <w:sz w:val="24"/>
            <w:szCs w:val="24"/>
          </w:rPr>
          <w:fldChar w:fldCharType="separate"/>
        </w:r>
        <w:r w:rsidR="00123D3F" w:rsidRPr="00123D3F" w:rsidDel="00741B94">
          <w:rPr>
            <w:rFonts w:ascii="Times New Roman" w:hAnsi="Times New Roman" w:cs="Times New Roman"/>
            <w:sz w:val="24"/>
          </w:rPr>
          <w:delText>(Elton 1927)</w:delText>
        </w:r>
        <w:r w:rsidR="00123D3F" w:rsidDel="00741B94">
          <w:rPr>
            <w:rFonts w:ascii="Times New Roman" w:eastAsia="Times New Roman" w:hAnsi="Times New Roman" w:cs="Times New Roman"/>
            <w:sz w:val="24"/>
            <w:szCs w:val="24"/>
          </w:rPr>
          <w:fldChar w:fldCharType="end"/>
        </w:r>
        <w:r w:rsidR="00C45E2A" w:rsidDel="00741B94">
          <w:rPr>
            <w:rFonts w:ascii="Times New Roman" w:eastAsia="Times New Roman" w:hAnsi="Times New Roman" w:cs="Times New Roman"/>
            <w:sz w:val="24"/>
            <w:szCs w:val="24"/>
          </w:rPr>
          <w:delText xml:space="preserve"> </w:delText>
        </w:r>
        <w:r w:rsidR="00C45E2A" w:rsidRPr="00605F58" w:rsidDel="00741B94">
          <w:rPr>
            <w:rFonts w:ascii="Times New Roman" w:eastAsia="Times New Roman" w:hAnsi="Times New Roman" w:cs="Times New Roman"/>
            <w:sz w:val="24"/>
            <w:szCs w:val="24"/>
          </w:rPr>
          <w:delText xml:space="preserve">with primary focus on populations that </w:delText>
        </w:r>
        <w:r w:rsidR="00C45E2A" w:rsidRPr="00605F58" w:rsidDel="00741B94">
          <w:rPr>
            <w:rFonts w:ascii="Times New Roman" w:eastAsia="Times New Roman" w:hAnsi="Times New Roman" w:cs="Times New Roman"/>
            <w:sz w:val="24"/>
            <w:szCs w:val="24"/>
          </w:rPr>
          <w:lastRenderedPageBreak/>
          <w:delText>exhibit cyclic dynamics</w:delText>
        </w:r>
        <w:r w:rsidR="00C45E2A" w:rsidDel="00741B94">
          <w:rPr>
            <w:rFonts w:ascii="Times New Roman" w:eastAsia="Times New Roman" w:hAnsi="Times New Roman" w:cs="Times New Roman"/>
            <w:sz w:val="24"/>
            <w:szCs w:val="24"/>
          </w:rPr>
          <w:delText xml:space="preserve"> </w:delText>
        </w:r>
        <w:r w:rsidR="00C45E2A" w:rsidDel="00741B94">
          <w:rPr>
            <w:rFonts w:ascii="Times New Roman" w:eastAsia="Times New Roman" w:hAnsi="Times New Roman" w:cs="Times New Roman"/>
            <w:sz w:val="24"/>
            <w:szCs w:val="24"/>
          </w:rPr>
          <w:fldChar w:fldCharType="begin"/>
        </w:r>
        <w:r w:rsidR="00C45E2A" w:rsidDel="00741B94">
          <w:rPr>
            <w:rFonts w:ascii="Times New Roman" w:eastAsia="Times New Roman" w:hAnsi="Times New Roman" w:cs="Times New Roman"/>
            <w:sz w:val="24"/>
            <w:szCs w:val="24"/>
          </w:rPr>
          <w:delInstrText xml:space="preserve"> ADDIN ZOTERO_ITEM CSL_CITATION {"citationID":"uXdmycFo","properties":{"formattedCitation":"(Elton &amp; Nicholson 1942; Lindstr\\uc0\\u246{}m {\\i{}et al.} 2007; Myers 2018)","plainCitation":"(Elton &amp; Nicholson 1942; Lindström et al. 2007; Myers 2018)","noteIndex":0},"citationItems":[{"id":205,"uris":["http://zotero.org/users/9972654/items/PSQ3HQIP"],"itemData":{"id":205,"type":"article-journal","container-title":"The Journal of Animal Ecology","DOI":"10.2307/1358","ISSN":"00218790","issue":"2","journalAbbreviation":"The Journal of Animal Ecology","language":"en","page":"215","source":"DOI.org (Crossref)","title":"The Ten-Year Cycle in Numbers of the Lynx in Canada","volume":"11","author":[{"family":"Elton","given":"Charles"},{"family":"Nicholson","given":"Mary"}],"issued":{"date-parts":[["1942",11]]}}},{"id":204,"uris":["http://zotero.org/users/9972654/items/UV6YGPY6"],"itemData":{"id":204,"type":"article-journal","abstract":"We shall examine the impact of Charles S. Elton’s 1924 article on periodic ﬂuctuations in animal populations on the development of modern population ecology. We argue that his impact has been substantial and that during the past 75 years of research on multi-annual periodic ﬂuctuations in numbers of voles, lemmings, hares, lynx and game animals he has contributed much to the contemporary understanding of the causes and consequences of population regulation. Elton was convinced that the cause of the regular ﬂuctuations was climatic variation. To support this conclusion, he examined long-term population data then available. Despite his ﬁrm belief in a climatic cause of the self-repeating periodic dynamics which many species display, Elton was insightful and far-sighted enough to outline many of the other hypotheses since put forward as an explanation for the enigmatic long-term dynamics of some animal populations. An interesting, but largely neglected aspect in Elton’s paper is that it ends with speculation regarding the evolutionary consequences of periodic population ﬂuctuations. The modern understanding of these issues will also be scrutinised here. In population ecology, Elton’s 1924 paper has spawned a whole industry of research on populations displaying multi-annual periodicity. Despite the eﬀorts of numerous research teams and individuals focusing on the origins of multi-annual population cycles, and despite the early availability of diﬀerent explanatory hypotheses, we are still lacking rigorous tests of some of these hypotheses and, consequently, a consensus of the causes of periodic ﬂuctuations in animal populations. Although Elton would have been happy to see so much eﬀort spent on cyclic populations, we also argue that it is unfortunate if this focus on a special case of population dynamics should distract our attention from more general problems in population and community dynamics.","container-title":"Biological Reviews","DOI":"10.1111/j.1469-185X.2000.tb00061.x","ISSN":"14647931","issue":"1","language":"en","page":"129-158","source":"DOI.org (Crossref)","title":"From arctic lemmings to adaptive dynamics: Charles Elton's legacy in population ecology","title-short":"From arctic lemmings to adaptive dynamics","volume":"76","author":[{"family":"Lindström","given":"Jan"},{"family":"Ranta","given":"Esa"},{"family":"Kokko","given":"Hanna"},{"family":"Lundberg","given":"Per"},{"family":"Kaitala","given":"Veijo"}],"issued":{"date-parts":[["2007",1,11]]}}},{"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delInstrText>
        </w:r>
        <w:r w:rsidR="00C45E2A" w:rsidDel="00741B94">
          <w:rPr>
            <w:rFonts w:ascii="Times New Roman" w:eastAsia="Times New Roman" w:hAnsi="Times New Roman" w:cs="Times New Roman"/>
            <w:sz w:val="24"/>
            <w:szCs w:val="24"/>
          </w:rPr>
          <w:fldChar w:fldCharType="separate"/>
        </w:r>
        <w:r w:rsidR="00C45E2A" w:rsidRPr="003C044E" w:rsidDel="00741B94">
          <w:rPr>
            <w:rFonts w:ascii="Times New Roman" w:hAnsi="Times New Roman" w:cs="Times New Roman"/>
            <w:sz w:val="24"/>
          </w:rPr>
          <w:delText xml:space="preserve">(Elton &amp; Nicholson 1942; Lindström </w:delText>
        </w:r>
        <w:r w:rsidR="00C45E2A" w:rsidRPr="003C044E" w:rsidDel="00741B94">
          <w:rPr>
            <w:rFonts w:ascii="Times New Roman" w:hAnsi="Times New Roman" w:cs="Times New Roman"/>
            <w:i/>
            <w:iCs/>
            <w:sz w:val="24"/>
          </w:rPr>
          <w:delText>et al.</w:delText>
        </w:r>
        <w:r w:rsidR="00C45E2A" w:rsidRPr="003C044E" w:rsidDel="00741B94">
          <w:rPr>
            <w:rFonts w:ascii="Times New Roman" w:hAnsi="Times New Roman" w:cs="Times New Roman"/>
            <w:sz w:val="24"/>
          </w:rPr>
          <w:delText xml:space="preserve"> 2007; Myers 2018)</w:delText>
        </w:r>
        <w:r w:rsidR="00C45E2A" w:rsidDel="00741B94">
          <w:rPr>
            <w:rFonts w:ascii="Times New Roman" w:eastAsia="Times New Roman" w:hAnsi="Times New Roman" w:cs="Times New Roman"/>
            <w:sz w:val="24"/>
            <w:szCs w:val="24"/>
          </w:rPr>
          <w:fldChar w:fldCharType="end"/>
        </w:r>
        <w:r w:rsidR="00C45E2A" w:rsidDel="00741B94">
          <w:rPr>
            <w:rFonts w:ascii="Times New Roman" w:eastAsia="Times New Roman" w:hAnsi="Times New Roman" w:cs="Times New Roman"/>
            <w:sz w:val="24"/>
            <w:szCs w:val="24"/>
          </w:rPr>
          <w:delText>.</w:delText>
        </w:r>
        <w:r w:rsidR="00C45E2A" w:rsidRPr="00605F58" w:rsidDel="00741B94">
          <w:rPr>
            <w:rFonts w:ascii="Times New Roman" w:eastAsia="Times New Roman" w:hAnsi="Times New Roman" w:cs="Times New Roman"/>
            <w:sz w:val="24"/>
            <w:szCs w:val="24"/>
          </w:rPr>
          <w:delText xml:space="preserve">  In </w:delText>
        </w:r>
        <w:r w:rsidR="00E53734" w:rsidDel="00741B94">
          <w:rPr>
            <w:rFonts w:ascii="Times New Roman" w:eastAsia="Times New Roman" w:hAnsi="Times New Roman" w:cs="Times New Roman"/>
            <w:sz w:val="24"/>
            <w:szCs w:val="24"/>
          </w:rPr>
          <w:delText>such</w:delText>
        </w:r>
        <w:r w:rsidR="00E53734" w:rsidRPr="00605F58" w:rsidDel="00741B94">
          <w:rPr>
            <w:rFonts w:ascii="Times New Roman" w:eastAsia="Times New Roman" w:hAnsi="Times New Roman" w:cs="Times New Roman"/>
            <w:sz w:val="24"/>
            <w:szCs w:val="24"/>
          </w:rPr>
          <w:delText xml:space="preserve"> </w:delText>
        </w:r>
        <w:r w:rsidR="00C45E2A" w:rsidRPr="00605F58" w:rsidDel="00741B94">
          <w:rPr>
            <w:rFonts w:ascii="Times New Roman" w:eastAsia="Times New Roman" w:hAnsi="Times New Roman" w:cs="Times New Roman"/>
            <w:sz w:val="24"/>
            <w:szCs w:val="24"/>
          </w:rPr>
          <w:delText xml:space="preserve">systems, </w:delText>
        </w:r>
        <w:r w:rsidR="00E53734" w:rsidDel="00741B94">
          <w:rPr>
            <w:rFonts w:ascii="Times New Roman" w:eastAsia="Times New Roman" w:hAnsi="Times New Roman" w:cs="Times New Roman"/>
            <w:sz w:val="24"/>
            <w:szCs w:val="24"/>
          </w:rPr>
          <w:delText>considerable</w:delText>
        </w:r>
        <w:r w:rsidR="00E53734" w:rsidRPr="00605F58" w:rsidDel="00741B94">
          <w:rPr>
            <w:rFonts w:ascii="Times New Roman" w:eastAsia="Times New Roman" w:hAnsi="Times New Roman" w:cs="Times New Roman"/>
            <w:sz w:val="24"/>
            <w:szCs w:val="24"/>
          </w:rPr>
          <w:delText xml:space="preserve"> </w:delText>
        </w:r>
        <w:r w:rsidR="00C45E2A" w:rsidRPr="00605F58" w:rsidDel="00741B94">
          <w:rPr>
            <w:rFonts w:ascii="Times New Roman" w:eastAsia="Times New Roman" w:hAnsi="Times New Roman" w:cs="Times New Roman"/>
            <w:sz w:val="24"/>
            <w:szCs w:val="24"/>
          </w:rPr>
          <w:delText xml:space="preserve">effort has been made to demonstrate the importance of mechanisms in producing observable dynamics in unmanipulated populations </w:delText>
        </w:r>
        <w:r w:rsidR="00C45E2A" w:rsidDel="00741B94">
          <w:rPr>
            <w:rFonts w:ascii="Times New Roman" w:eastAsia="Times New Roman" w:hAnsi="Times New Roman" w:cs="Times New Roman"/>
            <w:sz w:val="24"/>
            <w:szCs w:val="24"/>
          </w:rPr>
          <w:fldChar w:fldCharType="begin"/>
        </w:r>
        <w:r w:rsidR="00C45E2A" w:rsidDel="00741B94">
          <w:rPr>
            <w:rFonts w:ascii="Times New Roman" w:eastAsia="Times New Roman" w:hAnsi="Times New Roman" w:cs="Times New Roman"/>
            <w:sz w:val="24"/>
            <w:szCs w:val="24"/>
          </w:rPr>
          <w:delInstrText xml:space="preserve"> ADDIN ZOTERO_ITEM CSL_CITATION {"citationID":"OOJlOfaM","properties":{"formattedCitation":"(Andreassen {\\i{}et al.} 2021; Myers 2018)","plainCitation":"(Andreassen et al. 2021; Myers 2018)","noteIndex":0},"citationItems":[{"id":94,"uris":["http://zotero.org/users/9972654/items/PIV2PA9R"],"itemData":{"id":94,"type":"article-journal","abstract":"Most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delInstrText>
        </w:r>
        <w:r w:rsidR="00C45E2A" w:rsidDel="00741B94">
          <w:rPr>
            <w:rFonts w:ascii="Times New Roman" w:eastAsia="Times New Roman" w:hAnsi="Times New Roman" w:cs="Times New Roman"/>
            <w:sz w:val="24"/>
            <w:szCs w:val="24"/>
          </w:rPr>
          <w:fldChar w:fldCharType="separate"/>
        </w:r>
        <w:r w:rsidR="00C45E2A" w:rsidRPr="003C044E" w:rsidDel="00741B94">
          <w:rPr>
            <w:rFonts w:ascii="Times New Roman" w:hAnsi="Times New Roman" w:cs="Times New Roman"/>
            <w:sz w:val="24"/>
          </w:rPr>
          <w:delText xml:space="preserve">(Andreassen </w:delText>
        </w:r>
        <w:r w:rsidR="00C45E2A" w:rsidRPr="003C044E" w:rsidDel="00741B94">
          <w:rPr>
            <w:rFonts w:ascii="Times New Roman" w:hAnsi="Times New Roman" w:cs="Times New Roman"/>
            <w:i/>
            <w:iCs/>
            <w:sz w:val="24"/>
          </w:rPr>
          <w:delText>et al.</w:delText>
        </w:r>
        <w:r w:rsidR="00C45E2A" w:rsidRPr="003C044E" w:rsidDel="00741B94">
          <w:rPr>
            <w:rFonts w:ascii="Times New Roman" w:hAnsi="Times New Roman" w:cs="Times New Roman"/>
            <w:sz w:val="24"/>
          </w:rPr>
          <w:delText xml:space="preserve"> 2021; Myers 2018)</w:delText>
        </w:r>
        <w:r w:rsidR="00C45E2A" w:rsidDel="00741B94">
          <w:rPr>
            <w:rFonts w:ascii="Times New Roman" w:eastAsia="Times New Roman" w:hAnsi="Times New Roman" w:cs="Times New Roman"/>
            <w:sz w:val="24"/>
            <w:szCs w:val="24"/>
          </w:rPr>
          <w:fldChar w:fldCharType="end"/>
        </w:r>
        <w:r w:rsidR="00C45E2A" w:rsidRPr="00605F58" w:rsidDel="00741B94">
          <w:rPr>
            <w:rFonts w:ascii="Times New Roman" w:eastAsia="Times New Roman" w:hAnsi="Times New Roman" w:cs="Times New Roman"/>
            <w:sz w:val="24"/>
            <w:szCs w:val="24"/>
          </w:rPr>
          <w:delText>, and describing patterns quantitatively has helped link mechanisms to population dynamics</w:delText>
        </w:r>
        <w:r w:rsidR="00C45E2A" w:rsidDel="00741B94">
          <w:rPr>
            <w:rFonts w:ascii="Times New Roman" w:eastAsia="Times New Roman" w:hAnsi="Times New Roman" w:cs="Times New Roman"/>
            <w:sz w:val="24"/>
            <w:szCs w:val="24"/>
          </w:rPr>
          <w:delText xml:space="preserve"> </w:delText>
        </w:r>
        <w:r w:rsidR="00C45E2A" w:rsidDel="00741B94">
          <w:rPr>
            <w:rFonts w:ascii="Times New Roman" w:eastAsia="Times New Roman" w:hAnsi="Times New Roman" w:cs="Times New Roman"/>
            <w:sz w:val="24"/>
            <w:szCs w:val="24"/>
          </w:rPr>
          <w:fldChar w:fldCharType="begin"/>
        </w:r>
        <w:r w:rsidR="00C45E2A" w:rsidDel="00741B94">
          <w:rPr>
            <w:rFonts w:ascii="Times New Roman" w:eastAsia="Times New Roman" w:hAnsi="Times New Roman" w:cs="Times New Roman"/>
            <w:sz w:val="24"/>
            <w:szCs w:val="24"/>
          </w:rPr>
          <w:delInstrText xml:space="preserve"> ADDIN ZOTERO_ITEM CSL_CITATION {"citationID":"qIaGrAs9","properties":{"formattedCitation":"(Myers 2018; Sheriff {\\i{}et al.} 2015)","plainCitation":"(Myers 2018; Sheriff et al. 2015)","noteIndex":0},"citationItems":[{"id":87,"uris":["http://zotero.org/users/9972654/items/UCSMJSVS"],"itemData":{"id":87,"type":"article-journal","abstract":"Population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H."}],"issued":{"date-parts":[["2018",3,28]]}}},{"id":187,"uris":["http://zotero.org/users/9972654/items/2ST55R4V"],"itemData":{"id":187,"type":"article-journal","abstract":"The risk of predation can cause strong antipredator behaviors and marked stressinduced changes in physiology. In mothers, predator-induced stress can reduce reproductive ﬁtness and alter offspring phenotypes. Acting via these generational, maternal stress effects, predation risk may continue to inﬂuence the demography of prey populations even when the predators are no longer present. The 10-year snowshoe hare cycle is the classic top-down predator-driven example in nature and is caused both by direct mortality and by indirect risk effects. During the decline phase, virtually, all hares die because they are killed and simultaneously hares exhibit pronounced stress effects caused by high predation risk. However, the rapidity of the decline phase varies among cycles. When the decline is extremely rapid, we expect that the risk experienced by hares is much greater than when the decline is prolonged. The enigma of these cycles is the low phase following the decline, when there is little or no population growth in spite of the absence of predators and ample food. Previously, we have shown that predator-induced maternal stress decreases reproduction and compromises the offspring stress axis. Here, we examine how the severity of predation risk during six separate population declines is related to the length of the subsequent low phase. We show that the more severe the decline, as indicated by the greater rate of loss of hares, the longer the subsequent low phase. These results support the hypothesis that the greater the degree of risk, the longer the generational impact on population demography (the longer the low phase of the hare population). Our ﬁndings have broad applicability to conservation and management efforts; even when a stressor (predator, human disturbance) is removed or when exposure may be short term (drought, ﬁre or translocation), the signature of the stressor may be evident over several future generations.","container-title":"Journal of Zoology","DOI":"10.1111/jzo.12249","ISSN":"0952-8369, 1469-7998","issue":"4","journalAbbreviation":"J Zool","language":"en","page":"305-310","source":"DOI.org (Crossref)","title":"Predator‐induced maternal stress and population demography in snowshoe hares: the more severe the risk, the longer the generational effect","title-short":"Predator‐induced maternal stress and population demography in snowshoe hares","volume":"296","author":[{"family":"Sheriff","given":"M. J."},{"family":"McMahon","given":"E. K."},{"family":"Krebs","given":"C. J."},{"family":"Boonstra","given":"R."}],"issued":{"date-parts":[["2015",8]]}}}],"schema":"https://github.com/citation-style-language/schema/raw/master/csl-citation.json"} </w:delInstrText>
        </w:r>
        <w:r w:rsidR="00C45E2A" w:rsidDel="00741B94">
          <w:rPr>
            <w:rFonts w:ascii="Times New Roman" w:eastAsia="Times New Roman" w:hAnsi="Times New Roman" w:cs="Times New Roman"/>
            <w:sz w:val="24"/>
            <w:szCs w:val="24"/>
          </w:rPr>
          <w:fldChar w:fldCharType="separate"/>
        </w:r>
        <w:r w:rsidR="00C45E2A" w:rsidRPr="00392F3A" w:rsidDel="00741B94">
          <w:rPr>
            <w:rFonts w:ascii="Times New Roman" w:hAnsi="Times New Roman" w:cs="Times New Roman"/>
            <w:sz w:val="24"/>
          </w:rPr>
          <w:delText xml:space="preserve">(Myers 2018; Sheriff </w:delText>
        </w:r>
        <w:r w:rsidR="00C45E2A" w:rsidRPr="00392F3A" w:rsidDel="00741B94">
          <w:rPr>
            <w:rFonts w:ascii="Times New Roman" w:hAnsi="Times New Roman" w:cs="Times New Roman"/>
            <w:i/>
            <w:iCs/>
            <w:sz w:val="24"/>
          </w:rPr>
          <w:delText>et al.</w:delText>
        </w:r>
        <w:r w:rsidR="00C45E2A" w:rsidRPr="00392F3A" w:rsidDel="00741B94">
          <w:rPr>
            <w:rFonts w:ascii="Times New Roman" w:hAnsi="Times New Roman" w:cs="Times New Roman"/>
            <w:sz w:val="24"/>
          </w:rPr>
          <w:delText xml:space="preserve"> 2015)</w:delText>
        </w:r>
        <w:r w:rsidR="00C45E2A" w:rsidDel="00741B94">
          <w:rPr>
            <w:rFonts w:ascii="Times New Roman" w:eastAsia="Times New Roman" w:hAnsi="Times New Roman" w:cs="Times New Roman"/>
            <w:sz w:val="24"/>
            <w:szCs w:val="24"/>
          </w:rPr>
          <w:fldChar w:fldCharType="end"/>
        </w:r>
        <w:r w:rsidR="00C45E2A" w:rsidRPr="00605F58" w:rsidDel="00741B94">
          <w:rPr>
            <w:rFonts w:ascii="Times New Roman" w:eastAsia="Times New Roman" w:hAnsi="Times New Roman" w:cs="Times New Roman"/>
            <w:sz w:val="24"/>
            <w:szCs w:val="24"/>
          </w:rPr>
          <w:delText>.  For example</w:delText>
        </w:r>
        <w:r w:rsidR="00C45E2A" w:rsidDel="00741B94">
          <w:rPr>
            <w:rFonts w:ascii="Times New Roman" w:eastAsia="Times New Roman" w:hAnsi="Times New Roman" w:cs="Times New Roman"/>
            <w:sz w:val="24"/>
            <w:szCs w:val="24"/>
          </w:rPr>
          <w:delText>,</w:delText>
        </w:r>
        <w:r w:rsidR="00C45E2A" w:rsidRPr="00605F58" w:rsidDel="00741B94">
          <w:rPr>
            <w:rFonts w:ascii="Times New Roman" w:eastAsia="Times New Roman" w:hAnsi="Times New Roman" w:cs="Times New Roman"/>
            <w:sz w:val="24"/>
            <w:szCs w:val="24"/>
          </w:rPr>
          <w:delText xml:space="preserve"> in the classic lynx-snowshoe hare system of cyclic populations, snowshoe hare populations were identified to remain at population lows even after lynx populations reached their lows in the cycle.  During this lag between population lows to population increase, lynx were found to have non-consumptive effects on reproduction of snowshoe hare (i.e., chronic stress from predator avoidance) which limited births from 4 to 2 young per litter </w:delText>
        </w:r>
        <w:r w:rsidR="00C45E2A" w:rsidDel="00741B94">
          <w:rPr>
            <w:rFonts w:ascii="Times New Roman" w:eastAsia="Times New Roman" w:hAnsi="Times New Roman" w:cs="Times New Roman"/>
            <w:sz w:val="24"/>
            <w:szCs w:val="24"/>
          </w:rPr>
          <w:fldChar w:fldCharType="begin"/>
        </w:r>
        <w:r w:rsidR="00C45E2A" w:rsidDel="00741B94">
          <w:rPr>
            <w:rFonts w:ascii="Times New Roman" w:eastAsia="Times New Roman" w:hAnsi="Times New Roman" w:cs="Times New Roman"/>
            <w:sz w:val="24"/>
            <w:szCs w:val="24"/>
          </w:rPr>
          <w:delInstrText xml:space="preserve"> ADDIN ZOTERO_ITEM CSL_CITATION {"citationID":"C8QUv0G5","properties":{"formattedCitation":"(Sheriff {\\i{}et al.} 2015)","plainCitation":"(Sheriff et al. 2015)","noteIndex":0},"citationItems":[{"id":187,"uris":["http://zotero.org/users/9972654/items/2ST55R4V"],"itemData":{"id":187,"type":"article-journal","abstract":"The risk of predation can cause strong antipredator behaviors and marked stressinduced changes in physiology. In mothers, predator-induced stress can reduce reproductive ﬁtness and alter offspring phenotypes. Acting via these generational, maternal stress effects, predation risk may continue to inﬂuence the demography of prey populations even when the predators are no longer present. The 10-year snowshoe hare cycle is the classic top-down predator-driven example in nature and is caused both by direct mortality and by indirect risk effects. During the decline phase, virtually, all hares die because they are killed and simultaneously hares exhibit pronounced stress effects caused by high predation risk. However, the rapidity of the decline phase varies among cycles. When the decline is extremely rapid, we expect that the risk experienced by hares is much greater than when the decline is prolonged. The enigma of these cycles is the low phase following the decline, when there is little or no population growth in spite of the absence of predators and ample food. Previously, we have shown that predator-induced maternal stress decreases reproduction and compromises the offspring stress axis. Here, we examine how the severity of predation risk during six separate population declines is related to the length of the subsequent low phase. We show that the more severe the decline, as indicated by the greater rate of loss of hares, the longer the subsequent low phase. These results support the hypothesis that the greater the degree of risk, the longer the generational impact on population demography (the longer the low phase of the hare population). Our ﬁndings have broad applicability to conservation and management efforts; even when a stressor (predator, human disturbance) is removed or when exposure may be short term (drought, ﬁre or translocation), the signature of the stressor may be evident over several future generations.","container-title":"Journal of Zoology","DOI":"10.1111/jzo.12249","ISSN":"0952-8369, 1469-7998","issue":"4","journalAbbreviation":"J Zool","language":"en","page":"305-310","source":"DOI.org (Crossref)","title":"Predator‐induced maternal stress and population demography in snowshoe hares: the more severe the risk, the longer the generational effect","title-short":"Predator‐induced maternal stress and population demography in snowshoe hares","volume":"296","author":[{"family":"Sheriff","given":"M. J."},{"family":"McMahon","given":"E. K."},{"family":"Krebs","given":"C. J."},{"family":"Boonstra","given":"R."}],"issued":{"date-parts":[["2015",8]]}}}],"schema":"https://github.com/citation-style-language/schema/raw/master/csl-citation.json"} </w:delInstrText>
        </w:r>
        <w:r w:rsidR="00C45E2A" w:rsidDel="00741B94">
          <w:rPr>
            <w:rFonts w:ascii="Times New Roman" w:eastAsia="Times New Roman" w:hAnsi="Times New Roman" w:cs="Times New Roman"/>
            <w:sz w:val="24"/>
            <w:szCs w:val="24"/>
          </w:rPr>
          <w:fldChar w:fldCharType="separate"/>
        </w:r>
        <w:r w:rsidR="00C45E2A" w:rsidRPr="00392F3A" w:rsidDel="00741B94">
          <w:rPr>
            <w:rFonts w:ascii="Times New Roman" w:hAnsi="Times New Roman" w:cs="Times New Roman"/>
            <w:sz w:val="24"/>
          </w:rPr>
          <w:delText xml:space="preserve">(Sheriff </w:delText>
        </w:r>
        <w:r w:rsidR="00C45E2A" w:rsidRPr="00392F3A" w:rsidDel="00741B94">
          <w:rPr>
            <w:rFonts w:ascii="Times New Roman" w:hAnsi="Times New Roman" w:cs="Times New Roman"/>
            <w:i/>
            <w:iCs/>
            <w:sz w:val="24"/>
          </w:rPr>
          <w:delText>et al.</w:delText>
        </w:r>
        <w:r w:rsidR="00C45E2A" w:rsidRPr="00392F3A" w:rsidDel="00741B94">
          <w:rPr>
            <w:rFonts w:ascii="Times New Roman" w:hAnsi="Times New Roman" w:cs="Times New Roman"/>
            <w:sz w:val="24"/>
          </w:rPr>
          <w:delText xml:space="preserve"> 2015)</w:delText>
        </w:r>
        <w:r w:rsidR="00C45E2A" w:rsidDel="00741B94">
          <w:rPr>
            <w:rFonts w:ascii="Times New Roman" w:eastAsia="Times New Roman" w:hAnsi="Times New Roman" w:cs="Times New Roman"/>
            <w:sz w:val="24"/>
            <w:szCs w:val="24"/>
          </w:rPr>
          <w:fldChar w:fldCharType="end"/>
        </w:r>
        <w:r w:rsidR="00C45E2A" w:rsidRPr="00605F58" w:rsidDel="00741B94">
          <w:rPr>
            <w:rFonts w:ascii="Times New Roman" w:eastAsia="Times New Roman" w:hAnsi="Times New Roman" w:cs="Times New Roman"/>
            <w:sz w:val="24"/>
            <w:szCs w:val="24"/>
          </w:rPr>
          <w:delText xml:space="preserve">.  These stress effects continued until a generation after the lynx population decline and corresponded to the lag between the population low and the population increase phase in the cycle. </w:delText>
        </w:r>
        <w:r w:rsidR="00C45E2A" w:rsidDel="00741B94">
          <w:rPr>
            <w:rFonts w:ascii="Times New Roman" w:eastAsia="Times New Roman" w:hAnsi="Times New Roman" w:cs="Times New Roman"/>
            <w:sz w:val="24"/>
            <w:szCs w:val="24"/>
          </w:rPr>
          <w:delText>Thus, quantitative description of patterns is a necessary first step in linking patterns to the causal mechanisms.</w:delText>
        </w:r>
        <w:r w:rsidR="004A4CB9" w:rsidDel="00741B94">
          <w:rPr>
            <w:rFonts w:ascii="Times New Roman" w:eastAsia="Times New Roman" w:hAnsi="Times New Roman" w:cs="Times New Roman"/>
            <w:sz w:val="24"/>
            <w:szCs w:val="24"/>
          </w:rPr>
          <w:delText xml:space="preserve"> Quantitative pattern description</w:delText>
        </w:r>
        <w:r w:rsidR="00C12F6C" w:rsidDel="00741B94">
          <w:rPr>
            <w:rFonts w:ascii="Times New Roman" w:eastAsia="Times New Roman" w:hAnsi="Times New Roman" w:cs="Times New Roman"/>
            <w:sz w:val="24"/>
            <w:szCs w:val="24"/>
          </w:rPr>
          <w:delText>s have</w:delText>
        </w:r>
        <w:r w:rsidR="004A4CB9" w:rsidDel="00741B94">
          <w:rPr>
            <w:rFonts w:ascii="Times New Roman" w:eastAsia="Times New Roman" w:hAnsi="Times New Roman" w:cs="Times New Roman"/>
            <w:sz w:val="24"/>
            <w:szCs w:val="24"/>
          </w:rPr>
          <w:delText xml:space="preserve"> not been attempted for</w:delText>
        </w:r>
        <w:r w:rsidR="004A4CB9" w:rsidRPr="00605F58" w:rsidDel="00741B94">
          <w:rPr>
            <w:rFonts w:ascii="Times New Roman" w:eastAsia="Times New Roman" w:hAnsi="Times New Roman" w:cs="Times New Roman"/>
            <w:sz w:val="24"/>
            <w:szCs w:val="24"/>
          </w:rPr>
          <w:delText xml:space="preserve"> </w:delText>
        </w:r>
        <w:r w:rsidR="00B676A2" w:rsidDel="00741B94">
          <w:rPr>
            <w:rFonts w:ascii="Times New Roman" w:eastAsia="Times New Roman" w:hAnsi="Times New Roman" w:cs="Times New Roman"/>
            <w:sz w:val="24"/>
            <w:szCs w:val="24"/>
          </w:rPr>
          <w:delText xml:space="preserve">boom-busts in </w:delText>
        </w:r>
        <w:r w:rsidR="00C12F6C" w:rsidDel="00741B94">
          <w:rPr>
            <w:rFonts w:ascii="Times New Roman" w:eastAsia="Times New Roman" w:hAnsi="Times New Roman" w:cs="Times New Roman"/>
            <w:sz w:val="24"/>
            <w:szCs w:val="24"/>
          </w:rPr>
          <w:delText>invasion</w:delText>
        </w:r>
        <w:r w:rsidR="00B676A2" w:rsidDel="00741B94">
          <w:rPr>
            <w:rFonts w:ascii="Times New Roman" w:eastAsia="Times New Roman" w:hAnsi="Times New Roman" w:cs="Times New Roman"/>
            <w:sz w:val="24"/>
            <w:szCs w:val="24"/>
          </w:rPr>
          <w:delText>s</w:delText>
        </w:r>
        <w:r w:rsidR="00C12F6C" w:rsidDel="00741B94">
          <w:rPr>
            <w:rFonts w:ascii="Times New Roman" w:eastAsia="Times New Roman" w:hAnsi="Times New Roman" w:cs="Times New Roman"/>
            <w:sz w:val="24"/>
            <w:szCs w:val="24"/>
          </w:rPr>
          <w:delText>.</w:delText>
        </w:r>
        <w:commentRangeEnd w:id="287"/>
        <w:r w:rsidR="00180EC4" w:rsidRPr="00605F58" w:rsidDel="00741B94">
          <w:rPr>
            <w:rStyle w:val="CommentReference"/>
            <w:rFonts w:ascii="Times New Roman" w:eastAsia="Times New Roman" w:hAnsi="Times New Roman" w:cs="Times New Roman"/>
            <w:sz w:val="24"/>
            <w:szCs w:val="24"/>
          </w:rPr>
          <w:commentReference w:id="287"/>
        </w:r>
      </w:del>
    </w:p>
    <w:p w14:paraId="1843FC48" w14:textId="3CC4B85F" w:rsidR="00B83CD1" w:rsidRDefault="005064CC" w:rsidP="00605F58">
      <w:pPr>
        <w:spacing w:line="480" w:lineRule="auto"/>
        <w:ind w:firstLine="720"/>
        <w:rPr>
          <w:rFonts w:ascii="Times New Roman" w:eastAsia="Times New Roman" w:hAnsi="Times New Roman" w:cs="Times New Roman"/>
          <w:sz w:val="24"/>
          <w:szCs w:val="24"/>
        </w:rPr>
      </w:pPr>
      <w:del w:id="290" w:author="Nathan Dorn" w:date="2026-02-19T10:32:00Z" w16du:dateUtc="2026-02-19T15:32:00Z">
        <w:r w:rsidRPr="00605F58" w:rsidDel="00CB6F81">
          <w:rPr>
            <w:rFonts w:ascii="Times New Roman" w:eastAsia="Times New Roman" w:hAnsi="Times New Roman" w:cs="Times New Roman"/>
            <w:sz w:val="24"/>
            <w:szCs w:val="24"/>
          </w:rPr>
          <w:delText xml:space="preserve">During </w:delText>
        </w:r>
        <w:r w:rsidR="00C12F6C" w:rsidDel="00CB6F81">
          <w:rPr>
            <w:rFonts w:ascii="Times New Roman" w:eastAsia="Times New Roman" w:hAnsi="Times New Roman" w:cs="Times New Roman"/>
            <w:sz w:val="24"/>
            <w:szCs w:val="24"/>
          </w:rPr>
          <w:delText>a</w:delText>
        </w:r>
        <w:r w:rsidR="00C12F6C" w:rsidRPr="00605F58" w:rsidDel="00CB6F81">
          <w:rPr>
            <w:rFonts w:ascii="Times New Roman" w:eastAsia="Times New Roman" w:hAnsi="Times New Roman" w:cs="Times New Roman"/>
            <w:sz w:val="24"/>
            <w:szCs w:val="24"/>
          </w:rPr>
          <w:delText xml:space="preserve"> </w:delText>
        </w:r>
        <w:r w:rsidRPr="00605F58" w:rsidDel="00CB6F81">
          <w:rPr>
            <w:rFonts w:ascii="Times New Roman" w:eastAsia="Times New Roman" w:hAnsi="Times New Roman" w:cs="Times New Roman"/>
            <w:sz w:val="24"/>
            <w:szCs w:val="24"/>
          </w:rPr>
          <w:delText xml:space="preserve">first attempt at standardizing terminology </w:delText>
        </w:r>
      </w:del>
      <w:r w:rsidRPr="001E6D42">
        <w:rPr>
          <w:rFonts w:ascii="Times New Roman" w:eastAsia="Times New Roman" w:hAnsi="Times New Roman" w:cs="Times New Roman"/>
          <w:sz w:val="24"/>
          <w:szCs w:val="24"/>
        </w:rPr>
        <w:t xml:space="preserve">Strayer </w:t>
      </w:r>
      <w:r w:rsidRPr="001E6D42">
        <w:rPr>
          <w:rFonts w:ascii="Times New Roman" w:eastAsia="Times New Roman" w:hAnsi="Times New Roman" w:cs="Times New Roman"/>
          <w:i/>
          <w:sz w:val="24"/>
          <w:szCs w:val="24"/>
        </w:rPr>
        <w:t>et al.</w:t>
      </w:r>
      <w:r w:rsidRPr="001E6D42">
        <w:rPr>
          <w:rFonts w:ascii="Times New Roman" w:eastAsia="Times New Roman" w:hAnsi="Times New Roman" w:cs="Times New Roman"/>
          <w:sz w:val="24"/>
          <w:szCs w:val="24"/>
        </w:rPr>
        <w:t xml:space="preserve"> (2017) </w:t>
      </w:r>
      <w:r w:rsidRPr="00B51343">
        <w:rPr>
          <w:rFonts w:ascii="Times New Roman" w:eastAsia="Times New Roman" w:hAnsi="Times New Roman" w:cs="Times New Roman"/>
          <w:i/>
          <w:iCs/>
          <w:sz w:val="24"/>
          <w:szCs w:val="24"/>
        </w:rPr>
        <w:t>qualitatively</w:t>
      </w:r>
      <w:r w:rsidRPr="001E6D42">
        <w:rPr>
          <w:rFonts w:ascii="Times New Roman" w:eastAsia="Times New Roman" w:hAnsi="Times New Roman" w:cs="Times New Roman"/>
          <w:sz w:val="24"/>
          <w:szCs w:val="24"/>
        </w:rPr>
        <w:t xml:space="preserve"> defined a boom-bust as </w:t>
      </w:r>
      <w:r w:rsidR="007F4C16">
        <w:rPr>
          <w:rFonts w:ascii="Times New Roman" w:eastAsia="Times New Roman" w:hAnsi="Times New Roman" w:cs="Times New Roman"/>
          <w:sz w:val="24"/>
          <w:szCs w:val="24"/>
        </w:rPr>
        <w:t>“</w:t>
      </w:r>
      <w:r w:rsidRPr="001E6D42">
        <w:rPr>
          <w:rFonts w:ascii="Times New Roman" w:eastAsia="Times New Roman" w:hAnsi="Times New Roman" w:cs="Times New Roman"/>
          <w:sz w:val="24"/>
          <w:szCs w:val="24"/>
        </w:rPr>
        <w:t>a rapid, large increase in a population metric (e.g., population size or range size), followed by a rapid, large and sustained decline</w:t>
      </w:r>
      <w:r w:rsidR="006D3A78">
        <w:rPr>
          <w:rFonts w:ascii="Times New Roman" w:eastAsia="Times New Roman" w:hAnsi="Times New Roman" w:cs="Times New Roman"/>
          <w:sz w:val="24"/>
          <w:szCs w:val="24"/>
        </w:rPr>
        <w:t>.</w:t>
      </w:r>
      <w:r w:rsidR="007F4C16">
        <w:rPr>
          <w:rFonts w:ascii="Times New Roman" w:eastAsia="Times New Roman" w:hAnsi="Times New Roman" w:cs="Times New Roman"/>
          <w:sz w:val="24"/>
          <w:szCs w:val="24"/>
        </w:rPr>
        <w:t>”</w:t>
      </w:r>
      <w:r w:rsidR="006D3A78">
        <w:rPr>
          <w:rFonts w:ascii="Times New Roman" w:eastAsia="Times New Roman" w:hAnsi="Times New Roman" w:cs="Times New Roman"/>
          <w:sz w:val="24"/>
          <w:szCs w:val="24"/>
        </w:rPr>
        <w:t xml:space="preserve"> The authors </w:t>
      </w:r>
      <w:r w:rsidR="007F4C16">
        <w:rPr>
          <w:rFonts w:ascii="Times New Roman" w:eastAsia="Times New Roman" w:hAnsi="Times New Roman" w:cs="Times New Roman"/>
          <w:sz w:val="24"/>
          <w:szCs w:val="24"/>
        </w:rPr>
        <w:t>provided</w:t>
      </w:r>
      <w:r w:rsidRPr="00605F58">
        <w:rPr>
          <w:rFonts w:ascii="Times New Roman" w:eastAsia="Times New Roman" w:hAnsi="Times New Roman" w:cs="Times New Roman"/>
          <w:sz w:val="24"/>
          <w:szCs w:val="24"/>
        </w:rPr>
        <w:t xml:space="preserve"> four </w:t>
      </w:r>
      <w:commentRangeStart w:id="291"/>
      <w:r w:rsidRPr="00605F58">
        <w:rPr>
          <w:rFonts w:ascii="Times New Roman" w:eastAsia="Times New Roman" w:hAnsi="Times New Roman" w:cs="Times New Roman"/>
          <w:sz w:val="24"/>
          <w:szCs w:val="24"/>
        </w:rPr>
        <w:t xml:space="preserve">potential </w:t>
      </w:r>
      <w:r w:rsidR="00A6439D">
        <w:rPr>
          <w:rFonts w:ascii="Times New Roman" w:eastAsia="Times New Roman" w:hAnsi="Times New Roman" w:cs="Times New Roman"/>
          <w:sz w:val="24"/>
          <w:szCs w:val="24"/>
        </w:rPr>
        <w:t>challenges</w:t>
      </w:r>
      <w:commentRangeEnd w:id="291"/>
      <w:r w:rsidR="005061FA" w:rsidRPr="00605F58">
        <w:rPr>
          <w:rStyle w:val="CommentReference"/>
          <w:rFonts w:ascii="Times New Roman" w:eastAsia="Times New Roman" w:hAnsi="Times New Roman" w:cs="Times New Roman"/>
          <w:sz w:val="24"/>
          <w:szCs w:val="24"/>
        </w:rPr>
        <w:commentReference w:id="291"/>
      </w:r>
      <w:r w:rsidR="00A6439D" w:rsidRPr="00605F58">
        <w:rPr>
          <w:rFonts w:ascii="Times New Roman" w:eastAsia="Times New Roman" w:hAnsi="Times New Roman" w:cs="Times New Roman"/>
          <w:sz w:val="24"/>
          <w:szCs w:val="24"/>
        </w:rPr>
        <w:t xml:space="preserve"> </w:t>
      </w:r>
      <w:r w:rsidR="00A6439D">
        <w:rPr>
          <w:rFonts w:ascii="Times New Roman" w:eastAsia="Times New Roman" w:hAnsi="Times New Roman" w:cs="Times New Roman"/>
          <w:sz w:val="24"/>
          <w:szCs w:val="24"/>
        </w:rPr>
        <w:t>to</w:t>
      </w:r>
      <w:r w:rsidRPr="00605F58">
        <w:rPr>
          <w:rFonts w:ascii="Times New Roman" w:eastAsia="Times New Roman" w:hAnsi="Times New Roman" w:cs="Times New Roman"/>
          <w:sz w:val="24"/>
          <w:szCs w:val="24"/>
        </w:rPr>
        <w:t xml:space="preserve"> adopting a </w:t>
      </w:r>
      <w:r w:rsidRPr="008A0AE3">
        <w:rPr>
          <w:rFonts w:ascii="Times New Roman" w:eastAsia="Times New Roman" w:hAnsi="Times New Roman" w:cs="Times New Roman"/>
          <w:i/>
          <w:iCs/>
          <w:sz w:val="24"/>
          <w:szCs w:val="24"/>
        </w:rPr>
        <w:t>quantitative</w:t>
      </w:r>
      <w:r w:rsidRPr="00605F58">
        <w:rPr>
          <w:rFonts w:ascii="Times New Roman" w:eastAsia="Times New Roman" w:hAnsi="Times New Roman" w:cs="Times New Roman"/>
          <w:sz w:val="24"/>
          <w:szCs w:val="24"/>
        </w:rPr>
        <w:t xml:space="preserve"> definition of boom-bust</w:t>
      </w:r>
      <w:r w:rsidR="002D5058">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in invasions</w:t>
      </w:r>
      <w:r w:rsidR="00C3076D">
        <w:rPr>
          <w:rFonts w:ascii="Times New Roman" w:eastAsia="Times New Roman" w:hAnsi="Times New Roman" w:cs="Times New Roman"/>
          <w:sz w:val="24"/>
          <w:szCs w:val="24"/>
        </w:rPr>
        <w:t xml:space="preserve"> </w:t>
      </w:r>
      <w:r w:rsidR="00C3076D">
        <w:rPr>
          <w:rFonts w:ascii="Times New Roman" w:eastAsia="Times New Roman" w:hAnsi="Times New Roman" w:cs="Times New Roman"/>
          <w:sz w:val="24"/>
          <w:szCs w:val="24"/>
        </w:rPr>
        <w:fldChar w:fldCharType="begin"/>
      </w:r>
      <w:r w:rsidR="00C3076D">
        <w:rPr>
          <w:rFonts w:ascii="Times New Roman" w:eastAsia="Times New Roman" w:hAnsi="Times New Roman" w:cs="Times New Roman"/>
          <w:sz w:val="24"/>
          <w:szCs w:val="24"/>
        </w:rPr>
        <w:instrText xml:space="preserve"> ADDIN ZOTERO_ITEM CSL_CITATION {"citationID":"ROURq2zN","properties":{"formattedCitation":"(Strayer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C3076D">
        <w:rPr>
          <w:rFonts w:ascii="Times New Roman" w:eastAsia="Times New Roman" w:hAnsi="Times New Roman" w:cs="Times New Roman"/>
          <w:sz w:val="24"/>
          <w:szCs w:val="24"/>
        </w:rPr>
        <w:fldChar w:fldCharType="separate"/>
      </w:r>
      <w:r w:rsidR="00C3076D" w:rsidRPr="00C3076D">
        <w:rPr>
          <w:rFonts w:ascii="Times New Roman" w:hAnsi="Times New Roman" w:cs="Times New Roman"/>
          <w:sz w:val="24"/>
        </w:rPr>
        <w:t xml:space="preserve">(Strayer </w:t>
      </w:r>
      <w:r w:rsidR="00C3076D" w:rsidRPr="00C3076D">
        <w:rPr>
          <w:rFonts w:ascii="Times New Roman" w:hAnsi="Times New Roman" w:cs="Times New Roman"/>
          <w:i/>
          <w:iCs/>
          <w:sz w:val="24"/>
        </w:rPr>
        <w:t>et al.</w:t>
      </w:r>
      <w:r w:rsidR="00C3076D" w:rsidRPr="00C3076D">
        <w:rPr>
          <w:rFonts w:ascii="Times New Roman" w:hAnsi="Times New Roman" w:cs="Times New Roman"/>
          <w:sz w:val="24"/>
        </w:rPr>
        <w:t xml:space="preserve"> 2017)</w:t>
      </w:r>
      <w:r w:rsidR="00C3076D">
        <w:rPr>
          <w:rFonts w:ascii="Times New Roman" w:eastAsia="Times New Roman" w:hAnsi="Times New Roman" w:cs="Times New Roman"/>
          <w:sz w:val="24"/>
          <w:szCs w:val="24"/>
        </w:rPr>
        <w:fldChar w:fldCharType="end"/>
      </w:r>
      <w:del w:id="292" w:author="Nathan Dorn" w:date="2026-02-19T10:34:00Z" w16du:dateUtc="2026-02-19T15:34:00Z">
        <w:r w:rsidRPr="00605F58" w:rsidDel="005061FA">
          <w:rPr>
            <w:rFonts w:ascii="Times New Roman" w:eastAsia="Times New Roman" w:hAnsi="Times New Roman" w:cs="Times New Roman"/>
            <w:sz w:val="24"/>
            <w:szCs w:val="24"/>
          </w:rPr>
          <w:delText xml:space="preserve">. </w:delText>
        </w:r>
        <w:commentRangeStart w:id="293"/>
        <w:r w:rsidR="00870110" w:rsidRPr="00605F58" w:rsidDel="005061FA">
          <w:rPr>
            <w:rFonts w:ascii="Times New Roman" w:eastAsia="Times New Roman" w:hAnsi="Times New Roman" w:cs="Times New Roman"/>
            <w:sz w:val="24"/>
            <w:szCs w:val="24"/>
          </w:rPr>
          <w:delText>These</w:delText>
        </w:r>
        <w:r w:rsidRPr="00605F58" w:rsidDel="005061FA">
          <w:rPr>
            <w:rFonts w:ascii="Times New Roman" w:eastAsia="Times New Roman" w:hAnsi="Times New Roman" w:cs="Times New Roman"/>
            <w:sz w:val="24"/>
            <w:szCs w:val="24"/>
          </w:rPr>
          <w:delText xml:space="preserve"> problems were:</w:delText>
        </w:r>
      </w:del>
      <w:ins w:id="294" w:author="Nathan Dorn" w:date="2026-02-19T10:34:00Z" w16du:dateUtc="2026-02-19T15:34:00Z">
        <w:r w:rsidR="005061FA">
          <w:rPr>
            <w:rFonts w:ascii="Times New Roman" w:eastAsia="Times New Roman" w:hAnsi="Times New Roman" w:cs="Times New Roman"/>
            <w:sz w:val="24"/>
            <w:szCs w:val="24"/>
          </w:rPr>
          <w:t>;</w:t>
        </w:r>
      </w:ins>
      <w:r w:rsidRPr="00605F58">
        <w:rPr>
          <w:rFonts w:ascii="Times New Roman" w:eastAsia="Times New Roman" w:hAnsi="Times New Roman" w:cs="Times New Roman"/>
          <w:sz w:val="24"/>
          <w:szCs w:val="24"/>
        </w:rPr>
        <w:t xml:space="preserve"> 1) past </w:t>
      </w:r>
      <w:commentRangeStart w:id="295"/>
      <w:r w:rsidRPr="00605F58">
        <w:rPr>
          <w:rFonts w:ascii="Times New Roman" w:eastAsia="Times New Roman" w:hAnsi="Times New Roman" w:cs="Times New Roman"/>
          <w:sz w:val="24"/>
          <w:szCs w:val="24"/>
        </w:rPr>
        <w:t>practices</w:t>
      </w:r>
      <w:commentRangeEnd w:id="295"/>
      <w:r w:rsidR="00CF436C" w:rsidRPr="00605F58">
        <w:rPr>
          <w:rStyle w:val="CommentReference"/>
          <w:rFonts w:ascii="Times New Roman" w:eastAsia="Times New Roman" w:hAnsi="Times New Roman" w:cs="Times New Roman"/>
          <w:sz w:val="24"/>
          <w:szCs w:val="24"/>
        </w:rPr>
        <w:commentReference w:id="295"/>
      </w:r>
      <w:r w:rsidRPr="00605F58">
        <w:rPr>
          <w:rFonts w:ascii="Times New Roman" w:eastAsia="Times New Roman" w:hAnsi="Times New Roman" w:cs="Times New Roman"/>
          <w:sz w:val="24"/>
          <w:szCs w:val="24"/>
        </w:rPr>
        <w:t xml:space="preserve"> have not provided clear precedents in numerical criteria, 2) different species have different response times (i.e., different generation times), 3) the ability to detect boom-bust</w:t>
      </w:r>
      <w:r w:rsidR="002D5058">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depends strongly on the characteristics of the data set, and 4) the amount of change that is “important” or “dramatic” across systems varies</w:t>
      </w:r>
      <w:r w:rsidR="00C3076D">
        <w:rPr>
          <w:rFonts w:ascii="Times New Roman" w:eastAsia="Times New Roman" w:hAnsi="Times New Roman" w:cs="Times New Roman"/>
          <w:sz w:val="24"/>
          <w:szCs w:val="24"/>
        </w:rPr>
        <w:t xml:space="preserve"> </w:t>
      </w:r>
      <w:r w:rsidR="00C3076D">
        <w:rPr>
          <w:rFonts w:ascii="Times New Roman" w:eastAsia="Times New Roman" w:hAnsi="Times New Roman" w:cs="Times New Roman"/>
          <w:sz w:val="24"/>
          <w:szCs w:val="24"/>
        </w:rPr>
        <w:fldChar w:fldCharType="begin"/>
      </w:r>
      <w:r w:rsidR="00C3076D">
        <w:rPr>
          <w:rFonts w:ascii="Times New Roman" w:eastAsia="Times New Roman" w:hAnsi="Times New Roman" w:cs="Times New Roman"/>
          <w:sz w:val="24"/>
          <w:szCs w:val="24"/>
        </w:rPr>
        <w:instrText xml:space="preserve"> ADDIN ZOTERO_ITEM CSL_CITATION {"citationID":"oLYMgsfB","properties":{"formattedCitation":"(Strayer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C3076D">
        <w:rPr>
          <w:rFonts w:ascii="Times New Roman" w:eastAsia="Times New Roman" w:hAnsi="Times New Roman" w:cs="Times New Roman"/>
          <w:sz w:val="24"/>
          <w:szCs w:val="24"/>
        </w:rPr>
        <w:fldChar w:fldCharType="separate"/>
      </w:r>
      <w:r w:rsidR="00C3076D" w:rsidRPr="00C3076D">
        <w:rPr>
          <w:rFonts w:ascii="Times New Roman" w:hAnsi="Times New Roman" w:cs="Times New Roman"/>
          <w:sz w:val="24"/>
        </w:rPr>
        <w:t xml:space="preserve">(Strayer </w:t>
      </w:r>
      <w:r w:rsidR="00C3076D" w:rsidRPr="00C3076D">
        <w:rPr>
          <w:rFonts w:ascii="Times New Roman" w:hAnsi="Times New Roman" w:cs="Times New Roman"/>
          <w:i/>
          <w:iCs/>
          <w:sz w:val="24"/>
        </w:rPr>
        <w:t>et al.</w:t>
      </w:r>
      <w:r w:rsidR="00C3076D" w:rsidRPr="00C3076D">
        <w:rPr>
          <w:rFonts w:ascii="Times New Roman" w:hAnsi="Times New Roman" w:cs="Times New Roman"/>
          <w:sz w:val="24"/>
        </w:rPr>
        <w:t xml:space="preserve"> 2017)</w:t>
      </w:r>
      <w:r w:rsidR="00C3076D">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ins w:id="296" w:author="Nathan Dorn" w:date="2026-02-19T10:43:00Z" w16du:dateUtc="2026-02-19T15:43:00Z">
        <w:r w:rsidR="00E6250F">
          <w:rPr>
            <w:rFonts w:ascii="Times New Roman" w:eastAsia="Times New Roman" w:hAnsi="Times New Roman" w:cs="Times New Roman"/>
            <w:sz w:val="24"/>
            <w:szCs w:val="24"/>
          </w:rPr>
          <w:t xml:space="preserve"> </w:t>
        </w:r>
      </w:ins>
      <w:del w:id="297" w:author="Nathan Dorn" w:date="2026-02-19T10:43:00Z" w16du:dateUtc="2026-02-19T15:43:00Z">
        <w:r w:rsidRPr="00605F58" w:rsidDel="00E6250F">
          <w:rPr>
            <w:rFonts w:ascii="Times New Roman" w:eastAsia="Times New Roman" w:hAnsi="Times New Roman" w:cs="Times New Roman"/>
            <w:sz w:val="24"/>
            <w:szCs w:val="24"/>
          </w:rPr>
          <w:delText xml:space="preserve"> </w:delText>
        </w:r>
      </w:del>
      <w:r w:rsidR="00F4151C">
        <w:rPr>
          <w:rFonts w:ascii="Times New Roman" w:eastAsia="Times New Roman" w:hAnsi="Times New Roman" w:cs="Times New Roman"/>
          <w:sz w:val="24"/>
          <w:szCs w:val="24"/>
        </w:rPr>
        <w:t>Nevertheless, r</w:t>
      </w:r>
      <w:r w:rsidR="00C43DC5">
        <w:rPr>
          <w:rFonts w:ascii="Times New Roman" w:eastAsia="Times New Roman" w:hAnsi="Times New Roman" w:cs="Times New Roman"/>
          <w:sz w:val="24"/>
          <w:szCs w:val="24"/>
        </w:rPr>
        <w:t xml:space="preserve">eexamination of </w:t>
      </w:r>
      <w:r w:rsidR="00F3727D">
        <w:rPr>
          <w:rFonts w:ascii="Times New Roman" w:eastAsia="Times New Roman" w:hAnsi="Times New Roman" w:cs="Times New Roman"/>
          <w:sz w:val="24"/>
          <w:szCs w:val="24"/>
        </w:rPr>
        <w:t xml:space="preserve">the data </w:t>
      </w:r>
      <w:r w:rsidR="001E60D0">
        <w:rPr>
          <w:rFonts w:ascii="Times New Roman" w:eastAsia="Times New Roman" w:hAnsi="Times New Roman" w:cs="Times New Roman"/>
          <w:sz w:val="24"/>
          <w:szCs w:val="24"/>
        </w:rPr>
        <w:t xml:space="preserve">of </w:t>
      </w:r>
      <w:r w:rsidR="00EE3D89">
        <w:rPr>
          <w:rFonts w:ascii="Times New Roman" w:eastAsia="Times New Roman" w:hAnsi="Times New Roman" w:cs="Times New Roman"/>
          <w:sz w:val="24"/>
          <w:szCs w:val="24"/>
        </w:rPr>
        <w:t>previously claim</w:t>
      </w:r>
      <w:ins w:id="298" w:author="Nathan Dorn" w:date="2026-02-19T10:40:00Z" w16du:dateUtc="2026-02-19T15:40:00Z">
        <w:r w:rsidR="006C63D0">
          <w:rPr>
            <w:rFonts w:ascii="Times New Roman" w:eastAsia="Times New Roman" w:hAnsi="Times New Roman" w:cs="Times New Roman"/>
            <w:sz w:val="24"/>
            <w:szCs w:val="24"/>
          </w:rPr>
          <w:t>ing</w:t>
        </w:r>
      </w:ins>
      <w:del w:id="299" w:author="Nathan Dorn" w:date="2026-02-19T10:40:00Z" w16du:dateUtc="2026-02-19T15:40:00Z">
        <w:r w:rsidR="00EE3D89" w:rsidDel="006C63D0">
          <w:rPr>
            <w:rFonts w:ascii="Times New Roman" w:eastAsia="Times New Roman" w:hAnsi="Times New Roman" w:cs="Times New Roman"/>
            <w:sz w:val="24"/>
            <w:szCs w:val="24"/>
          </w:rPr>
          <w:delText>ed</w:delText>
        </w:r>
      </w:del>
      <w:r w:rsidR="00EE3D89">
        <w:rPr>
          <w:rFonts w:ascii="Times New Roman" w:eastAsia="Times New Roman" w:hAnsi="Times New Roman" w:cs="Times New Roman"/>
          <w:sz w:val="24"/>
          <w:szCs w:val="24"/>
        </w:rPr>
        <w:t xml:space="preserve"> </w:t>
      </w:r>
      <w:r w:rsidR="00F3727D">
        <w:rPr>
          <w:rFonts w:ascii="Times New Roman" w:eastAsia="Times New Roman" w:hAnsi="Times New Roman" w:cs="Times New Roman"/>
          <w:sz w:val="24"/>
          <w:szCs w:val="24"/>
        </w:rPr>
        <w:t xml:space="preserve">boom-busts </w:t>
      </w:r>
      <w:r w:rsidR="00BE7D31">
        <w:rPr>
          <w:rFonts w:ascii="Times New Roman" w:eastAsia="Times New Roman" w:hAnsi="Times New Roman" w:cs="Times New Roman"/>
          <w:sz w:val="24"/>
          <w:szCs w:val="24"/>
        </w:rPr>
        <w:t>a</w:t>
      </w:r>
      <w:r w:rsidR="00890CE7">
        <w:rPr>
          <w:rFonts w:ascii="Times New Roman" w:eastAsia="Times New Roman" w:hAnsi="Times New Roman" w:cs="Times New Roman"/>
          <w:sz w:val="24"/>
          <w:szCs w:val="24"/>
        </w:rPr>
        <w:t xml:space="preserve">nd </w:t>
      </w:r>
      <w:r w:rsidR="00890CE7">
        <w:rPr>
          <w:rFonts w:ascii="Times New Roman" w:eastAsia="Times New Roman" w:hAnsi="Times New Roman" w:cs="Times New Roman"/>
          <w:sz w:val="24"/>
          <w:szCs w:val="24"/>
        </w:rPr>
        <w:lastRenderedPageBreak/>
        <w:t>reinterpreting them using a</w:t>
      </w:r>
      <w:r w:rsidR="00AE7466">
        <w:rPr>
          <w:rFonts w:ascii="Times New Roman" w:eastAsia="Times New Roman" w:hAnsi="Times New Roman" w:cs="Times New Roman"/>
          <w:sz w:val="24"/>
          <w:szCs w:val="24"/>
        </w:rPr>
        <w:t xml:space="preserve"> </w:t>
      </w:r>
      <w:r w:rsidR="00457065">
        <w:rPr>
          <w:rFonts w:ascii="Times New Roman" w:eastAsia="Times New Roman" w:hAnsi="Times New Roman" w:cs="Times New Roman"/>
          <w:sz w:val="24"/>
          <w:szCs w:val="24"/>
        </w:rPr>
        <w:t>quantitative</w:t>
      </w:r>
      <w:r w:rsidR="00AE7466">
        <w:rPr>
          <w:rFonts w:ascii="Times New Roman" w:eastAsia="Times New Roman" w:hAnsi="Times New Roman" w:cs="Times New Roman"/>
          <w:sz w:val="24"/>
          <w:szCs w:val="24"/>
        </w:rPr>
        <w:t xml:space="preserve"> definition</w:t>
      </w:r>
      <w:ins w:id="300" w:author="Nathan Dorn" w:date="2026-02-19T10:40:00Z" w16du:dateUtc="2026-02-19T15:40:00Z">
        <w:r w:rsidR="003A3452">
          <w:rPr>
            <w:rFonts w:ascii="Times New Roman" w:eastAsia="Times New Roman" w:hAnsi="Times New Roman" w:cs="Times New Roman"/>
            <w:sz w:val="24"/>
            <w:szCs w:val="24"/>
          </w:rPr>
          <w:t>, even a conservative definition,</w:t>
        </w:r>
        <w:r w:rsidR="006C63D0">
          <w:rPr>
            <w:rFonts w:ascii="Times New Roman" w:eastAsia="Times New Roman" w:hAnsi="Times New Roman" w:cs="Times New Roman"/>
            <w:sz w:val="24"/>
            <w:szCs w:val="24"/>
          </w:rPr>
          <w:t xml:space="preserve"> </w:t>
        </w:r>
      </w:ins>
      <w:del w:id="301" w:author="Nathan Dorn" w:date="2026-02-19T10:40:00Z" w16du:dateUtc="2026-02-19T15:40:00Z">
        <w:r w:rsidR="00AE7466" w:rsidDel="003A3452">
          <w:rPr>
            <w:rFonts w:ascii="Times New Roman" w:eastAsia="Times New Roman" w:hAnsi="Times New Roman" w:cs="Times New Roman"/>
            <w:sz w:val="24"/>
            <w:szCs w:val="24"/>
          </w:rPr>
          <w:delText xml:space="preserve"> </w:delText>
        </w:r>
      </w:del>
      <w:del w:id="302" w:author="Nathan Dorn" w:date="2026-02-19T10:39:00Z" w16du:dateUtc="2026-02-19T15:39:00Z">
        <w:r w:rsidR="009921E3" w:rsidDel="003A3452">
          <w:rPr>
            <w:rFonts w:ascii="Times New Roman" w:eastAsia="Times New Roman" w:hAnsi="Times New Roman" w:cs="Times New Roman"/>
            <w:sz w:val="24"/>
            <w:szCs w:val="24"/>
          </w:rPr>
          <w:delText xml:space="preserve">would </w:delText>
        </w:r>
      </w:del>
      <w:ins w:id="303" w:author="Nathan Dorn" w:date="2026-02-19T10:40:00Z" w16du:dateUtc="2026-02-19T15:40:00Z">
        <w:r w:rsidR="003A3452">
          <w:rPr>
            <w:rFonts w:ascii="Times New Roman" w:eastAsia="Times New Roman" w:hAnsi="Times New Roman" w:cs="Times New Roman"/>
            <w:sz w:val="24"/>
            <w:szCs w:val="24"/>
          </w:rPr>
          <w:t>w</w:t>
        </w:r>
      </w:ins>
      <w:ins w:id="304" w:author="Nathan Dorn" w:date="2026-02-19T10:39:00Z" w16du:dateUtc="2026-02-19T15:39:00Z">
        <w:r w:rsidR="003A3452">
          <w:rPr>
            <w:rFonts w:ascii="Times New Roman" w:eastAsia="Times New Roman" w:hAnsi="Times New Roman" w:cs="Times New Roman"/>
            <w:sz w:val="24"/>
            <w:szCs w:val="24"/>
          </w:rPr>
          <w:t xml:space="preserve">ould </w:t>
        </w:r>
      </w:ins>
      <w:ins w:id="305" w:author="Nathan Dorn" w:date="2026-02-19T10:40:00Z" w16du:dateUtc="2026-02-19T15:40:00Z">
        <w:r w:rsidR="006C63D0">
          <w:rPr>
            <w:rFonts w:ascii="Times New Roman" w:eastAsia="Times New Roman" w:hAnsi="Times New Roman" w:cs="Times New Roman"/>
            <w:sz w:val="24"/>
            <w:szCs w:val="24"/>
          </w:rPr>
          <w:t xml:space="preserve">provide quantification of the evidence, the best examples, </w:t>
        </w:r>
      </w:ins>
      <w:ins w:id="306" w:author="Nathan Dorn" w:date="2026-02-19T10:41:00Z" w16du:dateUtc="2026-02-19T15:41:00Z">
        <w:r w:rsidR="006C63D0">
          <w:rPr>
            <w:rFonts w:ascii="Times New Roman" w:eastAsia="Times New Roman" w:hAnsi="Times New Roman" w:cs="Times New Roman"/>
            <w:sz w:val="24"/>
            <w:szCs w:val="24"/>
          </w:rPr>
          <w:t xml:space="preserve">and </w:t>
        </w:r>
        <w:r w:rsidR="00BA629E">
          <w:rPr>
            <w:rFonts w:ascii="Times New Roman" w:eastAsia="Times New Roman" w:hAnsi="Times New Roman" w:cs="Times New Roman"/>
            <w:sz w:val="24"/>
            <w:szCs w:val="24"/>
          </w:rPr>
          <w:t>provide opportunities to conduct syntheses</w:t>
        </w:r>
      </w:ins>
      <w:ins w:id="307" w:author="Nathan Dorn" w:date="2026-02-19T10:42:00Z" w16du:dateUtc="2026-02-19T15:42:00Z">
        <w:r w:rsidR="006849E7">
          <w:rPr>
            <w:rFonts w:ascii="Times New Roman" w:eastAsia="Times New Roman" w:hAnsi="Times New Roman" w:cs="Times New Roman"/>
            <w:sz w:val="24"/>
            <w:szCs w:val="24"/>
          </w:rPr>
          <w:t xml:space="preserve"> and quantitative reviews</w:t>
        </w:r>
      </w:ins>
      <w:ins w:id="308" w:author="Nathan Dorn" w:date="2026-02-19T10:41:00Z" w16du:dateUtc="2026-02-19T15:41:00Z">
        <w:r w:rsidR="00BA629E">
          <w:rPr>
            <w:rFonts w:ascii="Times New Roman" w:eastAsia="Times New Roman" w:hAnsi="Times New Roman" w:cs="Times New Roman"/>
            <w:sz w:val="24"/>
            <w:szCs w:val="24"/>
          </w:rPr>
          <w:t xml:space="preserve">. </w:t>
        </w:r>
      </w:ins>
      <w:del w:id="309" w:author="Nathan Dorn" w:date="2026-02-19T10:40:00Z" w16du:dateUtc="2026-02-19T15:40:00Z">
        <w:r w:rsidR="00685CC9" w:rsidDel="006C63D0">
          <w:rPr>
            <w:rFonts w:ascii="Times New Roman" w:eastAsia="Times New Roman" w:hAnsi="Times New Roman" w:cs="Times New Roman"/>
            <w:sz w:val="24"/>
            <w:szCs w:val="24"/>
          </w:rPr>
          <w:delText>standardize</w:delText>
        </w:r>
      </w:del>
      <w:del w:id="310" w:author="Nathan Dorn" w:date="2026-02-19T10:42:00Z" w16du:dateUtc="2026-02-19T15:42:00Z">
        <w:r w:rsidR="009921E3" w:rsidDel="006849E7">
          <w:rPr>
            <w:rFonts w:ascii="Times New Roman" w:eastAsia="Times New Roman" w:hAnsi="Times New Roman" w:cs="Times New Roman"/>
            <w:sz w:val="24"/>
            <w:szCs w:val="24"/>
          </w:rPr>
          <w:delText xml:space="preserve"> </w:delText>
        </w:r>
        <w:r w:rsidR="000E79D1" w:rsidDel="006849E7">
          <w:rPr>
            <w:rFonts w:ascii="Times New Roman" w:eastAsia="Times New Roman" w:hAnsi="Times New Roman" w:cs="Times New Roman"/>
            <w:sz w:val="24"/>
            <w:szCs w:val="24"/>
          </w:rPr>
          <w:delText xml:space="preserve">the </w:delText>
        </w:r>
      </w:del>
      <w:del w:id="311" w:author="Nathan Dorn" w:date="2026-02-19T10:40:00Z" w16du:dateUtc="2026-02-19T15:40:00Z">
        <w:r w:rsidR="000E79D1" w:rsidDel="003A3452">
          <w:rPr>
            <w:rFonts w:ascii="Times New Roman" w:eastAsia="Times New Roman" w:hAnsi="Times New Roman" w:cs="Times New Roman"/>
            <w:sz w:val="24"/>
            <w:szCs w:val="24"/>
          </w:rPr>
          <w:delText>past data</w:delText>
        </w:r>
      </w:del>
      <w:del w:id="312" w:author="Nathan Dorn" w:date="2026-02-19T10:42:00Z" w16du:dateUtc="2026-02-19T15:42:00Z">
        <w:r w:rsidR="000E79D1" w:rsidDel="006849E7">
          <w:rPr>
            <w:rFonts w:ascii="Times New Roman" w:eastAsia="Times New Roman" w:hAnsi="Times New Roman" w:cs="Times New Roman"/>
            <w:sz w:val="24"/>
            <w:szCs w:val="24"/>
          </w:rPr>
          <w:delText xml:space="preserve"> under the same framework.</w:delText>
        </w:r>
        <w:commentRangeEnd w:id="293"/>
        <w:r w:rsidR="00916D30" w:rsidDel="006849E7">
          <w:rPr>
            <w:rStyle w:val="CommentReference"/>
            <w:rFonts w:ascii="Times New Roman" w:eastAsia="Times New Roman" w:hAnsi="Times New Roman" w:cs="Times New Roman"/>
            <w:sz w:val="24"/>
            <w:szCs w:val="24"/>
          </w:rPr>
          <w:commentReference w:id="293"/>
        </w:r>
      </w:del>
      <w:r w:rsidR="000E79D1">
        <w:rPr>
          <w:rFonts w:ascii="Times New Roman" w:eastAsia="Times New Roman" w:hAnsi="Times New Roman" w:cs="Times New Roman"/>
          <w:sz w:val="24"/>
          <w:szCs w:val="24"/>
        </w:rPr>
        <w:t xml:space="preserve"> </w:t>
      </w:r>
      <w:del w:id="313" w:author="Nathan Dorn" w:date="2026-02-19T10:42:00Z" w16du:dateUtc="2026-02-19T15:42:00Z">
        <w:r w:rsidR="002668E1" w:rsidDel="006849E7">
          <w:rPr>
            <w:rFonts w:ascii="Times New Roman" w:eastAsia="Times New Roman" w:hAnsi="Times New Roman" w:cs="Times New Roman"/>
            <w:sz w:val="24"/>
            <w:szCs w:val="24"/>
          </w:rPr>
          <w:delText>Furthermore</w:delText>
        </w:r>
        <w:r w:rsidR="000E79D1" w:rsidDel="006849E7">
          <w:rPr>
            <w:rFonts w:ascii="Times New Roman" w:eastAsia="Times New Roman" w:hAnsi="Times New Roman" w:cs="Times New Roman"/>
            <w:sz w:val="24"/>
            <w:szCs w:val="24"/>
          </w:rPr>
          <w:delText>,</w:delText>
        </w:r>
        <w:r w:rsidR="0025731E" w:rsidDel="006849E7">
          <w:rPr>
            <w:rFonts w:ascii="Times New Roman" w:eastAsia="Times New Roman" w:hAnsi="Times New Roman" w:cs="Times New Roman"/>
            <w:sz w:val="24"/>
            <w:szCs w:val="24"/>
          </w:rPr>
          <w:delText xml:space="preserve"> </w:delText>
        </w:r>
      </w:del>
      <w:ins w:id="314" w:author="Nathan Dorn" w:date="2026-02-19T10:42:00Z" w16du:dateUtc="2026-02-19T15:42:00Z">
        <w:r w:rsidR="006849E7">
          <w:rPr>
            <w:rFonts w:ascii="Times New Roman" w:eastAsia="Times New Roman" w:hAnsi="Times New Roman" w:cs="Times New Roman"/>
            <w:sz w:val="24"/>
            <w:szCs w:val="24"/>
          </w:rPr>
          <w:t xml:space="preserve">A </w:t>
        </w:r>
      </w:ins>
      <w:r w:rsidR="0025731E">
        <w:rPr>
          <w:rFonts w:ascii="Times New Roman" w:eastAsia="Times New Roman" w:hAnsi="Times New Roman" w:cs="Times New Roman"/>
          <w:sz w:val="24"/>
          <w:szCs w:val="24"/>
        </w:rPr>
        <w:t xml:space="preserve">standardized </w:t>
      </w:r>
      <w:r w:rsidR="00094391">
        <w:rPr>
          <w:rFonts w:ascii="Times New Roman" w:eastAsia="Times New Roman" w:hAnsi="Times New Roman" w:cs="Times New Roman"/>
          <w:sz w:val="24"/>
          <w:szCs w:val="24"/>
        </w:rPr>
        <w:t xml:space="preserve">quantitative </w:t>
      </w:r>
      <w:r w:rsidR="0025731E">
        <w:rPr>
          <w:rFonts w:ascii="Times New Roman" w:eastAsia="Times New Roman" w:hAnsi="Times New Roman" w:cs="Times New Roman"/>
          <w:sz w:val="24"/>
          <w:szCs w:val="24"/>
        </w:rPr>
        <w:t xml:space="preserve">definition of a boom-bust would </w:t>
      </w:r>
      <w:ins w:id="315" w:author="Nathan Dorn" w:date="2026-02-19T10:42:00Z" w16du:dateUtc="2026-02-19T15:42:00Z">
        <w:r w:rsidR="006849E7">
          <w:rPr>
            <w:rFonts w:ascii="Times New Roman" w:eastAsia="Times New Roman" w:hAnsi="Times New Roman" w:cs="Times New Roman"/>
            <w:sz w:val="24"/>
            <w:szCs w:val="24"/>
          </w:rPr>
          <w:t xml:space="preserve">also </w:t>
        </w:r>
      </w:ins>
      <w:r w:rsidR="0025731E">
        <w:rPr>
          <w:rFonts w:ascii="Times New Roman" w:eastAsia="Times New Roman" w:hAnsi="Times New Roman" w:cs="Times New Roman"/>
          <w:sz w:val="24"/>
          <w:szCs w:val="24"/>
        </w:rPr>
        <w:t xml:space="preserve">facilitate </w:t>
      </w:r>
      <w:r w:rsidR="00FD06CC">
        <w:rPr>
          <w:rFonts w:ascii="Times New Roman" w:eastAsia="Times New Roman" w:hAnsi="Times New Roman" w:cs="Times New Roman"/>
          <w:sz w:val="24"/>
          <w:szCs w:val="24"/>
        </w:rPr>
        <w:t xml:space="preserve">communication </w:t>
      </w:r>
      <w:r w:rsidR="00094391">
        <w:rPr>
          <w:rFonts w:ascii="Times New Roman" w:eastAsia="Times New Roman" w:hAnsi="Times New Roman" w:cs="Times New Roman"/>
          <w:sz w:val="24"/>
          <w:szCs w:val="24"/>
        </w:rPr>
        <w:t xml:space="preserve">and </w:t>
      </w:r>
      <w:del w:id="316" w:author="Nathan Dorn" w:date="2026-02-19T10:35:00Z" w16du:dateUtc="2026-02-19T15:35:00Z">
        <w:r w:rsidR="00094391" w:rsidDel="00CF436C">
          <w:rPr>
            <w:rFonts w:ascii="Times New Roman" w:eastAsia="Times New Roman" w:hAnsi="Times New Roman" w:cs="Times New Roman"/>
            <w:sz w:val="24"/>
            <w:szCs w:val="24"/>
          </w:rPr>
          <w:delText>could</w:delText>
        </w:r>
        <w:r w:rsidR="000A720C" w:rsidDel="00CF436C">
          <w:rPr>
            <w:rFonts w:ascii="Times New Roman" w:eastAsia="Times New Roman" w:hAnsi="Times New Roman" w:cs="Times New Roman"/>
            <w:sz w:val="24"/>
            <w:szCs w:val="24"/>
          </w:rPr>
          <w:delText xml:space="preserve"> </w:delText>
        </w:r>
      </w:del>
      <w:ins w:id="317" w:author="Nathan Dorn" w:date="2026-02-19T10:35:00Z" w16du:dateUtc="2026-02-19T15:35:00Z">
        <w:r w:rsidR="00CF436C">
          <w:rPr>
            <w:rFonts w:ascii="Times New Roman" w:eastAsia="Times New Roman" w:hAnsi="Times New Roman" w:cs="Times New Roman"/>
            <w:sz w:val="24"/>
            <w:szCs w:val="24"/>
          </w:rPr>
          <w:t xml:space="preserve"> </w:t>
        </w:r>
      </w:ins>
      <w:r w:rsidR="000A720C">
        <w:rPr>
          <w:rFonts w:ascii="Times New Roman" w:eastAsia="Times New Roman" w:hAnsi="Times New Roman" w:cs="Times New Roman"/>
          <w:sz w:val="24"/>
          <w:szCs w:val="24"/>
        </w:rPr>
        <w:t>narrow</w:t>
      </w:r>
      <w:r w:rsidR="00875E05">
        <w:rPr>
          <w:rFonts w:ascii="Times New Roman" w:eastAsia="Times New Roman" w:hAnsi="Times New Roman" w:cs="Times New Roman"/>
          <w:sz w:val="24"/>
          <w:szCs w:val="24"/>
        </w:rPr>
        <w:t xml:space="preserve"> the</w:t>
      </w:r>
      <w:r w:rsidR="00FD06CC">
        <w:rPr>
          <w:rFonts w:ascii="Times New Roman" w:eastAsia="Times New Roman" w:hAnsi="Times New Roman" w:cs="Times New Roman"/>
          <w:sz w:val="24"/>
          <w:szCs w:val="24"/>
        </w:rPr>
        <w:t xml:space="preserve"> </w:t>
      </w:r>
      <w:del w:id="318" w:author="Nathan Dorn" w:date="2026-02-19T10:35:00Z" w16du:dateUtc="2026-02-19T15:35:00Z">
        <w:r w:rsidR="00FD06CC" w:rsidDel="00CF436C">
          <w:rPr>
            <w:rFonts w:ascii="Times New Roman" w:eastAsia="Times New Roman" w:hAnsi="Times New Roman" w:cs="Times New Roman"/>
            <w:sz w:val="24"/>
            <w:szCs w:val="24"/>
          </w:rPr>
          <w:delText>set</w:delText>
        </w:r>
        <w:r w:rsidR="00607F92" w:rsidDel="00CF436C">
          <w:rPr>
            <w:rFonts w:ascii="Times New Roman" w:eastAsia="Times New Roman" w:hAnsi="Times New Roman" w:cs="Times New Roman"/>
            <w:sz w:val="24"/>
            <w:szCs w:val="24"/>
          </w:rPr>
          <w:delText xml:space="preserve"> </w:delText>
        </w:r>
      </w:del>
      <w:ins w:id="319" w:author="Nathan Dorn" w:date="2026-02-19T10:35:00Z" w16du:dateUtc="2026-02-19T15:35:00Z">
        <w:r w:rsidR="00CF436C">
          <w:rPr>
            <w:rFonts w:ascii="Times New Roman" w:eastAsia="Times New Roman" w:hAnsi="Times New Roman" w:cs="Times New Roman"/>
            <w:sz w:val="24"/>
            <w:szCs w:val="24"/>
          </w:rPr>
          <w:t>evaluation of the</w:t>
        </w:r>
      </w:ins>
      <w:del w:id="320" w:author="Nathan Dorn" w:date="2026-02-19T10:35:00Z" w16du:dateUtc="2026-02-19T15:35:00Z">
        <w:r w:rsidR="00607F92" w:rsidDel="00CF436C">
          <w:rPr>
            <w:rFonts w:ascii="Times New Roman" w:eastAsia="Times New Roman" w:hAnsi="Times New Roman" w:cs="Times New Roman"/>
            <w:sz w:val="24"/>
            <w:szCs w:val="24"/>
          </w:rPr>
          <w:delText>of</w:delText>
        </w:r>
      </w:del>
      <w:r w:rsidR="00875E05">
        <w:rPr>
          <w:rFonts w:ascii="Times New Roman" w:eastAsia="Times New Roman" w:hAnsi="Times New Roman" w:cs="Times New Roman"/>
          <w:sz w:val="24"/>
          <w:szCs w:val="24"/>
        </w:rPr>
        <w:t xml:space="preserve"> </w:t>
      </w:r>
      <w:ins w:id="321" w:author="Nathan Dorn" w:date="2026-02-19T10:42:00Z" w16du:dateUtc="2026-02-19T15:42:00Z">
        <w:r w:rsidR="006849E7">
          <w:rPr>
            <w:rFonts w:ascii="Times New Roman" w:eastAsia="Times New Roman" w:hAnsi="Times New Roman" w:cs="Times New Roman"/>
            <w:sz w:val="24"/>
            <w:szCs w:val="24"/>
          </w:rPr>
          <w:t xml:space="preserve"> propose</w:t>
        </w:r>
      </w:ins>
      <w:ins w:id="322" w:author="Nathan Dorn" w:date="2026-02-19T10:43:00Z" w16du:dateUtc="2026-02-19T15:43:00Z">
        <w:r w:rsidR="006849E7">
          <w:rPr>
            <w:rFonts w:ascii="Times New Roman" w:eastAsia="Times New Roman" w:hAnsi="Times New Roman" w:cs="Times New Roman"/>
            <w:sz w:val="24"/>
            <w:szCs w:val="24"/>
          </w:rPr>
          <w:t xml:space="preserve">d </w:t>
        </w:r>
      </w:ins>
      <w:commentRangeStart w:id="323"/>
      <w:r w:rsidR="00875E05">
        <w:rPr>
          <w:rFonts w:ascii="Times New Roman" w:eastAsia="Times New Roman" w:hAnsi="Times New Roman" w:cs="Times New Roman"/>
          <w:sz w:val="24"/>
          <w:szCs w:val="24"/>
        </w:rPr>
        <w:t xml:space="preserve">diverse mechanisms </w:t>
      </w:r>
      <w:commentRangeEnd w:id="323"/>
      <w:r w:rsidR="006365B6">
        <w:rPr>
          <w:rStyle w:val="CommentReference"/>
          <w:rFonts w:ascii="Times New Roman" w:eastAsia="Times New Roman" w:hAnsi="Times New Roman" w:cs="Times New Roman"/>
          <w:sz w:val="24"/>
          <w:szCs w:val="24"/>
        </w:rPr>
        <w:commentReference w:id="323"/>
      </w:r>
      <w:r w:rsidR="00875E05">
        <w:rPr>
          <w:rFonts w:ascii="Times New Roman" w:eastAsia="Times New Roman" w:hAnsi="Times New Roman" w:cs="Times New Roman"/>
          <w:sz w:val="24"/>
          <w:szCs w:val="24"/>
        </w:rPr>
        <w:t>thought to cause boom-bust</w:t>
      </w:r>
      <w:r w:rsidR="002158BD">
        <w:rPr>
          <w:rFonts w:ascii="Times New Roman" w:eastAsia="Times New Roman" w:hAnsi="Times New Roman" w:cs="Times New Roman"/>
          <w:sz w:val="24"/>
          <w:szCs w:val="24"/>
        </w:rPr>
        <w:t xml:space="preserve">s </w:t>
      </w:r>
      <w:r w:rsidR="00875E05">
        <w:rPr>
          <w:rFonts w:ascii="Times New Roman" w:eastAsia="Times New Roman" w:hAnsi="Times New Roman" w:cs="Times New Roman"/>
          <w:sz w:val="24"/>
          <w:szCs w:val="24"/>
        </w:rPr>
        <w:fldChar w:fldCharType="begin"/>
      </w:r>
      <w:r w:rsidR="00875E05">
        <w:rPr>
          <w:rFonts w:ascii="Times New Roman" w:eastAsia="Times New Roman" w:hAnsi="Times New Roman" w:cs="Times New Roman"/>
          <w:sz w:val="24"/>
          <w:szCs w:val="24"/>
        </w:rPr>
        <w:instrText xml:space="preserve"> ADDIN ZOTERO_ITEM CSL_CITATION {"citationID":"RbdAwNeY","properties":{"formattedCitation":"(Strayer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875E05">
        <w:rPr>
          <w:rFonts w:ascii="Times New Roman" w:eastAsia="Times New Roman" w:hAnsi="Times New Roman" w:cs="Times New Roman"/>
          <w:sz w:val="24"/>
          <w:szCs w:val="24"/>
        </w:rPr>
        <w:fldChar w:fldCharType="separate"/>
      </w:r>
      <w:r w:rsidR="00875E05" w:rsidRPr="00875E05">
        <w:rPr>
          <w:rFonts w:ascii="Times New Roman" w:hAnsi="Times New Roman" w:cs="Times New Roman"/>
          <w:sz w:val="24"/>
        </w:rPr>
        <w:t xml:space="preserve">(Strayer </w:t>
      </w:r>
      <w:r w:rsidR="00875E05" w:rsidRPr="00875E05">
        <w:rPr>
          <w:rFonts w:ascii="Times New Roman" w:hAnsi="Times New Roman" w:cs="Times New Roman"/>
          <w:i/>
          <w:iCs/>
          <w:sz w:val="24"/>
        </w:rPr>
        <w:t>et al.</w:t>
      </w:r>
      <w:r w:rsidR="00875E05" w:rsidRPr="00875E05">
        <w:rPr>
          <w:rFonts w:ascii="Times New Roman" w:hAnsi="Times New Roman" w:cs="Times New Roman"/>
          <w:sz w:val="24"/>
        </w:rPr>
        <w:t xml:space="preserve"> 2017)</w:t>
      </w:r>
      <w:r w:rsidR="00875E05">
        <w:rPr>
          <w:rFonts w:ascii="Times New Roman" w:eastAsia="Times New Roman" w:hAnsi="Times New Roman" w:cs="Times New Roman"/>
          <w:sz w:val="24"/>
          <w:szCs w:val="24"/>
        </w:rPr>
        <w:fldChar w:fldCharType="end"/>
      </w:r>
      <w:r w:rsidR="00607F92">
        <w:rPr>
          <w:rFonts w:ascii="Times New Roman" w:eastAsia="Times New Roman" w:hAnsi="Times New Roman" w:cs="Times New Roman"/>
          <w:sz w:val="24"/>
          <w:szCs w:val="24"/>
        </w:rPr>
        <w:t xml:space="preserve">.  </w:t>
      </w:r>
      <w:del w:id="324" w:author="Nathan Dorn" w:date="2026-02-19T10:37:00Z" w16du:dateUtc="2026-02-19T15:37:00Z">
        <w:r w:rsidR="006E1FB5" w:rsidDel="006365B6">
          <w:rPr>
            <w:rFonts w:ascii="Times New Roman" w:eastAsia="Times New Roman" w:hAnsi="Times New Roman" w:cs="Times New Roman"/>
            <w:sz w:val="24"/>
            <w:szCs w:val="24"/>
          </w:rPr>
          <w:delText xml:space="preserve">Ultimately, </w:delText>
        </w:r>
        <w:r w:rsidR="002668E1" w:rsidDel="006365B6">
          <w:rPr>
            <w:rFonts w:ascii="Times New Roman" w:eastAsia="Times New Roman" w:hAnsi="Times New Roman" w:cs="Times New Roman"/>
            <w:sz w:val="24"/>
            <w:szCs w:val="24"/>
          </w:rPr>
          <w:delText>a</w:delText>
        </w:r>
      </w:del>
      <w:ins w:id="325" w:author="Nathan Dorn" w:date="2026-02-19T10:43:00Z" w16du:dateUtc="2026-02-19T15:43:00Z">
        <w:r w:rsidR="006849E7">
          <w:rPr>
            <w:rFonts w:ascii="Times New Roman" w:eastAsia="Times New Roman" w:hAnsi="Times New Roman" w:cs="Times New Roman"/>
            <w:sz w:val="24"/>
            <w:szCs w:val="24"/>
          </w:rPr>
          <w:t xml:space="preserve">Finally, we </w:t>
        </w:r>
      </w:ins>
      <w:ins w:id="326" w:author="Nathan Dorn" w:date="2026-02-19T10:37:00Z" w16du:dateUtc="2026-02-19T15:37:00Z">
        <w:r w:rsidR="006365B6">
          <w:rPr>
            <w:rFonts w:ascii="Times New Roman" w:eastAsia="Times New Roman" w:hAnsi="Times New Roman" w:cs="Times New Roman"/>
            <w:sz w:val="24"/>
            <w:szCs w:val="24"/>
          </w:rPr>
          <w:t>further suggest that a</w:t>
        </w:r>
      </w:ins>
      <w:r w:rsidR="002668E1">
        <w:rPr>
          <w:rFonts w:ascii="Times New Roman" w:eastAsia="Times New Roman" w:hAnsi="Times New Roman" w:cs="Times New Roman"/>
          <w:sz w:val="24"/>
          <w:szCs w:val="24"/>
        </w:rPr>
        <w:t xml:space="preserve"> standardized definition </w:t>
      </w:r>
      <w:ins w:id="327" w:author="Nathan Dorn" w:date="2026-02-19T10:43:00Z" w16du:dateUtc="2026-02-19T15:43:00Z">
        <w:r w:rsidR="002B35F4">
          <w:rPr>
            <w:rFonts w:ascii="Times New Roman" w:eastAsia="Times New Roman" w:hAnsi="Times New Roman" w:cs="Times New Roman"/>
            <w:sz w:val="24"/>
            <w:szCs w:val="24"/>
          </w:rPr>
          <w:t xml:space="preserve">with analyses </w:t>
        </w:r>
      </w:ins>
      <w:r w:rsidR="002668E1">
        <w:rPr>
          <w:rFonts w:ascii="Times New Roman" w:eastAsia="Times New Roman" w:hAnsi="Times New Roman" w:cs="Times New Roman"/>
          <w:sz w:val="24"/>
          <w:szCs w:val="24"/>
        </w:rPr>
        <w:t xml:space="preserve">would facilitate </w:t>
      </w:r>
      <w:del w:id="328" w:author="Nathan Dorn" w:date="2026-02-19T10:37:00Z" w16du:dateUtc="2026-02-19T15:37:00Z">
        <w:r w:rsidR="002668E1" w:rsidDel="006365B6">
          <w:rPr>
            <w:rFonts w:ascii="Times New Roman" w:eastAsia="Times New Roman" w:hAnsi="Times New Roman" w:cs="Times New Roman"/>
            <w:sz w:val="24"/>
            <w:szCs w:val="24"/>
          </w:rPr>
          <w:delText xml:space="preserve">across </w:delText>
        </w:r>
      </w:del>
      <w:ins w:id="329" w:author="Nathan Dorn" w:date="2026-02-19T10:37:00Z" w16du:dateUtc="2026-02-19T15:37:00Z">
        <w:r w:rsidR="006365B6">
          <w:rPr>
            <w:rFonts w:ascii="Times New Roman" w:eastAsia="Times New Roman" w:hAnsi="Times New Roman" w:cs="Times New Roman"/>
            <w:sz w:val="24"/>
            <w:szCs w:val="24"/>
          </w:rPr>
          <w:t>cross-population</w:t>
        </w:r>
      </w:ins>
      <w:del w:id="330" w:author="Nathan Dorn" w:date="2026-02-19T10:37:00Z" w16du:dateUtc="2026-02-19T15:37:00Z">
        <w:r w:rsidR="002668E1" w:rsidDel="006365B6">
          <w:rPr>
            <w:rFonts w:ascii="Times New Roman" w:eastAsia="Times New Roman" w:hAnsi="Times New Roman" w:cs="Times New Roman"/>
            <w:sz w:val="24"/>
            <w:szCs w:val="24"/>
          </w:rPr>
          <w:delText>system</w:delText>
        </w:r>
      </w:del>
      <w:r w:rsidR="002668E1">
        <w:rPr>
          <w:rFonts w:ascii="Times New Roman" w:eastAsia="Times New Roman" w:hAnsi="Times New Roman" w:cs="Times New Roman"/>
          <w:sz w:val="24"/>
          <w:szCs w:val="24"/>
        </w:rPr>
        <w:t xml:space="preserve"> </w:t>
      </w:r>
      <w:r w:rsidR="00A82EA7">
        <w:rPr>
          <w:rFonts w:ascii="Times New Roman" w:eastAsia="Times New Roman" w:hAnsi="Times New Roman" w:cs="Times New Roman"/>
          <w:sz w:val="24"/>
          <w:szCs w:val="24"/>
        </w:rPr>
        <w:t xml:space="preserve">and </w:t>
      </w:r>
      <w:del w:id="331" w:author="Nathan Dorn" w:date="2026-02-19T10:37:00Z" w16du:dateUtc="2026-02-19T15:37:00Z">
        <w:r w:rsidR="00A82EA7" w:rsidDel="006365B6">
          <w:rPr>
            <w:rFonts w:ascii="Times New Roman" w:eastAsia="Times New Roman" w:hAnsi="Times New Roman" w:cs="Times New Roman"/>
            <w:sz w:val="24"/>
            <w:szCs w:val="24"/>
          </w:rPr>
          <w:delText>across</w:delText>
        </w:r>
      </w:del>
      <w:ins w:id="332" w:author="Nathan Dorn" w:date="2026-02-19T10:37:00Z" w16du:dateUtc="2026-02-19T15:37:00Z">
        <w:r w:rsidR="006365B6">
          <w:rPr>
            <w:rFonts w:ascii="Times New Roman" w:eastAsia="Times New Roman" w:hAnsi="Times New Roman" w:cs="Times New Roman"/>
            <w:sz w:val="24"/>
            <w:szCs w:val="24"/>
          </w:rPr>
          <w:t>cross-</w:t>
        </w:r>
      </w:ins>
      <w:del w:id="333" w:author="Nathan Dorn" w:date="2026-02-19T10:37:00Z" w16du:dateUtc="2026-02-19T15:37:00Z">
        <w:r w:rsidR="00A82EA7" w:rsidDel="006365B6">
          <w:rPr>
            <w:rFonts w:ascii="Times New Roman" w:eastAsia="Times New Roman" w:hAnsi="Times New Roman" w:cs="Times New Roman"/>
            <w:sz w:val="24"/>
            <w:szCs w:val="24"/>
          </w:rPr>
          <w:delText xml:space="preserve"> </w:delText>
        </w:r>
      </w:del>
      <w:r w:rsidR="00A82EA7">
        <w:rPr>
          <w:rFonts w:ascii="Times New Roman" w:eastAsia="Times New Roman" w:hAnsi="Times New Roman" w:cs="Times New Roman"/>
          <w:sz w:val="24"/>
          <w:szCs w:val="24"/>
        </w:rPr>
        <w:t xml:space="preserve">species </w:t>
      </w:r>
      <w:del w:id="334" w:author="Nathan Dorn" w:date="2026-02-19T10:38:00Z" w16du:dateUtc="2026-02-19T15:38:00Z">
        <w:r w:rsidR="00A82EA7" w:rsidDel="006365B6">
          <w:rPr>
            <w:rFonts w:ascii="Times New Roman" w:eastAsia="Times New Roman" w:hAnsi="Times New Roman" w:cs="Times New Roman"/>
            <w:sz w:val="24"/>
            <w:szCs w:val="24"/>
          </w:rPr>
          <w:delText xml:space="preserve">syntheses </w:delText>
        </w:r>
      </w:del>
      <w:ins w:id="335" w:author="Nathan Dorn" w:date="2026-02-19T10:38:00Z" w16du:dateUtc="2026-02-19T15:38:00Z">
        <w:r w:rsidR="006365B6">
          <w:rPr>
            <w:rFonts w:ascii="Times New Roman" w:eastAsia="Times New Roman" w:hAnsi="Times New Roman" w:cs="Times New Roman"/>
            <w:sz w:val="24"/>
            <w:szCs w:val="24"/>
          </w:rPr>
          <w:t xml:space="preserve">analyses, enabling </w:t>
        </w:r>
      </w:ins>
      <w:del w:id="336" w:author="Nathan Dorn" w:date="2026-02-19T10:38:00Z" w16du:dateUtc="2026-02-19T15:38:00Z">
        <w:r w:rsidR="00A82EA7" w:rsidDel="006365B6">
          <w:rPr>
            <w:rFonts w:ascii="Times New Roman" w:eastAsia="Times New Roman" w:hAnsi="Times New Roman" w:cs="Times New Roman"/>
            <w:sz w:val="24"/>
            <w:szCs w:val="24"/>
          </w:rPr>
          <w:delText>which</w:delText>
        </w:r>
        <w:r w:rsidR="00C66CED" w:rsidDel="006365B6">
          <w:rPr>
            <w:rFonts w:ascii="Times New Roman" w:eastAsia="Times New Roman" w:hAnsi="Times New Roman" w:cs="Times New Roman"/>
            <w:sz w:val="24"/>
            <w:szCs w:val="24"/>
          </w:rPr>
          <w:delText xml:space="preserve"> would </w:delText>
        </w:r>
        <w:r w:rsidR="00456760" w:rsidDel="006365B6">
          <w:rPr>
            <w:rFonts w:ascii="Times New Roman" w:eastAsia="Times New Roman" w:hAnsi="Times New Roman" w:cs="Times New Roman"/>
            <w:sz w:val="24"/>
            <w:szCs w:val="24"/>
          </w:rPr>
          <w:delText>enable</w:delText>
        </w:r>
        <w:r w:rsidR="0035491E" w:rsidDel="006365B6">
          <w:rPr>
            <w:rFonts w:ascii="Times New Roman" w:eastAsia="Times New Roman" w:hAnsi="Times New Roman" w:cs="Times New Roman"/>
            <w:sz w:val="24"/>
            <w:szCs w:val="24"/>
          </w:rPr>
          <w:delText xml:space="preserve"> </w:delText>
        </w:r>
      </w:del>
      <w:r w:rsidR="0035491E">
        <w:rPr>
          <w:rFonts w:ascii="Times New Roman" w:eastAsia="Times New Roman" w:hAnsi="Times New Roman" w:cs="Times New Roman"/>
          <w:sz w:val="24"/>
          <w:szCs w:val="24"/>
        </w:rPr>
        <w:t>the</w:t>
      </w:r>
      <w:r w:rsidR="00C66CED">
        <w:rPr>
          <w:rFonts w:ascii="Times New Roman" w:eastAsia="Times New Roman" w:hAnsi="Times New Roman" w:cs="Times New Roman"/>
          <w:sz w:val="24"/>
          <w:szCs w:val="24"/>
        </w:rPr>
        <w:t xml:space="preserve"> development of </w:t>
      </w:r>
      <w:del w:id="337" w:author="Nathan Dorn" w:date="2026-02-19T10:38:00Z" w16du:dateUtc="2026-02-19T15:38:00Z">
        <w:r w:rsidR="00C66CED" w:rsidDel="006365B6">
          <w:rPr>
            <w:rFonts w:ascii="Times New Roman" w:eastAsia="Times New Roman" w:hAnsi="Times New Roman" w:cs="Times New Roman"/>
            <w:sz w:val="24"/>
            <w:szCs w:val="24"/>
          </w:rPr>
          <w:delText xml:space="preserve">predictive </w:delText>
        </w:r>
      </w:del>
      <w:r w:rsidR="00C66CED">
        <w:rPr>
          <w:rFonts w:ascii="Times New Roman" w:eastAsia="Times New Roman" w:hAnsi="Times New Roman" w:cs="Times New Roman"/>
          <w:sz w:val="24"/>
          <w:szCs w:val="24"/>
        </w:rPr>
        <w:t>framework</w:t>
      </w:r>
      <w:ins w:id="338" w:author="Nathan Dorn" w:date="2026-02-19T10:38:00Z" w16du:dateUtc="2026-02-19T15:38:00Z">
        <w:r w:rsidR="006365B6">
          <w:rPr>
            <w:rFonts w:ascii="Times New Roman" w:eastAsia="Times New Roman" w:hAnsi="Times New Roman" w:cs="Times New Roman"/>
            <w:sz w:val="24"/>
            <w:szCs w:val="24"/>
          </w:rPr>
          <w:t>s to understand or predict</w:t>
        </w:r>
      </w:ins>
      <w:del w:id="339" w:author="Nathan Dorn" w:date="2026-02-19T10:38:00Z" w16du:dateUtc="2026-02-19T15:38:00Z">
        <w:r w:rsidR="00456760" w:rsidDel="006365B6">
          <w:rPr>
            <w:rFonts w:ascii="Times New Roman" w:eastAsia="Times New Roman" w:hAnsi="Times New Roman" w:cs="Times New Roman"/>
            <w:sz w:val="24"/>
            <w:szCs w:val="24"/>
          </w:rPr>
          <w:delText>s</w:delText>
        </w:r>
        <w:r w:rsidR="00C66CED" w:rsidDel="006365B6">
          <w:rPr>
            <w:rFonts w:ascii="Times New Roman" w:eastAsia="Times New Roman" w:hAnsi="Times New Roman" w:cs="Times New Roman"/>
            <w:sz w:val="24"/>
            <w:szCs w:val="24"/>
          </w:rPr>
          <w:delText xml:space="preserve"> for when</w:delText>
        </w:r>
      </w:del>
      <w:r w:rsidR="00C66CED">
        <w:rPr>
          <w:rFonts w:ascii="Times New Roman" w:eastAsia="Times New Roman" w:hAnsi="Times New Roman" w:cs="Times New Roman"/>
          <w:sz w:val="24"/>
          <w:szCs w:val="24"/>
        </w:rPr>
        <w:t xml:space="preserve"> boom-bust</w:t>
      </w:r>
      <w:del w:id="340" w:author="Nathan Dorn" w:date="2026-02-19T10:38:00Z" w16du:dateUtc="2026-02-19T15:38:00Z">
        <w:r w:rsidR="00651887" w:rsidDel="006365B6">
          <w:rPr>
            <w:rFonts w:ascii="Times New Roman" w:eastAsia="Times New Roman" w:hAnsi="Times New Roman" w:cs="Times New Roman"/>
            <w:sz w:val="24"/>
            <w:szCs w:val="24"/>
          </w:rPr>
          <w:delText>s</w:delText>
        </w:r>
      </w:del>
      <w:r w:rsidR="00C66CED">
        <w:rPr>
          <w:rFonts w:ascii="Times New Roman" w:eastAsia="Times New Roman" w:hAnsi="Times New Roman" w:cs="Times New Roman"/>
          <w:sz w:val="24"/>
          <w:szCs w:val="24"/>
        </w:rPr>
        <w:t xml:space="preserve"> </w:t>
      </w:r>
      <w:del w:id="341" w:author="Nathan Dorn" w:date="2026-02-19T10:38:00Z" w16du:dateUtc="2026-02-19T15:38:00Z">
        <w:r w:rsidR="00C66CED" w:rsidDel="006365B6">
          <w:rPr>
            <w:rFonts w:ascii="Times New Roman" w:eastAsia="Times New Roman" w:hAnsi="Times New Roman" w:cs="Times New Roman"/>
            <w:sz w:val="24"/>
            <w:szCs w:val="24"/>
          </w:rPr>
          <w:delText>occur</w:delText>
        </w:r>
      </w:del>
      <w:ins w:id="342" w:author="Nathan Dorn" w:date="2026-02-19T10:38:00Z" w16du:dateUtc="2026-02-19T15:38:00Z">
        <w:r w:rsidR="006365B6">
          <w:rPr>
            <w:rFonts w:ascii="Times New Roman" w:eastAsia="Times New Roman" w:hAnsi="Times New Roman" w:cs="Times New Roman"/>
            <w:sz w:val="24"/>
            <w:szCs w:val="24"/>
          </w:rPr>
          <w:t xml:space="preserve">occurrence </w:t>
        </w:r>
        <w:commentRangeStart w:id="343"/>
        <w:r w:rsidR="006365B6">
          <w:rPr>
            <w:rFonts w:ascii="Times New Roman" w:eastAsia="Times New Roman" w:hAnsi="Times New Roman" w:cs="Times New Roman"/>
            <w:sz w:val="24"/>
            <w:szCs w:val="24"/>
          </w:rPr>
          <w:t>(crayfish paper?)</w:t>
        </w:r>
      </w:ins>
      <w:commentRangeEnd w:id="343"/>
      <w:r w:rsidR="00E6250F">
        <w:rPr>
          <w:rStyle w:val="CommentReference"/>
          <w:rFonts w:ascii="Times New Roman" w:eastAsia="Times New Roman" w:hAnsi="Times New Roman" w:cs="Times New Roman"/>
          <w:sz w:val="24"/>
          <w:szCs w:val="24"/>
        </w:rPr>
        <w:commentReference w:id="343"/>
      </w:r>
      <w:r w:rsidR="00C66CED">
        <w:rPr>
          <w:rFonts w:ascii="Times New Roman" w:eastAsia="Times New Roman" w:hAnsi="Times New Roman" w:cs="Times New Roman"/>
          <w:sz w:val="24"/>
          <w:szCs w:val="24"/>
        </w:rPr>
        <w:t>.</w:t>
      </w:r>
    </w:p>
    <w:p w14:paraId="7279E988" w14:textId="69B01E1D" w:rsidR="00FE56CF" w:rsidRPr="00605F58" w:rsidRDefault="009B65E6" w:rsidP="00605F5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paper</w:t>
      </w:r>
      <w:r w:rsidR="002158BD">
        <w:rPr>
          <w:rFonts w:ascii="Times New Roman" w:eastAsia="Times New Roman" w:hAnsi="Times New Roman" w:cs="Times New Roman"/>
          <w:sz w:val="24"/>
          <w:szCs w:val="24"/>
        </w:rPr>
        <w:t>, we</w:t>
      </w:r>
      <w:r w:rsidR="00BD2FBC">
        <w:rPr>
          <w:rFonts w:ascii="Times New Roman" w:eastAsia="Times New Roman" w:hAnsi="Times New Roman" w:cs="Times New Roman"/>
          <w:sz w:val="24"/>
          <w:szCs w:val="24"/>
        </w:rPr>
        <w:t xml:space="preserve"> </w:t>
      </w:r>
      <w:r w:rsidR="0004347F">
        <w:rPr>
          <w:rFonts w:ascii="Times New Roman" w:eastAsia="Times New Roman" w:hAnsi="Times New Roman" w:cs="Times New Roman"/>
          <w:sz w:val="24"/>
          <w:szCs w:val="24"/>
        </w:rPr>
        <w:t>used</w:t>
      </w:r>
      <w:r w:rsidR="00466F48">
        <w:rPr>
          <w:rFonts w:ascii="Times New Roman" w:eastAsia="Times New Roman" w:hAnsi="Times New Roman" w:cs="Times New Roman"/>
          <w:sz w:val="24"/>
          <w:szCs w:val="24"/>
        </w:rPr>
        <w:t xml:space="preserve"> </w:t>
      </w:r>
      <w:r w:rsidR="0004347F">
        <w:rPr>
          <w:rFonts w:ascii="Times New Roman" w:eastAsia="Times New Roman" w:hAnsi="Times New Roman" w:cs="Times New Roman"/>
          <w:sz w:val="24"/>
          <w:szCs w:val="24"/>
        </w:rPr>
        <w:t>terms</w:t>
      </w:r>
      <w:r w:rsidR="00466F48">
        <w:rPr>
          <w:rFonts w:ascii="Times New Roman" w:eastAsia="Times New Roman" w:hAnsi="Times New Roman" w:cs="Times New Roman"/>
          <w:sz w:val="24"/>
          <w:szCs w:val="24"/>
        </w:rPr>
        <w:t xml:space="preserve"> from</w:t>
      </w:r>
      <w:ins w:id="344" w:author="Nathan Dorn" w:date="2026-02-18T12:58:00Z" w16du:dateUtc="2026-02-18T17:58:00Z">
        <w:r w:rsidR="001A16C9">
          <w:rPr>
            <w:rFonts w:ascii="Times New Roman" w:eastAsia="Times New Roman" w:hAnsi="Times New Roman" w:cs="Times New Roman"/>
            <w:sz w:val="24"/>
            <w:szCs w:val="24"/>
          </w:rPr>
          <w:t xml:space="preserve"> </w:t>
        </w:r>
      </w:ins>
      <w:del w:id="345" w:author="Nathan Dorn" w:date="2026-02-19T12:12:00Z" w16du:dateUtc="2026-02-19T17:12:00Z">
        <w:r w:rsidR="00466F48" w:rsidDel="008B7F08">
          <w:rPr>
            <w:rFonts w:ascii="Times New Roman" w:eastAsia="Times New Roman" w:hAnsi="Times New Roman" w:cs="Times New Roman"/>
            <w:sz w:val="24"/>
            <w:szCs w:val="24"/>
          </w:rPr>
          <w:delText xml:space="preserve"> </w:delText>
        </w:r>
      </w:del>
      <w:r w:rsidR="00466F48">
        <w:rPr>
          <w:rFonts w:ascii="Times New Roman" w:eastAsia="Times New Roman" w:hAnsi="Times New Roman" w:cs="Times New Roman"/>
          <w:sz w:val="24"/>
          <w:szCs w:val="24"/>
        </w:rPr>
        <w:t xml:space="preserve">population dynamics and invasion </w:t>
      </w:r>
      <w:r w:rsidR="009F6D70">
        <w:rPr>
          <w:rFonts w:ascii="Times New Roman" w:eastAsia="Times New Roman" w:hAnsi="Times New Roman" w:cs="Times New Roman"/>
          <w:sz w:val="24"/>
          <w:szCs w:val="24"/>
        </w:rPr>
        <w:t>literature</w:t>
      </w:r>
      <w:r w:rsidR="00926A69">
        <w:rPr>
          <w:rFonts w:ascii="Times New Roman" w:eastAsia="Times New Roman" w:hAnsi="Times New Roman" w:cs="Times New Roman"/>
          <w:sz w:val="24"/>
          <w:szCs w:val="24"/>
        </w:rPr>
        <w:t xml:space="preserve"> to develop</w:t>
      </w:r>
      <w:r w:rsidR="00BD2FBC">
        <w:rPr>
          <w:rFonts w:ascii="Times New Roman" w:eastAsia="Times New Roman" w:hAnsi="Times New Roman" w:cs="Times New Roman"/>
          <w:sz w:val="24"/>
          <w:szCs w:val="24"/>
        </w:rPr>
        <w:t xml:space="preserve"> a quantitative definition of boom-bust</w:t>
      </w:r>
      <w:r w:rsidR="002158BD">
        <w:rPr>
          <w:rFonts w:ascii="Times New Roman" w:eastAsia="Times New Roman" w:hAnsi="Times New Roman" w:cs="Times New Roman"/>
          <w:sz w:val="24"/>
          <w:szCs w:val="24"/>
        </w:rPr>
        <w:t>s in invasions</w:t>
      </w:r>
      <w:r w:rsidR="00BB77D8">
        <w:rPr>
          <w:rFonts w:ascii="Times New Roman" w:eastAsia="Times New Roman" w:hAnsi="Times New Roman" w:cs="Times New Roman"/>
          <w:sz w:val="24"/>
          <w:szCs w:val="24"/>
        </w:rPr>
        <w:t xml:space="preserve"> (</w:t>
      </w:r>
      <w:r w:rsidR="00552B48">
        <w:rPr>
          <w:rFonts w:ascii="Times New Roman" w:eastAsia="Times New Roman" w:hAnsi="Times New Roman" w:cs="Times New Roman"/>
          <w:sz w:val="24"/>
          <w:szCs w:val="24"/>
        </w:rPr>
        <w:t xml:space="preserve">Text </w:t>
      </w:r>
      <w:r w:rsidR="00BB77D8">
        <w:rPr>
          <w:rFonts w:ascii="Times New Roman" w:eastAsia="Times New Roman" w:hAnsi="Times New Roman" w:cs="Times New Roman"/>
          <w:sz w:val="24"/>
          <w:szCs w:val="24"/>
        </w:rPr>
        <w:t xml:space="preserve">Box 1; </w:t>
      </w:r>
      <w:r w:rsidR="00AD2817">
        <w:rPr>
          <w:rFonts w:ascii="Times New Roman" w:eastAsia="Times New Roman" w:hAnsi="Times New Roman" w:cs="Times New Roman"/>
          <w:sz w:val="24"/>
          <w:szCs w:val="24"/>
        </w:rPr>
        <w:t>Fig.</w:t>
      </w:r>
      <w:r w:rsidR="00BB77D8">
        <w:rPr>
          <w:rFonts w:ascii="Times New Roman" w:eastAsia="Times New Roman" w:hAnsi="Times New Roman" w:cs="Times New Roman"/>
          <w:sz w:val="24"/>
          <w:szCs w:val="24"/>
        </w:rPr>
        <w:t xml:space="preserve"> 1</w:t>
      </w:r>
      <w:r w:rsidR="00A24E74">
        <w:rPr>
          <w:rFonts w:ascii="Times New Roman" w:eastAsia="Times New Roman" w:hAnsi="Times New Roman" w:cs="Times New Roman"/>
          <w:sz w:val="24"/>
          <w:szCs w:val="24"/>
        </w:rPr>
        <w:t xml:space="preserve">). </w:t>
      </w:r>
      <w:r w:rsidR="00D07373">
        <w:rPr>
          <w:rFonts w:ascii="Times New Roman" w:eastAsia="Times New Roman" w:hAnsi="Times New Roman" w:cs="Times New Roman"/>
          <w:sz w:val="24"/>
          <w:szCs w:val="24"/>
        </w:rPr>
        <w:t>W</w:t>
      </w:r>
      <w:r w:rsidR="00926A69">
        <w:rPr>
          <w:rFonts w:ascii="Times New Roman" w:eastAsia="Times New Roman" w:hAnsi="Times New Roman" w:cs="Times New Roman"/>
          <w:sz w:val="24"/>
          <w:szCs w:val="24"/>
        </w:rPr>
        <w:t xml:space="preserve">e </w:t>
      </w:r>
      <w:del w:id="346" w:author="Nathan Dorn" w:date="2026-02-19T12:12:00Z" w16du:dateUtc="2026-02-19T17:12:00Z">
        <w:r w:rsidR="00E1279C" w:rsidDel="008B7F08">
          <w:rPr>
            <w:rFonts w:ascii="Times New Roman" w:eastAsia="Times New Roman" w:hAnsi="Times New Roman" w:cs="Times New Roman"/>
            <w:sz w:val="24"/>
            <w:szCs w:val="24"/>
          </w:rPr>
          <w:delText xml:space="preserve">assembled </w:delText>
        </w:r>
      </w:del>
      <w:ins w:id="347" w:author="Nathan Dorn" w:date="2026-02-19T12:12:00Z" w16du:dateUtc="2026-02-19T17:12:00Z">
        <w:r w:rsidR="008B7F08">
          <w:rPr>
            <w:rFonts w:ascii="Times New Roman" w:eastAsia="Times New Roman" w:hAnsi="Times New Roman" w:cs="Times New Roman"/>
            <w:sz w:val="24"/>
            <w:szCs w:val="24"/>
          </w:rPr>
          <w:t xml:space="preserve">searched </w:t>
        </w:r>
      </w:ins>
      <w:r w:rsidR="00E1279C">
        <w:rPr>
          <w:rFonts w:ascii="Times New Roman" w:eastAsia="Times New Roman" w:hAnsi="Times New Roman" w:cs="Times New Roman"/>
          <w:sz w:val="24"/>
          <w:szCs w:val="24"/>
        </w:rPr>
        <w:t xml:space="preserve">the relevant literature </w:t>
      </w:r>
      <w:ins w:id="348" w:author="Nathan Dorn" w:date="2026-02-19T12:12:00Z" w16du:dateUtc="2026-02-19T17:12:00Z">
        <w:r w:rsidR="008B7F08">
          <w:rPr>
            <w:rFonts w:ascii="Times New Roman" w:eastAsia="Times New Roman" w:hAnsi="Times New Roman" w:cs="Times New Roman"/>
            <w:sz w:val="24"/>
            <w:szCs w:val="24"/>
          </w:rPr>
          <w:t xml:space="preserve">for time series </w:t>
        </w:r>
      </w:ins>
      <w:r w:rsidR="00D07373">
        <w:rPr>
          <w:rFonts w:ascii="Times New Roman" w:eastAsia="Times New Roman" w:hAnsi="Times New Roman" w:cs="Times New Roman"/>
          <w:sz w:val="24"/>
          <w:szCs w:val="24"/>
        </w:rPr>
        <w:t>and tested the cases using the quantitative definition</w:t>
      </w:r>
      <w:r w:rsidR="007F1DFE">
        <w:rPr>
          <w:rFonts w:ascii="Times New Roman" w:eastAsia="Times New Roman" w:hAnsi="Times New Roman" w:cs="Times New Roman"/>
          <w:sz w:val="24"/>
          <w:szCs w:val="24"/>
        </w:rPr>
        <w:t xml:space="preserve"> allowing us to</w:t>
      </w:r>
      <w:r w:rsidR="00D07373">
        <w:rPr>
          <w:rFonts w:ascii="Times New Roman" w:eastAsia="Times New Roman" w:hAnsi="Times New Roman" w:cs="Times New Roman"/>
          <w:sz w:val="24"/>
          <w:szCs w:val="24"/>
        </w:rPr>
        <w:t xml:space="preserve"> </w:t>
      </w:r>
      <w:r w:rsidR="007F1DFE">
        <w:rPr>
          <w:rFonts w:ascii="Times New Roman" w:eastAsia="Times New Roman" w:hAnsi="Times New Roman" w:cs="Times New Roman"/>
          <w:sz w:val="24"/>
          <w:szCs w:val="24"/>
        </w:rPr>
        <w:t>classify</w:t>
      </w:r>
      <w:r w:rsidR="00926A69">
        <w:rPr>
          <w:rFonts w:ascii="Times New Roman" w:eastAsia="Times New Roman" w:hAnsi="Times New Roman" w:cs="Times New Roman"/>
          <w:sz w:val="24"/>
          <w:szCs w:val="24"/>
        </w:rPr>
        <w:t xml:space="preserve"> time series</w:t>
      </w:r>
      <w:r w:rsidR="007F1DFE">
        <w:rPr>
          <w:rFonts w:ascii="Times New Roman" w:eastAsia="Times New Roman" w:hAnsi="Times New Roman" w:cs="Times New Roman"/>
          <w:sz w:val="24"/>
          <w:szCs w:val="24"/>
        </w:rPr>
        <w:t xml:space="preserve"> data</w:t>
      </w:r>
      <w:r w:rsidR="00926A69">
        <w:rPr>
          <w:rFonts w:ascii="Times New Roman" w:eastAsia="Times New Roman" w:hAnsi="Times New Roman" w:cs="Times New Roman"/>
          <w:sz w:val="24"/>
          <w:szCs w:val="24"/>
        </w:rPr>
        <w:t xml:space="preserve"> that have previously been described as boom-busts.</w:t>
      </w:r>
      <w:r w:rsidR="00C639F2">
        <w:rPr>
          <w:rFonts w:ascii="Times New Roman" w:eastAsia="Times New Roman" w:hAnsi="Times New Roman" w:cs="Times New Roman"/>
          <w:sz w:val="24"/>
          <w:szCs w:val="24"/>
        </w:rPr>
        <w:t xml:space="preserve"> </w:t>
      </w:r>
      <w:r w:rsidR="00926A69">
        <w:rPr>
          <w:rFonts w:ascii="Times New Roman" w:eastAsia="Times New Roman" w:hAnsi="Times New Roman" w:cs="Times New Roman"/>
          <w:sz w:val="24"/>
          <w:szCs w:val="24"/>
        </w:rPr>
        <w:t>We also compile</w:t>
      </w:r>
      <w:r w:rsidR="007F1DFE">
        <w:rPr>
          <w:rFonts w:ascii="Times New Roman" w:eastAsia="Times New Roman" w:hAnsi="Times New Roman" w:cs="Times New Roman"/>
          <w:sz w:val="24"/>
          <w:szCs w:val="24"/>
        </w:rPr>
        <w:t>d</w:t>
      </w:r>
      <w:r w:rsidR="00926A69">
        <w:rPr>
          <w:rFonts w:ascii="Times New Roman" w:eastAsia="Times New Roman" w:hAnsi="Times New Roman" w:cs="Times New Roman"/>
          <w:sz w:val="24"/>
          <w:szCs w:val="24"/>
        </w:rPr>
        <w:t xml:space="preserve"> taxonomic, geographic, and trait information</w:t>
      </w:r>
      <w:r w:rsidR="0081782E">
        <w:rPr>
          <w:rFonts w:ascii="Times New Roman" w:eastAsia="Times New Roman" w:hAnsi="Times New Roman" w:cs="Times New Roman"/>
          <w:sz w:val="24"/>
          <w:szCs w:val="24"/>
        </w:rPr>
        <w:t xml:space="preserve"> (i.e., </w:t>
      </w:r>
      <w:r w:rsidR="00E5677B">
        <w:rPr>
          <w:rFonts w:ascii="Times New Roman" w:eastAsia="Times New Roman" w:hAnsi="Times New Roman" w:cs="Times New Roman"/>
          <w:sz w:val="24"/>
          <w:szCs w:val="24"/>
        </w:rPr>
        <w:t>longevity)</w:t>
      </w:r>
      <w:r w:rsidR="00926A69">
        <w:rPr>
          <w:rFonts w:ascii="Times New Roman" w:eastAsia="Times New Roman" w:hAnsi="Times New Roman" w:cs="Times New Roman"/>
          <w:sz w:val="24"/>
          <w:szCs w:val="24"/>
        </w:rPr>
        <w:t xml:space="preserve"> for the invasions </w:t>
      </w:r>
      <w:r w:rsidR="00B15DC0">
        <w:rPr>
          <w:rFonts w:ascii="Times New Roman" w:eastAsia="Times New Roman" w:hAnsi="Times New Roman" w:cs="Times New Roman"/>
          <w:sz w:val="24"/>
          <w:szCs w:val="24"/>
        </w:rPr>
        <w:t>to</w:t>
      </w:r>
      <w:r w:rsidR="00926A69">
        <w:rPr>
          <w:rFonts w:ascii="Times New Roman" w:eastAsia="Times New Roman" w:hAnsi="Times New Roman" w:cs="Times New Roman"/>
          <w:sz w:val="24"/>
          <w:szCs w:val="24"/>
        </w:rPr>
        <w:t xml:space="preserve"> </w:t>
      </w:r>
      <w:r w:rsidR="00C23257">
        <w:rPr>
          <w:rFonts w:ascii="Times New Roman" w:eastAsia="Times New Roman" w:hAnsi="Times New Roman" w:cs="Times New Roman"/>
          <w:sz w:val="24"/>
          <w:szCs w:val="24"/>
        </w:rPr>
        <w:t>summarize</w:t>
      </w:r>
      <w:r w:rsidR="00926A69">
        <w:rPr>
          <w:rFonts w:ascii="Times New Roman" w:eastAsia="Times New Roman" w:hAnsi="Times New Roman" w:cs="Times New Roman"/>
          <w:sz w:val="24"/>
          <w:szCs w:val="24"/>
        </w:rPr>
        <w:t xml:space="preserve"> the reclass</w:t>
      </w:r>
      <w:r w:rsidR="00B15DC0">
        <w:rPr>
          <w:rFonts w:ascii="Times New Roman" w:eastAsia="Times New Roman" w:hAnsi="Times New Roman" w:cs="Times New Roman"/>
          <w:sz w:val="24"/>
          <w:szCs w:val="24"/>
        </w:rPr>
        <w:t>if</w:t>
      </w:r>
      <w:r w:rsidR="00926A69">
        <w:rPr>
          <w:rFonts w:ascii="Times New Roman" w:eastAsia="Times New Roman" w:hAnsi="Times New Roman" w:cs="Times New Roman"/>
          <w:sz w:val="24"/>
          <w:szCs w:val="24"/>
        </w:rPr>
        <w:t>i</w:t>
      </w:r>
      <w:r w:rsidR="00B15DC0">
        <w:rPr>
          <w:rFonts w:ascii="Times New Roman" w:eastAsia="Times New Roman" w:hAnsi="Times New Roman" w:cs="Times New Roman"/>
          <w:sz w:val="24"/>
          <w:szCs w:val="24"/>
        </w:rPr>
        <w:t xml:space="preserve">ed </w:t>
      </w:r>
      <w:r w:rsidR="00C23257">
        <w:rPr>
          <w:rFonts w:ascii="Times New Roman" w:eastAsia="Times New Roman" w:hAnsi="Times New Roman" w:cs="Times New Roman"/>
          <w:sz w:val="24"/>
          <w:szCs w:val="24"/>
        </w:rPr>
        <w:t>time series</w:t>
      </w:r>
      <w:r w:rsidR="00B15DC0">
        <w:rPr>
          <w:rFonts w:ascii="Times New Roman" w:eastAsia="Times New Roman" w:hAnsi="Times New Roman" w:cs="Times New Roman"/>
          <w:sz w:val="24"/>
          <w:szCs w:val="24"/>
        </w:rPr>
        <w:t xml:space="preserve"> to evaluate the potential generality of the </w:t>
      </w:r>
      <w:r w:rsidR="00C23257">
        <w:rPr>
          <w:rFonts w:ascii="Times New Roman" w:eastAsia="Times New Roman" w:hAnsi="Times New Roman" w:cs="Times New Roman"/>
          <w:sz w:val="24"/>
          <w:szCs w:val="24"/>
        </w:rPr>
        <w:t>phenomenon</w:t>
      </w:r>
      <w:r w:rsidR="00B15DC0">
        <w:rPr>
          <w:rFonts w:ascii="Times New Roman" w:eastAsia="Times New Roman" w:hAnsi="Times New Roman" w:cs="Times New Roman"/>
          <w:sz w:val="24"/>
          <w:szCs w:val="24"/>
        </w:rPr>
        <w:t xml:space="preserve"> and identify any interesting patterns or trends in the published literature.</w:t>
      </w:r>
      <w:commentRangeStart w:id="349"/>
      <w:r w:rsidR="002D7F79">
        <w:rPr>
          <w:rFonts w:ascii="Times New Roman" w:eastAsia="Times New Roman" w:hAnsi="Times New Roman" w:cs="Times New Roman"/>
          <w:sz w:val="24"/>
          <w:szCs w:val="24"/>
        </w:rPr>
        <w:t xml:space="preserve"> </w:t>
      </w:r>
      <w:ins w:id="350" w:author="Nathan Dorn" w:date="2026-02-19T12:12:00Z" w16du:dateUtc="2026-02-19T17:12:00Z">
        <w:r w:rsidR="00637DCC">
          <w:rPr>
            <w:rFonts w:ascii="Times New Roman" w:eastAsia="Times New Roman" w:hAnsi="Times New Roman" w:cs="Times New Roman"/>
            <w:sz w:val="24"/>
            <w:szCs w:val="24"/>
          </w:rPr>
          <w:t xml:space="preserve"> Our results provide </w:t>
        </w:r>
      </w:ins>
      <w:ins w:id="351" w:author="Nathan Dorn" w:date="2026-02-19T12:15:00Z" w16du:dateUtc="2026-02-19T17:15:00Z">
        <w:r w:rsidR="009560F0">
          <w:rPr>
            <w:rFonts w:ascii="Times New Roman" w:eastAsia="Times New Roman" w:hAnsi="Times New Roman" w:cs="Times New Roman"/>
            <w:sz w:val="24"/>
            <w:szCs w:val="24"/>
          </w:rPr>
          <w:t>the first</w:t>
        </w:r>
      </w:ins>
      <w:ins w:id="352" w:author="Nathan Dorn" w:date="2026-02-19T12:17:00Z" w16du:dateUtc="2026-02-19T17:17:00Z">
        <w:r w:rsidR="00473F50">
          <w:rPr>
            <w:rFonts w:ascii="Times New Roman" w:eastAsia="Times New Roman" w:hAnsi="Times New Roman" w:cs="Times New Roman"/>
            <w:sz w:val="24"/>
            <w:szCs w:val="24"/>
          </w:rPr>
          <w:t xml:space="preserve"> standardized</w:t>
        </w:r>
      </w:ins>
      <w:ins w:id="353" w:author="Nathan Dorn" w:date="2026-02-19T12:16:00Z" w16du:dateUtc="2026-02-19T17:16:00Z">
        <w:r w:rsidR="00B40866">
          <w:rPr>
            <w:rFonts w:ascii="Times New Roman" w:eastAsia="Times New Roman" w:hAnsi="Times New Roman" w:cs="Times New Roman"/>
            <w:sz w:val="24"/>
            <w:szCs w:val="24"/>
          </w:rPr>
          <w:t xml:space="preserve"> and comprehensive</w:t>
        </w:r>
      </w:ins>
      <w:ins w:id="354" w:author="Nathan Dorn" w:date="2026-02-19T12:15:00Z" w16du:dateUtc="2026-02-19T17:15:00Z">
        <w:r w:rsidR="009560F0">
          <w:rPr>
            <w:rFonts w:ascii="Times New Roman" w:eastAsia="Times New Roman" w:hAnsi="Times New Roman" w:cs="Times New Roman"/>
            <w:sz w:val="24"/>
            <w:szCs w:val="24"/>
          </w:rPr>
          <w:t xml:space="preserve"> </w:t>
        </w:r>
      </w:ins>
      <w:ins w:id="355" w:author="Nathan Dorn" w:date="2026-02-19T12:17:00Z" w16du:dateUtc="2026-02-19T17:17:00Z">
        <w:r w:rsidR="00473F50">
          <w:rPr>
            <w:rFonts w:ascii="Times New Roman" w:eastAsia="Times New Roman" w:hAnsi="Times New Roman" w:cs="Times New Roman"/>
            <w:sz w:val="24"/>
            <w:szCs w:val="24"/>
          </w:rPr>
          <w:t>review</w:t>
        </w:r>
      </w:ins>
      <w:ins w:id="356" w:author="Nathan Dorn" w:date="2026-02-19T12:13:00Z" w16du:dateUtc="2026-02-19T17:13:00Z">
        <w:r w:rsidR="00637DCC">
          <w:rPr>
            <w:rFonts w:ascii="Times New Roman" w:eastAsia="Times New Roman" w:hAnsi="Times New Roman" w:cs="Times New Roman"/>
            <w:sz w:val="24"/>
            <w:szCs w:val="24"/>
          </w:rPr>
          <w:t xml:space="preserve"> </w:t>
        </w:r>
      </w:ins>
      <w:ins w:id="357" w:author="Nathan Dorn" w:date="2026-02-19T12:16:00Z" w16du:dateUtc="2026-02-19T17:16:00Z">
        <w:r w:rsidR="00B40866">
          <w:rPr>
            <w:rFonts w:ascii="Times New Roman" w:eastAsia="Times New Roman" w:hAnsi="Times New Roman" w:cs="Times New Roman"/>
            <w:sz w:val="24"/>
            <w:szCs w:val="24"/>
          </w:rPr>
          <w:t>of</w:t>
        </w:r>
      </w:ins>
      <w:ins w:id="358" w:author="Nathan Dorn" w:date="2026-02-19T12:13:00Z" w16du:dateUtc="2026-02-19T17:13:00Z">
        <w:r w:rsidR="00637DCC">
          <w:rPr>
            <w:rFonts w:ascii="Times New Roman" w:eastAsia="Times New Roman" w:hAnsi="Times New Roman" w:cs="Times New Roman"/>
            <w:sz w:val="24"/>
            <w:szCs w:val="24"/>
          </w:rPr>
          <w:t xml:space="preserve"> the number of </w:t>
        </w:r>
      </w:ins>
      <w:ins w:id="359" w:author="Nathan Dorn" w:date="2026-02-19T12:15:00Z" w16du:dateUtc="2026-02-19T17:15:00Z">
        <w:r w:rsidR="00603662">
          <w:rPr>
            <w:rFonts w:ascii="Times New Roman" w:eastAsia="Times New Roman" w:hAnsi="Times New Roman" w:cs="Times New Roman"/>
            <w:sz w:val="24"/>
            <w:szCs w:val="24"/>
          </w:rPr>
          <w:t xml:space="preserve">non-native </w:t>
        </w:r>
      </w:ins>
      <w:ins w:id="360" w:author="Nathan Dorn" w:date="2026-02-19T12:13:00Z" w16du:dateUtc="2026-02-19T17:13:00Z">
        <w:r w:rsidR="00637DCC">
          <w:rPr>
            <w:rFonts w:ascii="Times New Roman" w:eastAsia="Times New Roman" w:hAnsi="Times New Roman" w:cs="Times New Roman"/>
            <w:sz w:val="24"/>
            <w:szCs w:val="24"/>
          </w:rPr>
          <w:t>populations</w:t>
        </w:r>
        <w:r w:rsidR="00D75BB6">
          <w:rPr>
            <w:rFonts w:ascii="Times New Roman" w:eastAsia="Times New Roman" w:hAnsi="Times New Roman" w:cs="Times New Roman"/>
            <w:sz w:val="24"/>
            <w:szCs w:val="24"/>
          </w:rPr>
          <w:t xml:space="preserve"> (i.e., time series)</w:t>
        </w:r>
        <w:r w:rsidR="00637DCC">
          <w:rPr>
            <w:rFonts w:ascii="Times New Roman" w:eastAsia="Times New Roman" w:hAnsi="Times New Roman" w:cs="Times New Roman"/>
            <w:sz w:val="24"/>
            <w:szCs w:val="24"/>
          </w:rPr>
          <w:t xml:space="preserve"> and </w:t>
        </w:r>
        <w:r w:rsidR="00D75BB6">
          <w:rPr>
            <w:rFonts w:ascii="Times New Roman" w:eastAsia="Times New Roman" w:hAnsi="Times New Roman" w:cs="Times New Roman"/>
            <w:sz w:val="24"/>
            <w:szCs w:val="24"/>
          </w:rPr>
          <w:t xml:space="preserve">species </w:t>
        </w:r>
        <w:r w:rsidR="00637DCC">
          <w:rPr>
            <w:rFonts w:ascii="Times New Roman" w:eastAsia="Times New Roman" w:hAnsi="Times New Roman" w:cs="Times New Roman"/>
            <w:sz w:val="24"/>
            <w:szCs w:val="24"/>
          </w:rPr>
          <w:t>with</w:t>
        </w:r>
      </w:ins>
      <w:ins w:id="361" w:author="Nathan Dorn" w:date="2026-02-19T12:17:00Z" w16du:dateUtc="2026-02-19T17:17:00Z">
        <w:r w:rsidR="00473F50">
          <w:rPr>
            <w:rFonts w:ascii="Times New Roman" w:eastAsia="Times New Roman" w:hAnsi="Times New Roman" w:cs="Times New Roman"/>
            <w:sz w:val="24"/>
            <w:szCs w:val="24"/>
          </w:rPr>
          <w:t xml:space="preserve"> quantitative</w:t>
        </w:r>
      </w:ins>
      <w:ins w:id="362" w:author="Nathan Dorn" w:date="2026-02-19T12:16:00Z" w16du:dateUtc="2026-02-19T17:16:00Z">
        <w:r w:rsidR="009560F0">
          <w:rPr>
            <w:rFonts w:ascii="Times New Roman" w:eastAsia="Times New Roman" w:hAnsi="Times New Roman" w:cs="Times New Roman"/>
            <w:sz w:val="24"/>
            <w:szCs w:val="24"/>
          </w:rPr>
          <w:t xml:space="preserve"> </w:t>
        </w:r>
      </w:ins>
      <w:ins w:id="363" w:author="Nathan Dorn" w:date="2026-02-19T12:13:00Z" w16du:dateUtc="2026-02-19T17:13:00Z">
        <w:r w:rsidR="00637DCC">
          <w:rPr>
            <w:rFonts w:ascii="Times New Roman" w:eastAsia="Times New Roman" w:hAnsi="Times New Roman" w:cs="Times New Roman"/>
            <w:sz w:val="24"/>
            <w:szCs w:val="24"/>
          </w:rPr>
          <w:t>evidence for collapses</w:t>
        </w:r>
      </w:ins>
      <w:ins w:id="364" w:author="Nathan Dorn" w:date="2026-02-19T12:14:00Z" w16du:dateUtc="2026-02-19T17:14:00Z">
        <w:r w:rsidR="00C34E6D">
          <w:rPr>
            <w:rFonts w:ascii="Times New Roman" w:eastAsia="Times New Roman" w:hAnsi="Times New Roman" w:cs="Times New Roman"/>
            <w:sz w:val="24"/>
            <w:szCs w:val="24"/>
          </w:rPr>
          <w:t xml:space="preserve"> (i.e., rapid 90% reductions)</w:t>
        </w:r>
      </w:ins>
      <w:ins w:id="365" w:author="Nathan Dorn" w:date="2026-02-19T12:13:00Z" w16du:dateUtc="2026-02-19T17:13:00Z">
        <w:r w:rsidR="00637DCC">
          <w:rPr>
            <w:rFonts w:ascii="Times New Roman" w:eastAsia="Times New Roman" w:hAnsi="Times New Roman" w:cs="Times New Roman"/>
            <w:sz w:val="24"/>
            <w:szCs w:val="24"/>
          </w:rPr>
          <w:t xml:space="preserve"> and boom-bust</w:t>
        </w:r>
      </w:ins>
      <w:ins w:id="366" w:author="Nathan Dorn" w:date="2026-02-19T12:15:00Z" w16du:dateUtc="2026-02-19T17:15:00Z">
        <w:r w:rsidR="00603662">
          <w:rPr>
            <w:rFonts w:ascii="Times New Roman" w:eastAsia="Times New Roman" w:hAnsi="Times New Roman" w:cs="Times New Roman"/>
            <w:sz w:val="24"/>
            <w:szCs w:val="24"/>
          </w:rPr>
          <w:t xml:space="preserve"> dynamics</w:t>
        </w:r>
      </w:ins>
      <w:ins w:id="367" w:author="Nathan Dorn" w:date="2026-02-19T12:13:00Z" w16du:dateUtc="2026-02-19T17:13:00Z">
        <w:r w:rsidR="00637DCC">
          <w:rPr>
            <w:rFonts w:ascii="Times New Roman" w:eastAsia="Times New Roman" w:hAnsi="Times New Roman" w:cs="Times New Roman"/>
            <w:sz w:val="24"/>
            <w:szCs w:val="24"/>
          </w:rPr>
          <w:t>.</w:t>
        </w:r>
      </w:ins>
      <w:commentRangeEnd w:id="349"/>
      <w:r w:rsidR="00B40866" w:rsidRPr="00605F58">
        <w:rPr>
          <w:rStyle w:val="CommentReference"/>
          <w:rFonts w:ascii="Times New Roman" w:eastAsia="Times New Roman" w:hAnsi="Times New Roman" w:cs="Times New Roman"/>
          <w:sz w:val="24"/>
          <w:szCs w:val="24"/>
        </w:rPr>
        <w:commentReference w:id="349"/>
      </w:r>
    </w:p>
    <w:p w14:paraId="2848CD04" w14:textId="7D8C9F32" w:rsidR="00423A1E" w:rsidRDefault="0032349C"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Material and </w:t>
      </w:r>
      <w:r w:rsidR="00423A1E">
        <w:rPr>
          <w:rFonts w:ascii="Times New Roman" w:eastAsia="Times New Roman" w:hAnsi="Times New Roman" w:cs="Times New Roman"/>
          <w:b/>
          <w:sz w:val="24"/>
          <w:szCs w:val="24"/>
        </w:rPr>
        <w:t>Methods</w:t>
      </w:r>
    </w:p>
    <w:p w14:paraId="7279E989" w14:textId="07B43B04" w:rsidR="00FE56CF" w:rsidRPr="00423A1E" w:rsidRDefault="005064CC" w:rsidP="00605F58">
      <w:pPr>
        <w:spacing w:line="480" w:lineRule="auto"/>
        <w:rPr>
          <w:rFonts w:ascii="Times New Roman" w:eastAsia="Times New Roman" w:hAnsi="Times New Roman" w:cs="Times New Roman"/>
          <w:bCs/>
          <w:i/>
          <w:iCs/>
          <w:sz w:val="24"/>
          <w:szCs w:val="24"/>
        </w:rPr>
      </w:pPr>
      <w:r w:rsidRPr="00423A1E">
        <w:rPr>
          <w:rFonts w:ascii="Times New Roman" w:eastAsia="Times New Roman" w:hAnsi="Times New Roman" w:cs="Times New Roman"/>
          <w:bCs/>
          <w:i/>
          <w:iCs/>
          <w:sz w:val="24"/>
          <w:szCs w:val="24"/>
        </w:rPr>
        <w:t>Literature Search</w:t>
      </w:r>
    </w:p>
    <w:p w14:paraId="0F06176F" w14:textId="310903E9" w:rsidR="005A4E09" w:rsidRDefault="00520351" w:rsidP="005A4E09">
      <w:pPr>
        <w:spacing w:line="480" w:lineRule="auto"/>
        <w:rPr>
          <w:rFonts w:ascii="Times New Roman" w:eastAsia="Times New Roman" w:hAnsi="Times New Roman" w:cs="Times New Roman"/>
          <w:sz w:val="24"/>
          <w:szCs w:val="24"/>
        </w:rPr>
      </w:pPr>
      <w:r w:rsidRPr="00423A1E">
        <w:rPr>
          <w:rFonts w:ascii="Times New Roman" w:eastAsia="Times New Roman" w:hAnsi="Times New Roman" w:cs="Times New Roman"/>
          <w:bCs/>
          <w:sz w:val="24"/>
          <w:szCs w:val="24"/>
        </w:rPr>
        <w:lastRenderedPageBreak/>
        <w:t>T</w:t>
      </w:r>
      <w:r w:rsidR="005064CC" w:rsidRPr="00605F58">
        <w:rPr>
          <w:rFonts w:ascii="Times New Roman" w:eastAsia="Times New Roman" w:hAnsi="Times New Roman" w:cs="Times New Roman"/>
          <w:sz w:val="24"/>
          <w:szCs w:val="24"/>
        </w:rPr>
        <w:t>he literature</w:t>
      </w:r>
      <w:r>
        <w:rPr>
          <w:rFonts w:ascii="Times New Roman" w:eastAsia="Times New Roman" w:hAnsi="Times New Roman" w:cs="Times New Roman"/>
          <w:sz w:val="24"/>
          <w:szCs w:val="24"/>
        </w:rPr>
        <w:t xml:space="preserve"> was searched</w:t>
      </w:r>
      <w:r w:rsidR="005064CC" w:rsidRPr="00605F58">
        <w:rPr>
          <w:rFonts w:ascii="Times New Roman" w:eastAsia="Times New Roman" w:hAnsi="Times New Roman" w:cs="Times New Roman"/>
          <w:sz w:val="24"/>
          <w:szCs w:val="24"/>
        </w:rPr>
        <w:t xml:space="preserve"> using Web of Science with the following keywords: boom and bust; explosion and crash; population and explosion; population and outbreak; population and cycles; </w:t>
      </w:r>
      <w:proofErr w:type="spellStart"/>
      <w:r w:rsidR="005064CC" w:rsidRPr="00605F58">
        <w:rPr>
          <w:rFonts w:ascii="Times New Roman" w:eastAsia="Times New Roman" w:hAnsi="Times New Roman" w:cs="Times New Roman"/>
          <w:sz w:val="24"/>
          <w:szCs w:val="24"/>
        </w:rPr>
        <w:t>fluctuat</w:t>
      </w:r>
      <w:proofErr w:type="spellEnd"/>
      <w:r w:rsidR="005064CC" w:rsidRPr="00605F58">
        <w:rPr>
          <w:rFonts w:ascii="Times New Roman" w:eastAsia="Times New Roman" w:hAnsi="Times New Roman" w:cs="Times New Roman"/>
          <w:sz w:val="24"/>
          <w:szCs w:val="24"/>
        </w:rPr>
        <w:t xml:space="preserve">* populations.  </w:t>
      </w:r>
      <w:r w:rsidR="00887F28">
        <w:rPr>
          <w:rFonts w:ascii="Times New Roman" w:eastAsia="Times New Roman" w:hAnsi="Times New Roman" w:cs="Times New Roman"/>
          <w:sz w:val="24"/>
          <w:szCs w:val="24"/>
        </w:rPr>
        <w:t>The</w:t>
      </w:r>
      <w:r w:rsidR="005064CC" w:rsidRPr="00605F58">
        <w:rPr>
          <w:rFonts w:ascii="Times New Roman" w:eastAsia="Times New Roman" w:hAnsi="Times New Roman" w:cs="Times New Roman"/>
          <w:sz w:val="24"/>
          <w:szCs w:val="24"/>
        </w:rPr>
        <w:t xml:space="preserve"> results</w:t>
      </w:r>
      <w:r w:rsidR="00887F28">
        <w:rPr>
          <w:rFonts w:ascii="Times New Roman" w:eastAsia="Times New Roman" w:hAnsi="Times New Roman" w:cs="Times New Roman"/>
          <w:sz w:val="24"/>
          <w:szCs w:val="24"/>
        </w:rPr>
        <w:t xml:space="preserve"> were filtered</w:t>
      </w:r>
      <w:r w:rsidR="005064CC" w:rsidRPr="00605F58">
        <w:rPr>
          <w:rFonts w:ascii="Times New Roman" w:eastAsia="Times New Roman" w:hAnsi="Times New Roman" w:cs="Times New Roman"/>
          <w:sz w:val="24"/>
          <w:szCs w:val="24"/>
        </w:rPr>
        <w:t xml:space="preserve"> to include only the web of science categories; Environmental Studies; Ecology; Environmental Sciences; Marine Freshwater Biology; Zoology; Evolutionary Biology; Plant Sciences; Biology; Ornithology; Limnology; Forestry; Entomology.  </w:t>
      </w:r>
      <w:r w:rsidR="00B67774">
        <w:rPr>
          <w:rFonts w:ascii="Times New Roman" w:eastAsia="Times New Roman" w:hAnsi="Times New Roman" w:cs="Times New Roman"/>
          <w:sz w:val="24"/>
          <w:szCs w:val="24"/>
        </w:rPr>
        <w:t xml:space="preserve">The </w:t>
      </w:r>
      <w:r w:rsidR="005064CC" w:rsidRPr="00605F58">
        <w:rPr>
          <w:rFonts w:ascii="Times New Roman" w:eastAsia="Times New Roman" w:hAnsi="Times New Roman" w:cs="Times New Roman"/>
          <w:sz w:val="24"/>
          <w:szCs w:val="24"/>
        </w:rPr>
        <w:t xml:space="preserve">abstracts of the remaining results </w:t>
      </w:r>
      <w:r w:rsidR="00B67774">
        <w:rPr>
          <w:rFonts w:ascii="Times New Roman" w:eastAsia="Times New Roman" w:hAnsi="Times New Roman" w:cs="Times New Roman"/>
          <w:sz w:val="24"/>
          <w:szCs w:val="24"/>
        </w:rPr>
        <w:t xml:space="preserve">were searched </w:t>
      </w:r>
      <w:r w:rsidR="005064CC" w:rsidRPr="00605F58">
        <w:rPr>
          <w:rFonts w:ascii="Times New Roman" w:eastAsia="Times New Roman" w:hAnsi="Times New Roman" w:cs="Times New Roman"/>
          <w:sz w:val="24"/>
          <w:szCs w:val="24"/>
        </w:rPr>
        <w:t xml:space="preserve">to exclude studies that described boom-bust in mining and fossil fuels industries. </w:t>
      </w:r>
      <w:r w:rsidR="00C80C05">
        <w:rPr>
          <w:rFonts w:ascii="Times New Roman" w:eastAsia="Times New Roman" w:hAnsi="Times New Roman" w:cs="Times New Roman"/>
          <w:sz w:val="24"/>
          <w:szCs w:val="24"/>
        </w:rPr>
        <w:t>A second search was conducted by looking</w:t>
      </w:r>
      <w:r w:rsidR="005064CC" w:rsidRPr="00605F58">
        <w:rPr>
          <w:rFonts w:ascii="Times New Roman" w:eastAsia="Times New Roman" w:hAnsi="Times New Roman" w:cs="Times New Roman"/>
          <w:sz w:val="24"/>
          <w:szCs w:val="24"/>
        </w:rPr>
        <w:t xml:space="preserve"> through the supplemental material and references of three reviews that</w:t>
      </w:r>
      <w:r w:rsidR="00960195">
        <w:rPr>
          <w:rFonts w:ascii="Times New Roman" w:eastAsia="Times New Roman" w:hAnsi="Times New Roman" w:cs="Times New Roman"/>
          <w:sz w:val="24"/>
          <w:szCs w:val="24"/>
        </w:rPr>
        <w:t xml:space="preserve"> relate</w:t>
      </w:r>
      <w:r w:rsidR="005064CC" w:rsidRPr="00605F58">
        <w:rPr>
          <w:rFonts w:ascii="Times New Roman" w:eastAsia="Times New Roman" w:hAnsi="Times New Roman" w:cs="Times New Roman"/>
          <w:sz w:val="24"/>
          <w:szCs w:val="24"/>
        </w:rPr>
        <w:t xml:space="preserve"> to boom-bust </w:t>
      </w:r>
      <w:r w:rsidR="00E34441">
        <w:rPr>
          <w:rFonts w:ascii="Times New Roman" w:eastAsia="Times New Roman" w:hAnsi="Times New Roman" w:cs="Times New Roman"/>
          <w:sz w:val="24"/>
          <w:szCs w:val="24"/>
        </w:rPr>
        <w:fldChar w:fldCharType="begin"/>
      </w:r>
      <w:r w:rsidR="001418C8">
        <w:rPr>
          <w:rFonts w:ascii="Times New Roman" w:eastAsia="Times New Roman" w:hAnsi="Times New Roman" w:cs="Times New Roman"/>
          <w:sz w:val="24"/>
          <w:szCs w:val="24"/>
        </w:rPr>
        <w:instrText xml:space="preserve"> ADDIN ZOTERO_ITEM CSL_CITATION {"citationID":"70ajSyIf","properties":{"formattedCitation":"(McDowell &amp; Sousa 2019; Spear {\\i{}et al.} 2021; Strayer {\\i{}et al.} 2017)","plainCitation":"(McDowell &amp; Sousa 2019; Spear et al. 2021; Strayer et al. 2017)","noteIndex":0},"citationItems":[{"id":88,"uris":["http://zotero.org/users/9972654/items/U2IE8T8L"],"itemData":{"id":88,"type":"article-journal","container-title":"Frontiers in Ecology and Evolution","DOI":"10.3389/fevo.2019.00331","ISSN":"2296-701X","journalAbbreviation":"Front. Ecol. Evol.","language":"en","page":"331","source":"DOI.org (Crossref)","title":"Mass Mortality Events of Invasive Freshwater Bivalves: Current Understanding and Potential Directions for Future Research","title-short":"Mass Mortality Events of Invasive Freshwater Bivalves","volume":"7","author":[{"family":"McDowell","given":"William G."},{"family":"Sousa","given":"Ronaldo"}],"issued":{"date-parts":[["2019",9,13]]}}},{"id":82,"uris":["http://zotero.org/users/9972654/items/8LJU5HQ5"],"itemData":{"id":82,"type":"article-journal","abstract":"It is well established that nonnative species are a key driver of global environmental change, but much less is known about the underlying drivers of nonnative species outbreaks themselves. In the present article, we explore the concept and implications of nonnative sleeper populations in invasion dynamics. Such populations persist at low abundance for years or even decades—a period during which they often go undetected and have negligible impact—until they are triggered by an environmental factor to become highly abundant and disruptive. Population irruptions are commonly misinterpreted as a recent arrival of the nonnative species, but sleeper populations belie a more complex history of inconspicuous occurrence followed by an abrupt shift in abundance and ecological impact. In the present article, we identify mechanisms that can trigger their irruption, and the implications for invasive species risk assessment and management.","container-title":"BioScience","DOI":"10.1093/biosci/biaa168","ISSN":"0006-3568, 1525-3244","issue":"4","language":"en","page":"357-369","source":"DOI.org (Crossref)","title":"The Invasion Ecology of Sleeper Populations: Prevalence, Persistence, and Abrupt Shifts","title-short":"The Invasion Ecology of Sleeper Populations","volume":"71","author":[{"family":"Spear","given":"Michael J"},{"family":"Walsh","given":"Jake R"},{"family":"Ricciardi","given":"Anthony"},{"family":"Zanden","given":"M Jake Vander"}],"issued":{"date-parts":[["2021",4,12]]}}},{"id":96,"uris":["http://zotero.org/users/9972654/items/NCR5V6NZ"],"itemData":{"id":96,"type":"article-journal","abstract":"Boom-bust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E34441">
        <w:rPr>
          <w:rFonts w:ascii="Times New Roman" w:eastAsia="Times New Roman" w:hAnsi="Times New Roman" w:cs="Times New Roman"/>
          <w:sz w:val="24"/>
          <w:szCs w:val="24"/>
        </w:rPr>
        <w:fldChar w:fldCharType="separate"/>
      </w:r>
      <w:r w:rsidR="001418C8" w:rsidRPr="001418C8">
        <w:rPr>
          <w:rFonts w:ascii="Times New Roman" w:hAnsi="Times New Roman" w:cs="Times New Roman"/>
          <w:sz w:val="24"/>
        </w:rPr>
        <w:t xml:space="preserve">(McDowell &amp; Sousa 2019; Spear </w:t>
      </w:r>
      <w:r w:rsidR="001418C8" w:rsidRPr="001418C8">
        <w:rPr>
          <w:rFonts w:ascii="Times New Roman" w:hAnsi="Times New Roman" w:cs="Times New Roman"/>
          <w:i/>
          <w:iCs/>
          <w:sz w:val="24"/>
        </w:rPr>
        <w:t>et al.</w:t>
      </w:r>
      <w:r w:rsidR="001418C8" w:rsidRPr="001418C8">
        <w:rPr>
          <w:rFonts w:ascii="Times New Roman" w:hAnsi="Times New Roman" w:cs="Times New Roman"/>
          <w:sz w:val="24"/>
        </w:rPr>
        <w:t xml:space="preserve"> 2021; Strayer </w:t>
      </w:r>
      <w:r w:rsidR="001418C8" w:rsidRPr="001418C8">
        <w:rPr>
          <w:rFonts w:ascii="Times New Roman" w:hAnsi="Times New Roman" w:cs="Times New Roman"/>
          <w:i/>
          <w:iCs/>
          <w:sz w:val="24"/>
        </w:rPr>
        <w:t>et al.</w:t>
      </w:r>
      <w:r w:rsidR="001418C8" w:rsidRPr="001418C8">
        <w:rPr>
          <w:rFonts w:ascii="Times New Roman" w:hAnsi="Times New Roman" w:cs="Times New Roman"/>
          <w:sz w:val="24"/>
        </w:rPr>
        <w:t xml:space="preserve"> 2017)</w:t>
      </w:r>
      <w:r w:rsidR="00E34441">
        <w:rPr>
          <w:rFonts w:ascii="Times New Roman" w:eastAsia="Times New Roman" w:hAnsi="Times New Roman" w:cs="Times New Roman"/>
          <w:sz w:val="24"/>
          <w:szCs w:val="24"/>
        </w:rPr>
        <w:fldChar w:fldCharType="end"/>
      </w:r>
      <w:r w:rsidR="00F52DB5">
        <w:rPr>
          <w:rFonts w:ascii="Times New Roman" w:eastAsia="Times New Roman" w:hAnsi="Times New Roman" w:cs="Times New Roman"/>
          <w:sz w:val="24"/>
          <w:szCs w:val="24"/>
        </w:rPr>
        <w:t>.</w:t>
      </w:r>
      <w:r w:rsidR="005064CC" w:rsidRPr="00605F58">
        <w:rPr>
          <w:rFonts w:ascii="Times New Roman" w:eastAsia="Times New Roman" w:hAnsi="Times New Roman" w:cs="Times New Roman"/>
          <w:sz w:val="24"/>
          <w:szCs w:val="24"/>
        </w:rPr>
        <w:t xml:space="preserve"> </w:t>
      </w:r>
      <w:r w:rsidR="006B7E2A">
        <w:rPr>
          <w:rFonts w:ascii="Times New Roman" w:eastAsia="Times New Roman" w:hAnsi="Times New Roman" w:cs="Times New Roman"/>
          <w:sz w:val="24"/>
          <w:szCs w:val="24"/>
        </w:rPr>
        <w:t xml:space="preserve">The aim of </w:t>
      </w:r>
      <w:r w:rsidR="00C13A36">
        <w:rPr>
          <w:rFonts w:ascii="Times New Roman" w:eastAsia="Times New Roman" w:hAnsi="Times New Roman" w:cs="Times New Roman"/>
          <w:sz w:val="24"/>
          <w:szCs w:val="24"/>
        </w:rPr>
        <w:t xml:space="preserve">our </w:t>
      </w:r>
      <w:r w:rsidR="006B7E2A">
        <w:rPr>
          <w:rFonts w:ascii="Times New Roman" w:eastAsia="Times New Roman" w:hAnsi="Times New Roman" w:cs="Times New Roman"/>
          <w:sz w:val="24"/>
          <w:szCs w:val="24"/>
        </w:rPr>
        <w:t>study was to document the best evidence for</w:t>
      </w:r>
      <w:r w:rsidR="006B7E2A" w:rsidRPr="00605F58">
        <w:rPr>
          <w:rFonts w:ascii="Times New Roman" w:eastAsia="Times New Roman" w:hAnsi="Times New Roman" w:cs="Times New Roman"/>
          <w:sz w:val="24"/>
          <w:szCs w:val="24"/>
        </w:rPr>
        <w:t xml:space="preserve"> boom-bust in </w:t>
      </w:r>
      <w:r w:rsidR="00C13A36">
        <w:rPr>
          <w:rFonts w:ascii="Times New Roman" w:eastAsia="Times New Roman" w:hAnsi="Times New Roman" w:cs="Times New Roman"/>
          <w:sz w:val="24"/>
          <w:szCs w:val="24"/>
        </w:rPr>
        <w:t>invasions</w:t>
      </w:r>
      <w:r w:rsidR="006B7E2A">
        <w:rPr>
          <w:rFonts w:ascii="Times New Roman" w:eastAsia="Times New Roman" w:hAnsi="Times New Roman" w:cs="Times New Roman"/>
          <w:sz w:val="24"/>
          <w:szCs w:val="24"/>
        </w:rPr>
        <w:t xml:space="preserve">, </w:t>
      </w:r>
      <w:r w:rsidR="0081733B">
        <w:rPr>
          <w:rFonts w:ascii="Times New Roman" w:eastAsia="Times New Roman" w:hAnsi="Times New Roman" w:cs="Times New Roman"/>
          <w:sz w:val="24"/>
          <w:szCs w:val="24"/>
        </w:rPr>
        <w:t>so the</w:t>
      </w:r>
      <w:r w:rsidR="0015360D">
        <w:rPr>
          <w:rFonts w:ascii="Times New Roman" w:eastAsia="Times New Roman" w:hAnsi="Times New Roman" w:cs="Times New Roman"/>
          <w:sz w:val="24"/>
          <w:szCs w:val="24"/>
        </w:rPr>
        <w:t xml:space="preserve"> studies were filtered by whether any of the study species were non-native</w:t>
      </w:r>
      <w:r w:rsidR="00D86494">
        <w:rPr>
          <w:rFonts w:ascii="Times New Roman" w:eastAsia="Times New Roman" w:hAnsi="Times New Roman" w:cs="Times New Roman"/>
          <w:sz w:val="24"/>
          <w:szCs w:val="24"/>
        </w:rPr>
        <w:t xml:space="preserve"> and if the studies presented time series </w:t>
      </w:r>
      <w:r w:rsidR="002E282F">
        <w:rPr>
          <w:rFonts w:ascii="Times New Roman" w:eastAsia="Times New Roman" w:hAnsi="Times New Roman" w:cs="Times New Roman"/>
          <w:sz w:val="24"/>
          <w:szCs w:val="24"/>
        </w:rPr>
        <w:t>within</w:t>
      </w:r>
      <w:r w:rsidR="00D7021A">
        <w:rPr>
          <w:rFonts w:ascii="Times New Roman" w:eastAsia="Times New Roman" w:hAnsi="Times New Roman" w:cs="Times New Roman"/>
          <w:sz w:val="24"/>
          <w:szCs w:val="24"/>
        </w:rPr>
        <w:t xml:space="preserve"> the paper or</w:t>
      </w:r>
      <w:r w:rsidR="00CC43BD">
        <w:rPr>
          <w:rFonts w:ascii="Times New Roman" w:eastAsia="Times New Roman" w:hAnsi="Times New Roman" w:cs="Times New Roman"/>
          <w:sz w:val="24"/>
          <w:szCs w:val="24"/>
        </w:rPr>
        <w:t xml:space="preserve"> </w:t>
      </w:r>
      <w:r w:rsidR="00D7021A">
        <w:rPr>
          <w:rFonts w:ascii="Times New Roman" w:eastAsia="Times New Roman" w:hAnsi="Times New Roman" w:cs="Times New Roman"/>
          <w:sz w:val="24"/>
          <w:szCs w:val="24"/>
        </w:rPr>
        <w:t>the supplementary material</w:t>
      </w:r>
      <w:r w:rsidR="006B7E2A">
        <w:rPr>
          <w:rFonts w:ascii="Times New Roman" w:eastAsia="Times New Roman" w:hAnsi="Times New Roman" w:cs="Times New Roman"/>
          <w:sz w:val="24"/>
          <w:szCs w:val="24"/>
        </w:rPr>
        <w:t>.</w:t>
      </w:r>
      <w:r w:rsidR="00D7021A">
        <w:rPr>
          <w:rFonts w:ascii="Times New Roman" w:eastAsia="Times New Roman" w:hAnsi="Times New Roman" w:cs="Times New Roman"/>
          <w:sz w:val="24"/>
          <w:szCs w:val="24"/>
        </w:rPr>
        <w:t xml:space="preserve">  </w:t>
      </w:r>
    </w:p>
    <w:p w14:paraId="2EB48B0D" w14:textId="1445892B" w:rsidR="00F0419F" w:rsidRPr="00F0419F" w:rsidRDefault="00AD66AB" w:rsidP="005A4E09">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Time series</w:t>
      </w:r>
      <w:r w:rsidR="00F0419F" w:rsidRPr="00F0419F">
        <w:rPr>
          <w:rFonts w:ascii="Times New Roman" w:eastAsia="Times New Roman" w:hAnsi="Times New Roman" w:cs="Times New Roman"/>
          <w:i/>
          <w:iCs/>
          <w:sz w:val="24"/>
          <w:szCs w:val="24"/>
        </w:rPr>
        <w:t xml:space="preserve"> extraction</w:t>
      </w:r>
    </w:p>
    <w:p w14:paraId="251468A9" w14:textId="19F395F9" w:rsidR="009B349A" w:rsidRDefault="001518C3" w:rsidP="009B349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figures and supplementary material of the</w:t>
      </w:r>
      <w:r w:rsidR="00CC43BD">
        <w:rPr>
          <w:rFonts w:ascii="Times New Roman" w:eastAsia="Times New Roman" w:hAnsi="Times New Roman" w:cs="Times New Roman"/>
          <w:sz w:val="24"/>
          <w:szCs w:val="24"/>
        </w:rPr>
        <w:t xml:space="preserve"> papers</w:t>
      </w:r>
      <w:r w:rsidR="00030804">
        <w:rPr>
          <w:rFonts w:ascii="Times New Roman" w:eastAsia="Times New Roman" w:hAnsi="Times New Roman" w:cs="Times New Roman"/>
          <w:sz w:val="24"/>
          <w:szCs w:val="24"/>
        </w:rPr>
        <w:t xml:space="preserve"> were scanned to find time series</w:t>
      </w:r>
      <w:r w:rsidR="00116E7A">
        <w:rPr>
          <w:rFonts w:ascii="Times New Roman" w:eastAsia="Times New Roman" w:hAnsi="Times New Roman" w:cs="Times New Roman"/>
          <w:sz w:val="24"/>
          <w:szCs w:val="24"/>
        </w:rPr>
        <w:t>. A time series was defined as any population metric sampled for at least 3 years. The</w:t>
      </w:r>
      <w:r w:rsidR="00C145B1">
        <w:rPr>
          <w:rFonts w:ascii="Times New Roman" w:eastAsia="Times New Roman" w:hAnsi="Times New Roman" w:cs="Times New Roman"/>
          <w:sz w:val="24"/>
          <w:szCs w:val="24"/>
        </w:rPr>
        <w:t xml:space="preserve"> data for the time series were taken from tables or from </w:t>
      </w:r>
      <w:r w:rsidR="00463930">
        <w:rPr>
          <w:rFonts w:ascii="Times New Roman" w:eastAsia="Times New Roman" w:hAnsi="Times New Roman" w:cs="Times New Roman"/>
          <w:sz w:val="24"/>
          <w:szCs w:val="24"/>
        </w:rPr>
        <w:t xml:space="preserve">data </w:t>
      </w:r>
      <w:r w:rsidR="00C145B1">
        <w:rPr>
          <w:rFonts w:ascii="Times New Roman" w:eastAsia="Times New Roman" w:hAnsi="Times New Roman" w:cs="Times New Roman"/>
          <w:sz w:val="24"/>
          <w:szCs w:val="24"/>
        </w:rPr>
        <w:t>repositories</w:t>
      </w:r>
      <w:r w:rsidR="00463930">
        <w:rPr>
          <w:rFonts w:ascii="Times New Roman" w:eastAsia="Times New Roman" w:hAnsi="Times New Roman" w:cs="Times New Roman"/>
          <w:sz w:val="24"/>
          <w:szCs w:val="24"/>
        </w:rPr>
        <w:t xml:space="preserve">, </w:t>
      </w:r>
      <w:r w:rsidR="0074012E">
        <w:rPr>
          <w:rFonts w:ascii="Times New Roman" w:eastAsia="Times New Roman" w:hAnsi="Times New Roman" w:cs="Times New Roman"/>
          <w:sz w:val="24"/>
          <w:szCs w:val="24"/>
        </w:rPr>
        <w:t xml:space="preserve">but </w:t>
      </w:r>
      <w:r w:rsidR="00463930">
        <w:rPr>
          <w:rFonts w:ascii="Times New Roman" w:eastAsia="Times New Roman" w:hAnsi="Times New Roman" w:cs="Times New Roman"/>
          <w:sz w:val="24"/>
          <w:szCs w:val="24"/>
        </w:rPr>
        <w:t xml:space="preserve">when those were unavailable </w:t>
      </w:r>
      <w:r w:rsidR="00F202BA">
        <w:rPr>
          <w:rFonts w:ascii="Times New Roman" w:eastAsia="Times New Roman" w:hAnsi="Times New Roman" w:cs="Times New Roman"/>
          <w:sz w:val="24"/>
          <w:szCs w:val="24"/>
        </w:rPr>
        <w:t xml:space="preserve">data were extracted from </w:t>
      </w:r>
      <w:r w:rsidR="00347181">
        <w:rPr>
          <w:rFonts w:ascii="Times New Roman" w:eastAsia="Times New Roman" w:hAnsi="Times New Roman" w:cs="Times New Roman"/>
          <w:sz w:val="24"/>
          <w:szCs w:val="24"/>
        </w:rPr>
        <w:t>figure</w:t>
      </w:r>
      <w:r w:rsidR="00F202BA">
        <w:rPr>
          <w:rFonts w:ascii="Times New Roman" w:eastAsia="Times New Roman" w:hAnsi="Times New Roman" w:cs="Times New Roman"/>
          <w:sz w:val="24"/>
          <w:szCs w:val="24"/>
        </w:rPr>
        <w:t xml:space="preserve">s using the </w:t>
      </w:r>
      <w:proofErr w:type="spellStart"/>
      <w:r w:rsidR="00F202BA">
        <w:rPr>
          <w:rFonts w:ascii="Times New Roman" w:eastAsia="Times New Roman" w:hAnsi="Times New Roman" w:cs="Times New Roman"/>
          <w:sz w:val="24"/>
          <w:szCs w:val="24"/>
        </w:rPr>
        <w:t>metaDigitise</w:t>
      </w:r>
      <w:proofErr w:type="spellEnd"/>
      <w:r w:rsidR="00F202BA">
        <w:rPr>
          <w:rFonts w:ascii="Times New Roman" w:eastAsia="Times New Roman" w:hAnsi="Times New Roman" w:cs="Times New Roman"/>
          <w:sz w:val="24"/>
          <w:szCs w:val="24"/>
        </w:rPr>
        <w:t xml:space="preserve"> package</w:t>
      </w:r>
      <w:r w:rsidR="00F54C4B">
        <w:rPr>
          <w:rFonts w:ascii="Times New Roman" w:eastAsia="Times New Roman" w:hAnsi="Times New Roman" w:cs="Times New Roman"/>
          <w:sz w:val="24"/>
          <w:szCs w:val="24"/>
        </w:rPr>
        <w:t xml:space="preserve"> </w:t>
      </w:r>
      <w:r w:rsidR="00853C22">
        <w:rPr>
          <w:rFonts w:ascii="Times New Roman" w:eastAsia="Times New Roman" w:hAnsi="Times New Roman" w:cs="Times New Roman"/>
          <w:sz w:val="24"/>
          <w:szCs w:val="24"/>
        </w:rPr>
        <w:fldChar w:fldCharType="begin"/>
      </w:r>
      <w:r w:rsidR="00853C22">
        <w:rPr>
          <w:rFonts w:ascii="Times New Roman" w:eastAsia="Times New Roman" w:hAnsi="Times New Roman" w:cs="Times New Roman"/>
          <w:sz w:val="24"/>
          <w:szCs w:val="24"/>
        </w:rPr>
        <w:instrText xml:space="preserve"> ADDIN ZOTERO_ITEM CSL_CITATION {"citationID":"F6ITv3Ga","properties":{"formattedCitation":"(Pick {\\i{}et al.} 2019)","plainCitation":"(Pick et al. 2019)","noteIndex":0},"citationItems":[{"id":4360,"uris":["http://zotero.org/users/9972654/items/7Z9W4MKJ"],"itemData":{"id":4360,"type":"article-journal","container-title":"Methods in Ecology and Evolution","DOI":"https://doi.org/10.1111/2041-210X.13118","page":"426-431","title":"Reproducible, flexible and high-throughput data extraction from primary literature: the metaDigitize R package","volume":"10","author":[{"family":"Pick","given":"Joel L."},{"family":"Nakagawa","given":"Shinichi"},{"family":"Noble","given":"Daniel W. A."}],"issued":{"date-parts":[["2019"]]}}}],"schema":"https://github.com/citation-style-language/schema/raw/master/csl-citation.json"} </w:instrText>
      </w:r>
      <w:r w:rsidR="00853C22">
        <w:rPr>
          <w:rFonts w:ascii="Times New Roman" w:eastAsia="Times New Roman" w:hAnsi="Times New Roman" w:cs="Times New Roman"/>
          <w:sz w:val="24"/>
          <w:szCs w:val="24"/>
        </w:rPr>
        <w:fldChar w:fldCharType="separate"/>
      </w:r>
      <w:r w:rsidR="00853C22" w:rsidRPr="00853C22">
        <w:rPr>
          <w:rFonts w:ascii="Times New Roman" w:hAnsi="Times New Roman" w:cs="Times New Roman"/>
          <w:sz w:val="24"/>
        </w:rPr>
        <w:t xml:space="preserve">(Pick </w:t>
      </w:r>
      <w:r w:rsidR="00853C22" w:rsidRPr="00853C22">
        <w:rPr>
          <w:rFonts w:ascii="Times New Roman" w:hAnsi="Times New Roman" w:cs="Times New Roman"/>
          <w:i/>
          <w:iCs/>
          <w:sz w:val="24"/>
        </w:rPr>
        <w:t>et al.</w:t>
      </w:r>
      <w:r w:rsidR="00853C22" w:rsidRPr="00853C22">
        <w:rPr>
          <w:rFonts w:ascii="Times New Roman" w:hAnsi="Times New Roman" w:cs="Times New Roman"/>
          <w:sz w:val="24"/>
        </w:rPr>
        <w:t xml:space="preserve"> 2019)</w:t>
      </w:r>
      <w:r w:rsidR="00853C22">
        <w:rPr>
          <w:rFonts w:ascii="Times New Roman" w:eastAsia="Times New Roman" w:hAnsi="Times New Roman" w:cs="Times New Roman"/>
          <w:sz w:val="24"/>
          <w:szCs w:val="24"/>
        </w:rPr>
        <w:fldChar w:fldCharType="end"/>
      </w:r>
      <w:r w:rsidR="00F202BA">
        <w:rPr>
          <w:rFonts w:ascii="Times New Roman" w:eastAsia="Times New Roman" w:hAnsi="Times New Roman" w:cs="Times New Roman"/>
          <w:sz w:val="24"/>
          <w:szCs w:val="24"/>
        </w:rPr>
        <w:t xml:space="preserve"> in R version</w:t>
      </w:r>
      <w:r w:rsidR="00FC5A53">
        <w:rPr>
          <w:rFonts w:ascii="Times New Roman" w:eastAsia="Times New Roman" w:hAnsi="Times New Roman" w:cs="Times New Roman"/>
          <w:sz w:val="24"/>
          <w:szCs w:val="24"/>
        </w:rPr>
        <w:t xml:space="preserve"> 4.3.2 </w:t>
      </w:r>
      <w:r w:rsidR="00FC5A53">
        <w:rPr>
          <w:rFonts w:ascii="Times New Roman" w:eastAsia="Times New Roman" w:hAnsi="Times New Roman" w:cs="Times New Roman"/>
          <w:sz w:val="24"/>
          <w:szCs w:val="24"/>
        </w:rPr>
        <w:fldChar w:fldCharType="begin"/>
      </w:r>
      <w:r w:rsidR="00FF3000">
        <w:rPr>
          <w:rFonts w:ascii="Times New Roman" w:eastAsia="Times New Roman" w:hAnsi="Times New Roman" w:cs="Times New Roman"/>
          <w:sz w:val="24"/>
          <w:szCs w:val="24"/>
        </w:rPr>
        <w:instrText xml:space="preserve"> ADDIN ZOTERO_ITEM CSL_CITATION {"citationID":"B2RGCe8q","properties":{"formattedCitation":"(R Core Team 2023)","plainCitation":"(R Core Team 2023)","noteIndex":0},"citationItems":[{"id":2614,"uris":["http://zotero.org/users/9972654/items/ANCSNN3N"],"itemData":{"id":2614,"type":"software","publisher":"R Foundation for Statistical Computing","publisher-place":"Vienna","title":"R: A Language and Environment for Statistical Computing.","URL":"https://www.R-project.org/","author":[{"family":"R Core Team","given":""}],"issued":{"date-parts":[["2023"]]}}}],"schema":"https://github.com/citation-style-language/schema/raw/master/csl-citation.json"} </w:instrText>
      </w:r>
      <w:r w:rsidR="00FC5A53">
        <w:rPr>
          <w:rFonts w:ascii="Times New Roman" w:eastAsia="Times New Roman" w:hAnsi="Times New Roman" w:cs="Times New Roman"/>
          <w:sz w:val="24"/>
          <w:szCs w:val="24"/>
        </w:rPr>
        <w:fldChar w:fldCharType="separate"/>
      </w:r>
      <w:r w:rsidR="00FC5A53" w:rsidRPr="00FC5A53">
        <w:rPr>
          <w:rFonts w:ascii="Times New Roman" w:hAnsi="Times New Roman" w:cs="Times New Roman"/>
          <w:sz w:val="24"/>
        </w:rPr>
        <w:t>(R Core Team 2023)</w:t>
      </w:r>
      <w:r w:rsidR="00FC5A53">
        <w:rPr>
          <w:rFonts w:ascii="Times New Roman" w:eastAsia="Times New Roman" w:hAnsi="Times New Roman" w:cs="Times New Roman"/>
          <w:sz w:val="24"/>
          <w:szCs w:val="24"/>
        </w:rPr>
        <w:fldChar w:fldCharType="end"/>
      </w:r>
      <w:r w:rsidR="00F54C4B">
        <w:rPr>
          <w:rFonts w:ascii="Times New Roman" w:eastAsia="Times New Roman" w:hAnsi="Times New Roman" w:cs="Times New Roman"/>
          <w:sz w:val="24"/>
          <w:szCs w:val="24"/>
        </w:rPr>
        <w:t>.</w:t>
      </w:r>
      <w:r w:rsidR="0074012E">
        <w:rPr>
          <w:rFonts w:ascii="Times New Roman" w:eastAsia="Times New Roman" w:hAnsi="Times New Roman" w:cs="Times New Roman"/>
          <w:sz w:val="24"/>
          <w:szCs w:val="24"/>
        </w:rPr>
        <w:t xml:space="preserve">  </w:t>
      </w:r>
      <w:r w:rsidR="009656CC">
        <w:rPr>
          <w:rFonts w:ascii="Times New Roman" w:eastAsia="Times New Roman" w:hAnsi="Times New Roman" w:cs="Times New Roman"/>
          <w:sz w:val="24"/>
          <w:szCs w:val="24"/>
        </w:rPr>
        <w:t xml:space="preserve">The studies were searched to obtain </w:t>
      </w:r>
      <w:r>
        <w:rPr>
          <w:rFonts w:ascii="Times New Roman" w:eastAsia="Times New Roman" w:hAnsi="Times New Roman" w:cs="Times New Roman"/>
          <w:sz w:val="24"/>
          <w:szCs w:val="24"/>
        </w:rPr>
        <w:t xml:space="preserve">the survey </w:t>
      </w:r>
      <w:r w:rsidR="00DF1745">
        <w:rPr>
          <w:rFonts w:ascii="Times New Roman" w:eastAsia="Times New Roman" w:hAnsi="Times New Roman" w:cs="Times New Roman"/>
          <w:sz w:val="24"/>
          <w:szCs w:val="24"/>
        </w:rPr>
        <w:t xml:space="preserve">frequency </w:t>
      </w:r>
      <w:r>
        <w:rPr>
          <w:rFonts w:ascii="Times New Roman" w:eastAsia="Times New Roman" w:hAnsi="Times New Roman" w:cs="Times New Roman"/>
          <w:sz w:val="24"/>
          <w:szCs w:val="24"/>
        </w:rPr>
        <w:t xml:space="preserve">(i.e., yearly, monthly, twice a year, every two years, three times a year, weekly, every two months), the population metric (i.e., Annual Maximum Density, Biomass, Biovolume, Captures, CPUE, Density, Harvest, </w:t>
      </w:r>
      <w:r w:rsidR="009B7CC3">
        <w:rPr>
          <w:rFonts w:ascii="Times New Roman" w:eastAsia="Times New Roman" w:hAnsi="Times New Roman" w:cs="Times New Roman"/>
          <w:sz w:val="24"/>
          <w:szCs w:val="24"/>
        </w:rPr>
        <w:t>A</w:t>
      </w:r>
      <w:r>
        <w:rPr>
          <w:rFonts w:ascii="Times New Roman" w:eastAsia="Times New Roman" w:hAnsi="Times New Roman" w:cs="Times New Roman"/>
          <w:sz w:val="24"/>
          <w:szCs w:val="24"/>
        </w:rPr>
        <w:t>bundance, Percent Cover, Trap Success),</w:t>
      </w:r>
      <w:r w:rsidR="00A041DB">
        <w:rPr>
          <w:rFonts w:ascii="Times New Roman" w:eastAsia="Times New Roman" w:hAnsi="Times New Roman" w:cs="Times New Roman"/>
          <w:sz w:val="24"/>
          <w:szCs w:val="24"/>
        </w:rPr>
        <w:t xml:space="preserve"> </w:t>
      </w:r>
      <w:r w:rsidR="009656CC">
        <w:rPr>
          <w:rFonts w:ascii="Times New Roman" w:eastAsia="Times New Roman" w:hAnsi="Times New Roman" w:cs="Times New Roman"/>
          <w:sz w:val="24"/>
          <w:szCs w:val="24"/>
        </w:rPr>
        <w:t>the</w:t>
      </w:r>
      <w:r w:rsidR="00A041DB">
        <w:rPr>
          <w:rFonts w:ascii="Times New Roman" w:eastAsia="Times New Roman" w:hAnsi="Times New Roman" w:cs="Times New Roman"/>
          <w:sz w:val="24"/>
          <w:szCs w:val="24"/>
        </w:rPr>
        <w:t xml:space="preserve"> invaded</w:t>
      </w:r>
      <w:r w:rsidR="009656CC">
        <w:rPr>
          <w:rFonts w:ascii="Times New Roman" w:eastAsia="Times New Roman" w:hAnsi="Times New Roman" w:cs="Times New Roman"/>
          <w:sz w:val="24"/>
          <w:szCs w:val="24"/>
        </w:rPr>
        <w:t xml:space="preserve"> continent </w:t>
      </w:r>
      <w:r w:rsidR="009656CC" w:rsidRPr="00605F58">
        <w:rPr>
          <w:rFonts w:ascii="Times New Roman" w:eastAsia="Times New Roman" w:hAnsi="Times New Roman" w:cs="Times New Roman"/>
          <w:sz w:val="24"/>
          <w:szCs w:val="24"/>
        </w:rPr>
        <w:t>(</w:t>
      </w:r>
      <w:r w:rsidR="009656CC">
        <w:rPr>
          <w:rFonts w:ascii="Times New Roman" w:eastAsia="Times New Roman" w:hAnsi="Times New Roman" w:cs="Times New Roman"/>
          <w:sz w:val="24"/>
          <w:szCs w:val="24"/>
        </w:rPr>
        <w:t>i.e., Australia</w:t>
      </w:r>
      <w:r w:rsidR="009656CC" w:rsidRPr="00605F58">
        <w:rPr>
          <w:rFonts w:ascii="Times New Roman" w:eastAsia="Times New Roman" w:hAnsi="Times New Roman" w:cs="Times New Roman"/>
          <w:sz w:val="24"/>
          <w:szCs w:val="24"/>
        </w:rPr>
        <w:t>, S. America, N. America, Europe, Asia, Antarctica</w:t>
      </w:r>
      <w:r w:rsidR="009656CC">
        <w:rPr>
          <w:rFonts w:ascii="Times New Roman" w:eastAsia="Times New Roman" w:hAnsi="Times New Roman" w:cs="Times New Roman"/>
          <w:sz w:val="24"/>
          <w:szCs w:val="24"/>
        </w:rPr>
        <w:t>, or Island</w:t>
      </w:r>
      <w:r w:rsidR="009656CC" w:rsidRPr="00605F58">
        <w:rPr>
          <w:rFonts w:ascii="Times New Roman" w:eastAsia="Times New Roman" w:hAnsi="Times New Roman" w:cs="Times New Roman"/>
          <w:sz w:val="24"/>
          <w:szCs w:val="24"/>
        </w:rPr>
        <w:t>)</w:t>
      </w:r>
      <w:r w:rsidR="009656CC">
        <w:rPr>
          <w:rFonts w:ascii="Times New Roman" w:eastAsia="Times New Roman" w:hAnsi="Times New Roman" w:cs="Times New Roman"/>
          <w:sz w:val="24"/>
          <w:szCs w:val="24"/>
        </w:rPr>
        <w:t xml:space="preserve">, the major ecosystem </w:t>
      </w:r>
      <w:r w:rsidR="009656CC">
        <w:rPr>
          <w:rFonts w:ascii="Times New Roman" w:eastAsia="Times New Roman" w:hAnsi="Times New Roman" w:cs="Times New Roman"/>
          <w:sz w:val="24"/>
          <w:szCs w:val="24"/>
        </w:rPr>
        <w:lastRenderedPageBreak/>
        <w:t xml:space="preserve">type (i.e., terrestrial, marine, freshwater), and </w:t>
      </w:r>
      <w:r w:rsidR="00A041DB">
        <w:rPr>
          <w:rFonts w:ascii="Times New Roman" w:eastAsia="Times New Roman" w:hAnsi="Times New Roman" w:cs="Times New Roman"/>
          <w:sz w:val="24"/>
          <w:szCs w:val="24"/>
        </w:rPr>
        <w:t>taxonomy</w:t>
      </w:r>
      <w:r w:rsidR="009656CC">
        <w:rPr>
          <w:rFonts w:ascii="Times New Roman" w:eastAsia="Times New Roman" w:hAnsi="Times New Roman" w:cs="Times New Roman"/>
          <w:sz w:val="24"/>
          <w:szCs w:val="24"/>
        </w:rPr>
        <w:t xml:space="preserve"> (</w:t>
      </w:r>
      <w:r w:rsidR="00A041DB">
        <w:rPr>
          <w:rFonts w:ascii="Times New Roman" w:eastAsia="Times New Roman" w:hAnsi="Times New Roman" w:cs="Times New Roman"/>
          <w:sz w:val="24"/>
          <w:szCs w:val="24"/>
        </w:rPr>
        <w:t xml:space="preserve">i.e., </w:t>
      </w:r>
      <w:r w:rsidR="009656CC">
        <w:rPr>
          <w:rFonts w:ascii="Times New Roman" w:eastAsia="Times New Roman" w:hAnsi="Times New Roman" w:cs="Times New Roman"/>
          <w:sz w:val="24"/>
          <w:szCs w:val="24"/>
        </w:rPr>
        <w:t>kingdom, and class)</w:t>
      </w:r>
      <w:r w:rsidR="00A041DB">
        <w:rPr>
          <w:rFonts w:ascii="Times New Roman" w:eastAsia="Times New Roman" w:hAnsi="Times New Roman" w:cs="Times New Roman"/>
          <w:sz w:val="24"/>
          <w:szCs w:val="24"/>
        </w:rPr>
        <w:t xml:space="preserve"> of the invading species. </w:t>
      </w:r>
    </w:p>
    <w:p w14:paraId="7439564E" w14:textId="108CFF97" w:rsidR="009B349A" w:rsidRDefault="009B349A" w:rsidP="009B349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longevity </w:t>
      </w:r>
      <w:r w:rsidR="00BF6979">
        <w:rPr>
          <w:rFonts w:ascii="Times New Roman" w:eastAsia="Times New Roman" w:hAnsi="Times New Roman" w:cs="Times New Roman"/>
          <w:sz w:val="24"/>
          <w:szCs w:val="24"/>
        </w:rPr>
        <w:t>has been estimated more widely across</w:t>
      </w:r>
      <w:r>
        <w:rPr>
          <w:rFonts w:ascii="Times New Roman" w:eastAsia="Times New Roman" w:hAnsi="Times New Roman" w:cs="Times New Roman"/>
          <w:sz w:val="24"/>
          <w:szCs w:val="24"/>
        </w:rPr>
        <w:t xml:space="preserve"> taxonomic groups, we obtained data for longevity as a proxy for generation time.  Longevity data for mammals and birds have</w:t>
      </w:r>
      <w:r w:rsidR="004F060A">
        <w:rPr>
          <w:rFonts w:ascii="Times New Roman" w:eastAsia="Times New Roman" w:hAnsi="Times New Roman" w:cs="Times New Roman"/>
          <w:sz w:val="24"/>
          <w:szCs w:val="24"/>
        </w:rPr>
        <w:t xml:space="preserve"> been</w:t>
      </w:r>
      <w:r>
        <w:rPr>
          <w:rFonts w:ascii="Times New Roman" w:eastAsia="Times New Roman" w:hAnsi="Times New Roman" w:cs="Times New Roman"/>
          <w:sz w:val="24"/>
          <w:szCs w:val="24"/>
        </w:rPr>
        <w:t xml:space="preserve"> compiled in </w:t>
      </w:r>
      <w:r>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{"citationID":"W5P2ufwW","properties":{"formattedCitation":"(Pacifici {\\i{}et al.} 2013)","plainCitation":"(Pacifici et al. 2013)","dontUpdate":true,"noteIndex":0},"citationItems":[{"id":4151,"uris":["http://zotero.org/users/9972654/items/MNH3JXIH"],"itemData":{"id":4151,"type":"article-journal","abstract":"Generation length (GL) is defined as the average age of parents of the current cohort, reflecting the turnover rate of breeding individuals in a population. GL is a fundamental piece of information for population ecology as well as for measuring species threat status (e.g. in the IUCN Red List). Here we present a dataset including GL records for all extant mammal species (n=5427). We first reviewed all data on GL published in the IUCN Red List database. We then calculated a value for species with available reproductive parameters (reproductive life span and age at first reproduction). We assigned to missing-data species a mean GL value from congeneric or confamilial species (depending on data availability). Finally, for a few remaining species, we assigned mean GL values from species with similar body mass and belonging to the same order. Our work provides the first attempt to complete a database of GL for mammals; it will be an essential reference point for all conservation-related studies that need pragmatic information on species GL, such as population dynamics and applications of the IUCN Red List assessment.","container-title":"Nature Conservation","DOI":"10.3897/natureconservation.5.5734","ISSN":"1314-3301, 1314-6947","journalAbbreviation":"NC","language":"en","license":"http://creativecommons.org/licenses/by/3.0/","page":"89-94","source":"DOI.org (Crossref)","title":"Generation length for mammals","volume":"5","author":[{"family":"Pacifici","given":"Michela"},{"family":"Santini","given":"Luca"},{"family":"Di Marco","given":"Moreno"},{"family":"Baisero","given":"Daniele"},{"family":"Francucci","given":"Lucilla"},{"family":"Grottolo Marasini","given":"Gabriele"},{"family":"Visconti","given":"Piero"},{"family":"Rondinini","given":"Carlo"}],"issued":{"date-parts":[["2013",11,13]]}}}],"schema":"https://github.com/citation-style-language/schema/raw/master/csl-citation.json"} </w:instrText>
      </w:r>
      <w:r>
        <w:rPr>
          <w:rFonts w:ascii="Times New Roman" w:eastAsia="Times New Roman" w:hAnsi="Times New Roman" w:cs="Times New Roman"/>
          <w:sz w:val="24"/>
          <w:szCs w:val="24"/>
        </w:rPr>
        <w:fldChar w:fldCharType="separate"/>
      </w:r>
      <w:r w:rsidRPr="00F40065">
        <w:rPr>
          <w:rFonts w:ascii="Times New Roman" w:hAnsi="Times New Roman" w:cs="Times New Roman"/>
          <w:sz w:val="24"/>
        </w:rPr>
        <w:t xml:space="preserve">Pacifici </w:t>
      </w:r>
      <w:r w:rsidRPr="00F40065">
        <w:rPr>
          <w:rFonts w:ascii="Times New Roman" w:hAnsi="Times New Roman" w:cs="Times New Roman"/>
          <w:i/>
          <w:iCs/>
          <w:sz w:val="24"/>
        </w:rPr>
        <w:t>et al.</w:t>
      </w:r>
      <w:r w:rsidRPr="00F40065">
        <w:rPr>
          <w:rFonts w:ascii="Times New Roman" w:hAnsi="Times New Roman" w:cs="Times New Roman"/>
          <w:sz w:val="24"/>
        </w:rPr>
        <w:t xml:space="preserve"> </w:t>
      </w:r>
      <w:r>
        <w:rPr>
          <w:rFonts w:ascii="Times New Roman" w:hAnsi="Times New Roman" w:cs="Times New Roman"/>
          <w:sz w:val="24"/>
        </w:rPr>
        <w:t>(</w:t>
      </w:r>
      <w:r w:rsidRPr="00F40065">
        <w:rPr>
          <w:rFonts w:ascii="Times New Roman" w:hAnsi="Times New Roman" w:cs="Times New Roman"/>
          <w:sz w:val="24"/>
        </w:rPr>
        <w:t>2013)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{"citationID":"qtgjn1gv","properties":{"formattedCitation":"(Bird {\\i{}et al.} 2020)","plainCitation":"(Bird et al. 2020)","dontUpdate":true,"noteIndex":0},"citationItems":[{"id":4158,"uris":["http://zotero.org/users/9972654/items/5TRSS366"],"itemData":{"id":4158,"type":"article-journal","abstract":"Birds have been comprehensively assessed on the International Union for Conservation of Nature (IUCN) Red List more times than any other taxonomic group. However, to date, generation lengths have not been systematically estimated to scale population trends when undertaking assessments, as required by the criteria of the IUCN Red List. We compiled information from major databases of published life-history and trait data for all birds and imputed missing life-history data as a function of species traits with generalized linear mixed models. Generation lengths were derived for all species, based on our modeled values of age at first breeding, maximum longevity, and annual adult survival. The resulting generation lengths varied from 1.42 to 27.87 years (median 2.99). Most species (61%) had generation lengths &lt;3.33 years, meaning that the period of 3 generations—over which population declines are assessed under criterion A—was &lt;10 years, which is the value used for IUCN Red List assessments of species with short generation times. For these species, our trait-informed estimates of generation length suggested that 10 years is a robust precautionary value for threat assessment. In other cases, however, for whole families, genera, or individual species, generation length had a substantial impact on their estimated extinction risk, resulting in higher extinction risk in long-lived species than in short-lived species. Although our approach effectively addressed data gaps, generation lengths for some species may have been underestimated due to a paucity of life-history data. Overall, our results will strengthen future extinction-risk assessments and augment key databases of avian life-history and trait data.","container-title":"Conservation Biology","DOI":"10.1111/cobi.13486","ISSN":"0888-8892, 1523-1739","issue":"5","journalAbbreviation":"Conservation Biology","language":"en","page":"1252-1261","source":"DOI.org (Crossref)","title":"Generation lengths of the world's birds and their implications for extinction risk","volume":"34","author":[{"family":"Bird","given":"Jeremy P."},{"family":"Martin","given":"Robert"},{"family":"Akçakaya","given":"H. Reşit"},{"family":"Gilroy","given":"James"},{"family":"Burfield","given":"Ian J."},{"family":"Garnett","given":"Stephen T."},{"family":"Symes","given":"Andy"},{"family":"Taylor","given":"Joseph"},{"family":"Şekercioğlu","given":"Çağan H."},{"family":"Butchart","given":"Stuart H. M."}],"issued":{"date-parts":[["2020",10]]}}}],"schema":"https://github.com/citation-style-language/schema/raw/master/csl-citation.json"} </w:instrText>
      </w:r>
      <w:r>
        <w:rPr>
          <w:rFonts w:ascii="Times New Roman" w:eastAsia="Times New Roman" w:hAnsi="Times New Roman" w:cs="Times New Roman"/>
          <w:sz w:val="24"/>
          <w:szCs w:val="24"/>
        </w:rPr>
        <w:fldChar w:fldCharType="separate"/>
      </w:r>
      <w:r w:rsidRPr="00F40065">
        <w:rPr>
          <w:rFonts w:ascii="Times New Roman" w:hAnsi="Times New Roman" w:cs="Times New Roman"/>
          <w:sz w:val="24"/>
        </w:rPr>
        <w:t xml:space="preserve">Bird </w:t>
      </w:r>
      <w:r w:rsidRPr="00F40065">
        <w:rPr>
          <w:rFonts w:ascii="Times New Roman" w:hAnsi="Times New Roman" w:cs="Times New Roman"/>
          <w:i/>
          <w:iCs/>
          <w:sz w:val="24"/>
        </w:rPr>
        <w:t>et al.</w:t>
      </w:r>
      <w:r w:rsidRPr="00F40065">
        <w:rPr>
          <w:rFonts w:ascii="Times New Roman" w:hAnsi="Times New Roman" w:cs="Times New Roman"/>
          <w:sz w:val="24"/>
        </w:rPr>
        <w:t xml:space="preserve"> </w:t>
      </w:r>
      <w:r>
        <w:rPr>
          <w:rFonts w:ascii="Times New Roman" w:hAnsi="Times New Roman" w:cs="Times New Roman"/>
          <w:sz w:val="24"/>
        </w:rPr>
        <w:t>(</w:t>
      </w:r>
      <w:r w:rsidRPr="00F40065">
        <w:rPr>
          <w:rFonts w:ascii="Times New Roman" w:hAnsi="Times New Roman" w:cs="Times New Roman"/>
          <w:sz w:val="24"/>
        </w:rPr>
        <w:t>2020)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respectively. The remaining taxa were found in large trait databases when available (i.e., </w:t>
      </w:r>
      <w:proofErr w:type="spellStart"/>
      <w:r>
        <w:rPr>
          <w:rFonts w:ascii="Times New Roman" w:eastAsia="Times New Roman" w:hAnsi="Times New Roman" w:cs="Times New Roman"/>
          <w:sz w:val="24"/>
          <w:szCs w:val="24"/>
        </w:rPr>
        <w:t>AnAge</w:t>
      </w:r>
      <w:proofErr w:type="spellEnd"/>
      <w:r>
        <w:rPr>
          <w:rFonts w:ascii="Times New Roman" w:eastAsia="Times New Roman" w:hAnsi="Times New Roman" w:cs="Times New Roman"/>
          <w:sz w:val="24"/>
          <w:szCs w:val="24"/>
        </w:rPr>
        <w:t>-</w:t>
      </w:r>
      <w:r w:rsidR="001C38E8">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{"citationID":"F2ozVks3","properties":{"formattedCitation":"(De Magalh\\uc0\\u227{}es &amp; Costa 2009)","plainCitation":"(De Magalhães &amp; Costa 2009)","dontUpdate":true,"noteIndex":0},"citationItems":[{"id":4154,"uris":["http://zotero.org/users/9972654/items/2DZQVUXN"],"itemData":{"id":4154,"type":"article-journal","abstract":"Longevity is a major characteristic of animals that has long fascinated scientists. In this work, we present a comprehensive database of animal longevity records and related life-history traits entitled AnAge, which we compiled and manually curated from an extensive literature. AnAge started as a collection of longevity records, but has since been expanded to include quantitative data for numerous other life-history traits, including body masses at different developmental stages, reproductive data such as age at sexual maturity and measurements of reproductive output, and physiological traits related to metabolism. AnAge features over 4000 vertebrate species and is a central resource for applying the comparative method to studies of longevity and life-history evolution across the tree of life. Moreover, by providing a reference value for longevity and other life-history traits, AnAge can prove valuable to a broad range of biologists working in evolutionary biology, ecology, zoology, physiology and conservation biology. AnAge is freely available online (http://genomics.senescence.info/species/).","container-title":"Journal of Evolutionary Biology","DOI":"10.1111/j.1420-9101.2009.01783.x","ISSN":"1010-061X, 1420-9101","issue":"8","journalAbbreviation":"J of Evolutionary Biology","language":"en","page":"1770-1774","source":"DOI.org (Crossref)","title":"A database of vertebrate longevity records and their relation to other life‐history traits","volume":"22","author":[{"family":"De Magalhães","given":"J. P."},{"family":"Costa","given":"J."}],"issued":{"date-parts":[["2009",8]]}}}],"schema":"https://github.com/citation-style-language/schema/raw/master/csl-citation.json"} </w:instrText>
      </w:r>
      <w:r w:rsidR="001C38E8">
        <w:rPr>
          <w:rFonts w:ascii="Times New Roman" w:eastAsia="Times New Roman" w:hAnsi="Times New Roman" w:cs="Times New Roman"/>
          <w:sz w:val="24"/>
          <w:szCs w:val="24"/>
        </w:rPr>
        <w:fldChar w:fldCharType="separate"/>
      </w:r>
      <w:r w:rsidR="001C38E8" w:rsidRPr="001C38E8">
        <w:rPr>
          <w:rFonts w:ascii="Times New Roman" w:hAnsi="Times New Roman" w:cs="Times New Roman"/>
          <w:sz w:val="24"/>
        </w:rPr>
        <w:t>De Magalhães &amp; Costa 2009</w:t>
      </w:r>
      <w:r w:rsidR="001C38E8">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FishBase</w:t>
      </w:r>
      <w:proofErr w:type="spellEnd"/>
      <w:r>
        <w:rPr>
          <w:rFonts w:ascii="Times New Roman" w:eastAsia="Times New Roman" w:hAnsi="Times New Roman" w:cs="Times New Roman"/>
          <w:sz w:val="24"/>
          <w:szCs w:val="24"/>
        </w:rPr>
        <w:t>-</w:t>
      </w:r>
      <w:r w:rsidR="00595370">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{"citationID":"kVk4fCZD","properties":{"formattedCitation":"(Froese {\\i{}et al.} 1992)","plainCitation":"(Froese et al. 1992)","dontUpdate":true,"noteIndex":0},"citationItems":[{"id":4378,"uris":["http://zotero.org/users/9972654/items/LZAMYXRE"],"itemData":{"id":4378,"type":"article-journal","container-title":"ICLARM Software","page":"48","source":"Zotero","title":"Draft User's Manual of Fish Base A Biological Database on Fish (ver. 1.0)","volume":"7","author":[{"family":"Froese","given":"R"},{"family":"Palomares","given":"M L D"},{"family":"Pauly","given":"D"}],"issued":{"date-parts":[["1992",12]]}}}],"schema":"https://github.com/citation-style-language/schema/raw/master/csl-citation.json"} </w:instrText>
      </w:r>
      <w:r w:rsidR="00595370">
        <w:rPr>
          <w:rFonts w:ascii="Times New Roman" w:eastAsia="Times New Roman" w:hAnsi="Times New Roman" w:cs="Times New Roman"/>
          <w:sz w:val="24"/>
          <w:szCs w:val="24"/>
        </w:rPr>
        <w:fldChar w:fldCharType="separate"/>
      </w:r>
      <w:r w:rsidR="00595370" w:rsidRPr="00595370">
        <w:rPr>
          <w:rFonts w:ascii="Times New Roman" w:hAnsi="Times New Roman" w:cs="Times New Roman"/>
          <w:sz w:val="24"/>
        </w:rPr>
        <w:t xml:space="preserve">Froese </w:t>
      </w:r>
      <w:r w:rsidR="00595370" w:rsidRPr="00595370">
        <w:rPr>
          <w:rFonts w:ascii="Times New Roman" w:hAnsi="Times New Roman" w:cs="Times New Roman"/>
          <w:i/>
          <w:iCs/>
          <w:sz w:val="24"/>
        </w:rPr>
        <w:t>et al.</w:t>
      </w:r>
      <w:r w:rsidR="00595370" w:rsidRPr="00595370">
        <w:rPr>
          <w:rFonts w:ascii="Times New Roman" w:hAnsi="Times New Roman" w:cs="Times New Roman"/>
          <w:sz w:val="24"/>
        </w:rPr>
        <w:t xml:space="preserve"> 1992</w:t>
      </w:r>
      <w:r w:rsidR="00595370">
        <w:rPr>
          <w:rFonts w:ascii="Times New Roman" w:eastAsia="Times New Roman" w:hAnsi="Times New Roman" w:cs="Times New Roman"/>
          <w:sz w:val="24"/>
          <w:szCs w:val="24"/>
        </w:rPr>
        <w:fldChar w:fldCharType="end"/>
      </w:r>
      <w:r w:rsidR="005953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TRY-trait database</w:t>
      </w:r>
      <w:r w:rsidR="0068520C">
        <w:rPr>
          <w:rFonts w:ascii="Times New Roman" w:eastAsia="Times New Roman" w:hAnsi="Times New Roman" w:cs="Times New Roman"/>
          <w:sz w:val="24"/>
          <w:szCs w:val="24"/>
        </w:rPr>
        <w:t>-</w:t>
      </w:r>
      <w:r w:rsidR="0068520C">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{"citationID":"mvCuItQE","properties":{"formattedCitation":"(Kattge {\\i{}et al.} 2020)","plainCitation":"(Kattge et al. 2020)","dontUpdate":true,"noteIndex":0},"citationItems":[{"id":4381,"uris":["http://zotero.org/users/9972654/items/R5ILBKQ2"],"itemData":{"id":4381,"type":"article-journal","abstract":"Plant traits—the morphological, anatomical, physiological, biochemical and phenological characteristics of plants—determine how plants respond to environmental factors, affect other trophic levels, and influence ecosystem properties and their benefits and detriments to people. Plant trait data thus represent the basis for a vast area of research spanning from evolutionary biology, community and functional ecology, to biodiversity conservation, ecosystem and landscape management, restoration, biogeography and earth system modelling. Since its foundation in 2007, the TRY database of plant traits has grown continuously. It now provides unprecedented data coverage under an open access data policy and is the main plant trait database used by the research community worldwide. Increasingly, the TRY database also supports new frontiers of trait-based plant research, including the identification of data gaps and the subsequent mobilization or measurement of new data. To support this development, in this article we evaluate the extent of the trait data compiled in TRY and analyse emerging patterns of data coverage and representativeness. Best species coverage is achieved for categorical traits—almost complete coverage for ‘plant growth form’. However, most traits relevant for ecology and vegetation modelling are characterized by continuous intraspecific variation and trait–environmental relationships. These traits have to be measured on individual plants in their respective environment. Despite unprecedented data coverage, we observe a humbling lack of completeness and representativeness of these continuous traits in many aspects. We, therefore, conclude that reducing data gaps and biases in the TRY database remains a key challenge and requires a coordinated approach to data mobilization and trait measurements. This can only be achieved in collaboration with other initiatives.","container-title":"Global Change Biology","DOI":"10.1111/gcb.14904","ISSN":"1354-1013, 1365-2486","issue":"1","journalAbbreviation":"Global Change Biology","language":"en","page":"119-188","source":"DOI.org (Crossref)","title":"TRY plant trait database – enhanced coverage and open access","volume":"26","author":[{"family":"Kattge","given":"Jens"},{"family":"Bönisch","given":"Gerhard"},{"family":"Díaz","given":"Sandra"},{"family":"Lavorel","given":"Sandra"},{"family":"Prentice","given":"Iain Colin"},{"family":"Leadley","given":"Paul"},{"family":"Tautenhahn","given":"Susanne"},{"family":"Werner","given":"Gijsbert D. A."},{"family":"Aakala","given":"Tuomas"},{"family":"Abedi","given":"Mehdi"},{"family":"Acosta","given":"Alicia T. R."},{"family":"Adamidis","given":"George C."},{"family":"Adamson","given":"Kairi"},{"family":"Aiba","given":"Masahiro"},{"family":"Albert","given":"Cécile H."},{"family":"Alcántara","given":"Julio M."},{"family":"Alcázar C","given":"Carolina"},{"family":"Aleixo","given":"Izabela"},{"family":"Ali","given":"Hamada"},{"family":"Amiaud","given":"Bernard"},{"family":"Ammer","given":"Christian"},{"family":"Amoroso","given":"Mariano M."},{"family":"Anand","given":"Madhur"},{"family":"Anderson","given":"Carolyn"},{"family":"Anten","given":"Niels"},{"family":"Antos","given":"Joseph"},{"family":"Apgaua","given":"Deborah Mattos Guimarães"},{"family":"Ashman","given":"Tia‐Lynn"},{"family":"Asmara","given":"Degi Harja"},{"family":"Asner","given":"Gregory P."},{"family":"Aspinwall","given":"Michael"},{"family":"Atkin","given":"Owen"},{"family":"Aubin","given":"Isabelle"},{"family":"Baastrup‐Spohr","given":"Lars"},{"family":"Bahalkeh","given":"Khadijeh"},{"family":"Bahn","given":"Michael"},{"family":"Baker","given":"Timothy"},{"family":"Baker","given":"William J."},{"family":"Bakker","given":"Jan P."},{"family":"Baldocchi","given":"Dennis"},{"family":"Baltzer","given":"Jennifer"},{"family":"Banerjee","given":"Arindam"},{"family":"Baranger","given":"Anne"},{"family":"Barlow","given":"Jos"},{"family":"Barneche","given":"Diego R."},{"family":"Baruch","given":"Zdravko"},{"family":"Bastianelli","given":"Denis"},{"family":"Battles","given":"John"},{"family":"Bauerle","given":"William"},{"family":"Bauters","given":"Marijn"},{"family":"Bazzato","given":"Erika"},{"family":"Beckmann","given":"Michael"},{"family":"Beeckman","given":"Hans"},{"family":"Beierkuhnlein","given":"Carl"},{"family":"Bekker","given":"Renee"},{"family":"Belfry","given":"Gavin"},{"family":"Belluau","given":"Michael"},{"family":"Beloiu","given":"Mirela"},{"family":"Benavides","given":"Raquel"},{"family":"Benomar","given":"Lahcen"},{"family":"Berdugo‐Lattke","given":"Mary Lee"},{"family":"Berenguer","given":"Erika"},{"family":"Bergamin","given":"Rodrigo"},{"family":"Bergmann","given":"Joana"},{"family":"Bergmann Carlucci","given":"Marcos"},{"family":"Berner","given":"Logan"},{"family":"Bernhardt‐Römermann","given":"Markus"},{"family":"Bigler","given":"Christof"},{"family":"Bjorkman","given":"Anne D."},{"family":"Blackman","given":"Chris"},{"family":"Blanco","given":"Carolina"},{"family":"Blonder","given":"Benjamin"},{"family":"Blumenthal","given":"Dana"},{"family":"Bocanegra‐González","given":"Kelly T."},{"family":"Boeckx","given":"Pascal"},{"family":"Bohlman","given":"Stephanie"},{"family":"Böhning‐Gaese","given":"Katrin"},{"family":"Boisvert‐Marsh","given":"Laura"},{"family":"Bond","given":"William"},{"family":"Bond‐Lamberty","given":"Ben"},{"family":"Boom","given":"Arnoud"},{"family":"Boonman","given":"Coline C. F."},{"family":"Bordin","given":"Kauane"},{"family":"Boughton","given":"Elizabeth H."},{"family":"Boukili","given":"Vanessa"},{"family":"Bowman","given":"David M. J. S."},{"family":"Bravo","given":"Sandra"},{"family":"Brendel","given":"Marco Richard"},{"family":"Broadley","given":"Martin R."},{"family":"Brown","given":"Kerry A."},{"family":"Bruelheide","given":"Helge"},{"family":"Brumnich","given":"Federico"},{"family":"Bruun","given":"Hans Henrik"},{"family":"Bruy","given":"David"},{"family":"Buchanan","given":"Serra W."},{"family":"Bucher","given":"Solveig Franziska"},{"family":"Buchmann","given":"Nina"},{"family":"Buitenwerf","given":"Robert"},{"family":"Bunker","given":"Daniel E."},{"family":"Bürger","given":"Jana"},{"family":"Burrascano","given":"Sabina"},{"family":"Burslem","given":"David F. R. P."},{"family":"Butterfield","given":"Bradley J."},{"family":"Byun","given":"Chaeho"},{"family":"Marques","given":"Marcia"},{"family":"Scalon","given":"Marina C."},{"family":"Caccianiga","given":"Marco"},{"family":"Cadotte","given":"Marc"},{"family":"Cailleret","given":"Maxime"},{"family":"Camac","given":"James"},{"family":"Camarero","given":"Jesús Julio"},{"family":"Campany","given":"Courtney"},{"family":"Campetella","given":"Giandiego"},{"family":"Campos","given":"Juan Antonio"},{"family":"Cano‐Arboleda","given":"Laura"},{"family":"Canullo","given":"Roberto"},{"family":"Carbognani","given":"Michele"},{"family":"Carvalho","given":"Fabio"},{"family":"Casanoves","given":"Fernando"},{"family":"Castagneyrol","given":"Bastien"},{"family":"Catford","given":"Jane A."},{"family":"Cavender‐Bares","given":"Jeannine"},{"family":"Cerabolini","given":"Bruno E. L."},{"family":"Cervellini","given":"Marco"},{"family":"Chacón‐Madrigal","given":"Eduardo"},{"family":"Chapin","given":"Kenneth"},{"family":"Chapin","given":"F. Stuart"},{"family":"Chelli","given":"Stefano"},{"family":"Chen","given":"Si‐Chong"},{"family":"Chen","given":"Anping"},{"family":"Cherubini","given":"Paolo"},{"family":"Chianucci","given":"Francesco"},{"family":"Choat","given":"Brendan"},{"family":"Chung","given":"Kyong‐Sook"},{"family":"Chytrý","given":"Milan"},{"family":"Ciccarelli","given":"Daniela"},{"family":"Coll","given":"Lluís"},{"family":"Collins","given":"Courtney G."},{"family":"Conti","given":"Luisa"},{"family":"Coomes","given":"David"},{"family":"Cornelissen","given":"Johannes H. C."},{"family":"Cornwell","given":"William K."},{"family":"Corona","given":"Piermaria"},{"family":"Coyea","given":"Marie"},{"family":"Craine","given":"Joseph"},{"family":"Craven","given":"Dylan"},{"family":"Cromsigt","given":"Joris P. G. M."},{"family":"Csecserits","given":"Anikó"},{"family":"Cufar","given":"Katarina"},{"family":"Cuntz","given":"Matthias"},{"family":"Da Silva","given":"Ana Carolina"},{"family":"Dahlin","given":"Kyla M."},{"family":"Dainese","given":"Matteo"},{"family":"Dalke","given":"Igor"},{"family":"Dalle Fratte","given":"Michele"},{"family":"Dang‐Le","given":"Anh Tuan"},{"family":"Danihelka","given":"Jirí"},{"family":"Dannoura","given":"Masako"},{"family":"Dawson","given":"Samantha"},{"family":"De Beer","given":"Arend Jacobus"},{"family":"De Frutos","given":"Angel"},{"family":"De Long","given":"Jonathan R."},{"family":"Dechant","given":"Benjamin"},{"family":"Delagrange","given":"Sylvain"},{"family":"Delpierre","given":"Nicolas"},{"family":"Derroire","given":"Géraldine"},{"family":"Dias","given":"Arildo S."},{"family":"Diaz‐Toribio","given":"Milton Hugo"},{"family":"Dimitrakopoulos","given":"Panayiotis G."},{"family":"Dobrowolski","given":"Mark"},{"family":"Doktor","given":"Daniel"},{"family":"Dřevojan","given":"Pavel"},{"family":"Dong","given":"Ning"},{"family":"Dransfield","given":"John"},{"family":"Dressler","given":"Stefan"},{"family":"Duarte","given":"Leandro"},{"family":"Ducouret","given":"Emilie"},{"family":"Dullinger","given":"Stefan"},{"family":"Durka","given":"Walter"},{"family":"Duursma","given":"Remko"},{"family":"Dymova","given":"Olga"},{"family":"E‐Vojtkó","given":"Anna"},{"family":"Eckstein","given":"Rolf Lutz"},{"family":"Ejtehadi","given":"Hamid"},{"family":"Elser","given":"James"},{"family":"Emilio","given":"Thaise"},{"family":"Engemann","given":"Kristine"},{"family":"Erfanian","given":"Mohammad Bagher"},{"family":"Erfmeier","given":"Alexandra"},{"family":"Esquivel‐Muelbert","given":"Adriane"},{"family":"Esser","given":"Gerd"},{"family":"Estiarte","given":"Marc"},{"family":"Domingues","given":"Tomas F."},{"family":"Fagan","given":"William F."},{"family":"Fagúndez","given":"Jaime"},{"family":"Falster","given":"Daniel S."},{"family":"Fan","given":"Ying"},{"family":"Fang","given":"Jingyun"},{"family":"Farris","given":"Emmanuele"},{"family":"Fazlioglu","given":"Fatih"},{"family":"Feng","given":"Yanhao"},{"family":"Fernandez‐Mendez","given":"Fernando"},{"family":"Ferrara","given":"Carlotta"},{"family":"Ferreira","given":"Joice"},{"family":"Fidelis","given":"Alessandra"},{"family":"Finegan","given":"Bryan"},{"family":"Firn","given":"Jennifer"},{"family":"Flowers","given":"Timothy J."},{"family":"Flynn","given":"Dan F. B."},{"family":"Fontana","given":"Veronika"},{"family":"Forey","given":"Estelle"},{"family":"Forgiarini","given":"Cristiane"},{"family":"François","given":"Louis"},{"family":"Frangipani","given":"Marcelo"},{"family":"Frank","given":"Dorothea"},{"family":"Frenette‐Dussault","given":"Cedric"},{"family":"Freschet","given":"Grégoire T."},{"family":"Fry","given":"Ellen L."},{"family":"Fyllas","given":"Nikolaos M."},{"family":"Mazzochini","given":"Guilherme G."},{"family":"Gachet","given":"Sophie"},{"family":"Gallagher","given":"Rachael"},{"family":"Ganade","given":"Gislene"},{"family":"Ganga","given":"Francesca"},{"family":"García‐Palacios","given":"Pablo"},{"family":"Gargaglione","given":"Verónica"},{"family":"Garnier","given":"Eric"},{"family":"Garrido","given":"Jose Luis"},{"family":"De Gasper","given":"André Luís"},{"family":"Gea‐Izquierdo","given":"Guillermo"},{"family":"Gibson","given":"David"},{"family":"Gillison","given":"Andrew N."},{"family":"Giroldo","given":"Aelton"},{"family":"Glasenhardt","given":"Mary‐Claire"},{"family":"Gleason","given":"Sean"},{"family":"Gliesch","given":"Mariana"},{"family":"Goldberg","given":"Emma"},{"family":"Göldel","given":"Bastian"},{"family":"Gonzalez‐Akre","given":"Erika"},{"family":"Gonzalez‐Andujar","given":"Jose L."},{"family":"González‐Melo","given":"Andrés"},{"family":"González‐Robles","given":"Ana"},{"family":"Graae","given":"Bente Jessen"},{"family":"Granda","given":"Elena"},{"family":"Graves","given":"Sarah"},{"family":"Green","given":"Walton A."},{"family":"Gregor","given":"Thomas"},{"family":"Gross","given":"Nicolas"},{"family":"Guerin","given":"Greg R."},{"family":"Günther","given":"Angela"},{"family":"Gutiérrez","given":"Alvaro G."},{"family":"Haddock","given":"Lillie"},{"family":"Haines","given":"Anna"},{"family":"Hall","given":"Jefferson"},{"family":"Hambuckers","given":"Alain"},{"family":"Han","given":"Wenxuan"},{"family":"Harrison","given":"Sandy P."},{"family":"Hattingh","given":"Wesley"},{"family":"Hawes","given":"Joseph E."},{"family":"He","given":"Tianhua"},{"family":"He","given":"Pengcheng"},{"family":"Heberling","given":"Jacob Mason"},{"family":"Helm","given":"Aveliina"},{"family":"Hempel","given":"Stefan"},{"family":"Hentschel","given":"Jörn"},{"family":"Hérault","given":"Bruno"},{"family":"Hereş","given":"Ana‐Maria"},{"family":"Herz","given":"Katharina"},{"family":"Heuertz","given":"Myriam"},{"family":"Hickler","given":"Thomas"},{"family":"Hietz","given":"Peter"},{"family":"Higuchi","given":"Pedro"},{"family":"Hipp","given":"Andrew L."},{"family":"Hirons","given":"Andrew"},{"family":"Hock","given":"Maria"},{"family":"Hogan","given":"James Aaron"},{"family":"Holl","given":"Karen"},{"family":"Honnay","given":"Olivier"},{"family":"Hornstein","given":"Daniel"},{"family":"Hou","given":"Enqing"},{"family":"Hough‐Snee","given":"Nate"},{"family":"Hovstad","given":"Knut Anders"},{"family":"Ichie","given":"Tomoaki"},{"family":"Igić","given":"Boris"},{"family":"Illa","given":"Estela"},{"family":"Isaac","given":"Marney"},{"family":"Ishihara","given":"Masae"},{"family":"Ivanov","given":"Leonid"},{"family":"Ivanova","given":"Larissa"},{"family":"Iversen","given":"Colleen M."},{"family":"Izquierdo","given":"Jordi"},{"family":"Jackson","given":"Robert B."},{"family":"Jackson","given":"Benjamin"},{"family":"Jactel","given":"Hervé"},{"family":"Jagodzinski","given":"Andrzej M."},{"family":"Jandt","given":"Ute"},{"family":"Jansen","given":"Steven"},{"family":"Jenkins","given":"Thomas"},{"family":"Jentsch","given":"Anke"},{"family":"Jespersen","given":"Jens Rasmus Plantener"},{"family":"Jiang","given":"Guo‐Feng"},{"family":"Johansen","given":"Jesper Liengaard"},{"family":"Johnson","given":"David"},{"family":"Jokela","given":"Eric J."},{"family":"Joly","given":"Carlos Alfredo"},{"family":"Jordan","given":"Gregory J."},{"family":"Joseph","given":"Grant Stuart"},{"family":"Junaedi","given":"Decky"},{"family":"Junker","given":"Robert R."},{"family":"Justes","given":"Eric"},{"family":"Kabzems","given":"Richard"},{"family":"Kane","given":"Jeffrey"},{"family":"Kaplan","given":"Zdenek"},{"family":"Kattenborn","given":"Teja"},{"family":"Kavelenova","given":"Lyudmila"},{"family":"Kearsley","given":"Elizabeth"},{"family":"Kempel","given":"Anne"},{"family":"Kenzo","given":"Tanaka"},{"family":"Kerkhoff","given":"Andrew"},{"family":"Khalil","given":"Mohammed I."},{"family":"Kinlock","given":"Nicole L."},{"family":"Kissling","given":"Wilm Daniel"},{"family":"Kitajima","given":"Kaoru"},{"family":"Kitzberger","given":"Thomas"},{"family":"Kjøller","given":"Rasmus"},{"family":"Klein","given":"Tamir"},{"family":"Kleyer","given":"Michael"},{"family":"Klimešová","given":"Jitka"},{"family":"Klipel","given":"Joice"},{"family":"Kloeppel","given":"Brian"},{"family":"Klotz","given":"Stefan"},{"family":"Knops","given":"Johannes M. H."},{"family":"Kohyama","given":"Takashi"},{"family":"Koike","given":"Fumito"},{"family":"Kollmann","given":"Johannes"},{"family":"Komac","given":"Benjamin"},{"family":"Komatsu","given":"Kimberly"},{"family":"König","given":"Christian"},{"family":"Kraft","given":"Nathan J. B."},{"family":"Kramer","given":"Koen"},{"family":"Kreft","given":"Holger"},{"family":"Kühn","given":"Ingolf"},{"family":"Kumarathunge","given":"Dushan"},{"family":"Kuppler","given":"Jonas"},{"family":"Kurokawa","given":"Hiroko"},{"family":"Kurosawa","given":"Yoko"},{"family":"Kuyah","given":"Shem"},{"family":"Laclau","given":"Jean‐Paul"},{"family":"Lafleur","given":"Benoit"},{"family":"Lallai","given":"Erik"},{"family":"Lamb","given":"Eric"},{"family":"Lamprecht","given":"Andrea"},{"family":"Larkin","given":"Daniel J."},{"family":"Laughlin","given":"Daniel"},{"family":"Le Bagousse‐Pinguet","given":"Yoann"},{"family":"Le Maire","given":"Guerric"},{"family":"Le Roux","given":"Peter C."},{"family":"Le Roux","given":"Elizabeth"},{"family":"Lee","given":"Tali"},{"family":"Lens","given":"Frederic"},{"family":"Lewis","given":"Simon L."},{"family":"Lhotsky","given":"Barbara"},{"family":"Li","given":"Yuanzhi"},{"family":"Li","given":"Xine"},{"family":"Lichstein","given":"Jeremy W."},{"family":"Liebergesell","given":"Mario"},{"family":"Lim","given":"Jun Ying"},{"family":"Lin","given":"Yan‐Shih"},{"family":"Linares","given":"Juan Carlos"},{"family":"Liu","given":"Chunjiang"},{"family":"Liu","given":"Daijun"},{"family":"Liu","given":"Udayangani"},{"family":"Livingstone","given":"Stuart"},{"family":"Llusià","given":"Joan"},{"family":"Lohbeck","given":"Madelon"},{"family":"López‐García","given":"Álvaro"},{"family":"Lopez‐Gonzalez","given":"Gabriela"},{"family":"Lososová","given":"Zdeňka"},{"family":"Louault","given":"Frédérique"},{"family":"Lukács","given":"Balázs A."},{"family":"Lukeš","given":"Petr"},{"family":"Luo","given":"Yunjian"},{"family":"Lussu","given":"Michele"},{"family":"Ma","given":"Siyan"},{"family":"Maciel Rabelo Pereira","given":"Camilla"},{"family":"Mack","given":"Michelle"},{"family":"Maire","given":"Vincent"},{"family":"Mäkelä","given":"Annikki"},{"family":"Mäkinen","given":"Harri"},{"family":"Malhado","given":"Ana Claudia Mendes"},{"family":"Mallik","given":"Azim"},{"family":"Manning","given":"Peter"},{"family":"Manzoni","given":"Stefano"},{"family":"Marchetti","given":"Zuleica"},{"family":"Marchino","given":"Luca"},{"family":"Marcilio‐Silva","given":"Vinicius"},{"family":"Marcon","given":"Eric"},{"family":"Marignani","given":"Michela"},{"family":"Markesteijn","given":"Lars"},{"family":"Martin","given":"Adam"},{"family":"Martínez‐Garza","given":"Cristina"},{"family":"Martínez‐Vilalta","given":"Jordi"},{"family":"Mašková","given":"Tereza"},{"family":"Mason","given":"Kelly"},{"family":"Mason","given":"Norman"},{"family":"Massad","given":"Tara Joy"},{"family":"Masse","given":"Jacynthe"},{"family":"Mayrose","given":"Itay"},{"family":"McCarthy","given":"James"},{"family":"McCormack","given":"M. Luke"},{"family":"McCulloh","given":"Katherine"},{"family":"McFadden","given":"Ian R."},{"family":"McGill","given":"Brian J."},{"family":"McPartland","given":"Mara Y."},{"family":"Medeiros","given":"Juliana S."},{"family":"Medlyn","given":"Belinda"},{"family":"Meerts","given":"Pierre"},{"family":"Mehrabi","given":"Zia"},{"family":"Meir","given":"Patrick"},{"family":"Melo","given":"Felipe P. L."},{"family":"Mencuccini","given":"Maurizio"},{"family":"Meredieu","given":"Céline"},{"family":"Messier","given":"Julie"},{"family":"Mészáros","given":"Ilona"},{"family":"Metsaranta","given":"Juha"},{"family":"Michaletz","given":"Sean T."},{"family":"Michelaki","given":"Chrysanthi"},{"family":"Migalina","given":"Svetlana"},{"family":"Milla","given":"Ruben"},{"family":"Miller","given":"Jesse E. D."},{"family":"Minden","given":"Vanessa"},{"family":"Ming","given":"Ray"},{"family":"Mokany","given":"Karel"},{"family":"Moles","given":"Angela T."},{"family":"Molnár","given":"Attila"},{"family":"Molofsky","given":"Jane"},{"family":"Molz","given":"Martin"},{"family":"Montgomery","given":"Rebecca A."},{"family":"Monty","given":"Arnaud"},{"family":"Moravcová","given":"Lenka"},{"family":"Moreno‐Martínez","given":"Alvaro"},{"family":"Moretti","given":"Marco"},{"family":"Mori","given":"Akira S."},{"family":"Mori","given":"Shigeta"},{"family":"Morris","given":"Dave"},{"family":"Morrison","given":"Jane"},{"family":"Mucina","given":"Ladislav"},{"family":"Mueller","given":"Sandra"},{"family":"Muir","given":"Christopher D."},{"family":"Müller","given":"Sandra Cristina"},{"family":"Munoz","given":"François"},{"family":"Myers‐Smith","given":"Isla H."},{"family":"Myster","given":"Randall W."},{"family":"Nagano","given":"Masahiro"},{"family":"Naidu","given":"Shawna"},{"family":"Narayanan","given":"Ayyappan"},{"family":"Natesan","given":"Balachandran"},{"family":"Negoita","given":"Luka"},{"family":"Nelson","given":"Andrew S."},{"family":"Neuschulz","given":"Eike Lena"},{"family":"Ni","given":"Jian"},{"family":"Niedrist","given":"Georg"},{"family":"Nieto","given":"Jhon"},{"family":"Niinemets","given":"Ülo"},{"family":"Nolan","given":"Rachael"},{"family":"Nottebrock","given":"Henning"},{"family":"Nouvellon","given":"Yann"},{"family":"Novakovskiy","given":"Alexander"},{"literal":"The Nutrient Network"},{"family":"Nystuen","given":"Kristin Odden"},{"family":"O'Grady","given":"Anthony"},{"family":"O'Hara","given":"Kevin"},{"family":"O'Reilly‐Nugent","given":"Andrew"},{"family":"Oakley","given":"Simon"},{"family":"Oberhuber","given":"Walter"},{"family":"Ohtsuka","given":"Toshiyuki"},{"family":"Oliveira","given":"Ricardo"},{"family":"Öllerer","given":"Kinga"},{"family":"Olson","given":"Mark E."},{"family":"Onipchenko","given":"Vladimir"},{"family":"Onoda","given":"Yusuke"},{"family":"Onstein","given":"Renske E."},{"family":"Ordonez","given":"Jenny C."},{"family":"Osada","given":"Noriyuki"},{"family":"Ostonen","given":"Ivika"},{"family":"Ottaviani","given":"Gianluigi"},{"family":"Otto","given":"Sarah"},{"family":"Overbeck","given":"Gerhard E."},{"family":"Ozinga","given":"Wim A."},{"family":"Pahl","given":"Anna T."},{"family":"Paine","given":"C. E. Timothy"},{"family":"Pakeman","given":"Robin J."},{"family":"Papageorgiou","given":"Aristotelis C."},{"family":"Parfionova","given":"Evgeniya"},{"family":"Pärtel","given":"Meelis"},{"family":"Patacca","given":"Marco"},{"family":"Paula","given":"Susana"},{"family":"Paule","given":"Juraj"},{"family":"Pauli","given":"Harald"},{"family":"Pausas","given":"Juli G."},{"family":"Peco","given":"Begoña"},{"family":"Penuelas","given":"Josep"},{"family":"Perea","given":"Antonio"},{"family":"Peri","given":"Pablo Luis"},{"family":"Petisco‐Souza","given":"Ana Carolina"},{"family":"Petraglia","given":"Alessandro"},{"family":"Petritan","given":"Any Mary"},{"family":"Phillips","given":"Oliver L."},{"family":"Pierce","given":"Simon"},{"family":"Pillar","given":"Valério D."},{"family":"Pisek","given":"Jan"},{"family":"Pomogaybin","given":"Alexandr"},{"family":"Poorter","given":"Hendrik"},{"family":"Portsmuth","given":"Angelika"},{"family":"Poschlod","given":"Peter"},{"family":"Potvin","given":"Catherine"},{"family":"Pounds","given":"Devon"},{"family":"Powell","given":"A. Shafer"},{"family":"Power","given":"Sally A."},{"family":"Prinzing","given":"Andreas"},{"family":"Puglielli","given":"Giacomo"},{"family":"Pyšek","given":"Petr"},{"family":"Raevel","given":"Valerie"},{"family":"Rammig","given":"Anja"},{"family":"Ransijn","given":"Johannes"},{"family":"Ray","given":"Courtenay A."},{"family":"Reich","given":"Peter B."},{"family":"Reichstein","given":"Markus"},{"family":"Reid","given":"Douglas E. B."},{"family":"Réjou‐Méchain","given":"Maxime"},{"family":"De Dios","given":"Victor Resco"},{"family":"Ribeiro","given":"Sabina"},{"family":"Richardson","given":"Sarah"},{"family":"Riibak","given":"Kersti"},{"family":"Rillig","given":"Matthias C."},{"family":"Riviera","given":"Fiamma"},{"family":"Robert","given":"Elisabeth M. R."},{"family":"Roberts","given":"Scott"},{"family":"Robroek","given":"Bjorn"},{"family":"Roddy","given":"Adam"},{"family":"Rodrigues","given":"Arthur Vinicius"},{"family":"Rogers","given":"Alistair"},{"family":"Rollinson","given":"Emily"},{"family":"Rolo","given":"Victor"},{"family":"Römermann","given":"Christine"},{"family":"Ronzhina","given":"Dina"},{"family":"Roscher","given":"Christiane"},{"family":"Rosell","given":"Julieta A."},{"family":"Rosenfield","given":"Milena Fermina"},{"family":"Rossi","given":"Christian"},{"family":"Roy","given":"David B."},{"family":"Royer‐Tardif","given":"Samuel"},{"family":"Rüger","given":"Nadja"},{"family":"Ruiz‐Peinado","given":"Ricardo"},{"family":"Rumpf","given":"Sabine B."},{"family":"Rusch","given":"Graciela M."},{"family":"Ryo","given":"Masahiro"},{"family":"Sack","given":"Lawren"},{"family":"Saldaña","given":"Angela"},{"family":"Salgado‐Negret","given":"Beatriz"},{"family":"Salguero‐Gomez","given":"Roberto"},{"family":"Santa‐Regina","given":"Ignacio"},{"family":"Santacruz‐García","given":"Ana Carolina"},{"family":"Santos","given":"Joaquim"},{"family":"Sardans","given":"Jordi"},{"family":"Schamp","given":"Brandon"},{"family":"Scherer‐Lorenzen","given":"Michael"},{"family":"Schleuning","given":"Matthias"},{"family":"Schmid","given":"Bernhard"},{"family":"Schmidt","given":"Marco"},{"family":"Schmitt","given":"Sylvain"},{"family":"Schneider","given":"Julio V."},{"family":"Schowanek","given":"Simon D."},{"family":"Schrader","given":"Julian"},{"family":"Schrodt","given":"Franziska"},{"family":"Schuldt","given":"Bernhard"},{"family":"Schurr","given":"Frank"},{"family":"Selaya Garvizu","given":"Galia"},{"family":"Semchenko","given":"Marina"},{"family":"Seymour","given":"Colleen"},{"family":"Sfair","given":"Julia C."},{"family":"Sharpe","given":"Joanne M."},{"family":"Sheppard","given":"Christine S."},{"family":"Sheremetiev","given":"Serge"},{"family":"Shiodera","given":"Satomi"},{"family":"Shipley","given":"Bill"},{"family":"Shovon","given":"Tanvir Ahmed"},{"family":"Siebenkäs","given":"Alrun"},{"family":"Sierra","given":"Carlos"},{"family":"Silva","given":"Vasco"},{"family":"Silva","given":"Mateus"},{"family":"Sitzia","given":"Tommaso"},{"family":"Sjöman","given":"Henrik"},{"family":"Slot","given":"Martijn"},{"family":"Smith","given":"Nicholas G."},{"family":"Sodhi","given":"Darwin"},{"family":"Soltis","given":"Pamela"},{"family":"Soltis","given":"Douglas"},{"family":"Somers","given":"Ben"},{"family":"Sonnier","given":"Grégory"},{"family":"Sørensen","given":"Mia Vedel"},{"family":"Sosinski","given":"Enio Egon"},{"family":"Soudzilovskaia","given":"Nadejda A."},{"family":"Souza","given":"Alexandre F."},{"family":"Spasojevic","given":"Marko"},{"family":"Sperandii","given":"Marta Gaia"},{"family":"Stan","given":"Amanda B."},{"family":"Stegen","given":"James"},{"family":"Steinbauer","given":"Klaus"},{"family":"Stephan","given":"Jörg G."},{"family":"Sterck","given":"Frank"},{"family":"Stojanovic","given":"Dejan B."},{"family":"Strydom","given":"Tanya"},{"family":"Suarez","given":"Maria Laura"},{"family":"Svenning","given":"Jens‐Christian"},{"family":"Svitková","given":"Ivana"},{"family":"Svitok","given":"Marek"},{"family":"Svoboda","given":"Miroslav"},{"family":"Swaine","given":"Emily"},{"family":"Swenson","given":"Nathan"},{"family":"Tabarelli","given":"Marcelo"},{"family":"Takagi","given":"Kentaro"},{"family":"Tappeiner","given":"Ulrike"},{"family":"Tarifa","given":"Rubén"},{"family":"Tauugourdeau","given":"Simon"},{"family":"Tavsanoglu","given":"Cagatay"},{"family":"Te Beest","given":"Mariska"},{"family":"Tedersoo","given":"Leho"},{"family":"Thiffault","given":"Nelson"},{"family":"Thom","given":"Dominik"},{"family":"Thomas","given":"Evert"},{"family":"Thompson","given":"Ken"},{"family":"Thornton","given":"Peter E."},{"family":"Thuiller","given":"Wilfried"},{"family":"Tichý","given":"Lubomír"},{"family":"Tissue","given":"David"},{"family":"Tjoelker","given":"Mark G."},{"family":"Tng","given":"David Yue Phin"},{"family":"Tobias","given":"Joseph"},{"family":"Török","given":"Péter"},{"family":"Tarin","given":"Tonantzin"},{"family":"Torres‐Ruiz","given":"José M."},{"family":"Tóthmérész","given":"Béla"},{"family":"Treurnicht","given":"Martina"},{"family":"Trivellone","given":"Valeria"},{"family":"Trolliet","given":"Franck"},{"family":"Trotsiuk","given":"Volodymyr"},{"family":"Tsakalos","given":"James L."},{"family":"Tsiripidis","given":"Ioannis"},{"family":"Tysklind","given":"Niklas"},{"family":"Umehara","given":"Toru"},{"family":"Usoltsev","given":"Vladimir"},{"family":"Vadeboncoeur","given":"Matthew"},{"family":"Vaezi","given":"Jamil"},{"family":"Valladares","given":"Fernando"},{"family":"Vamosi","given":"Jana"},{"family":"Van Bodegom","given":"Peter M."},{"family":"Van Breugel","given":"Michiel"},{"family":"Van Cleemput","given":"Elisa"},{"family":"Van De Weg","given":"Martine"},{"family":"Van Der Merwe","given":"Stephni"},{"family":"Van Der Plas","given":"Fons"},{"family":"Van Der Sande","given":"Masha T."},{"family":"Van Kleunen","given":"Mark"},{"family":"Van Meerbeek","given":"Koenraad"},{"family":"Vanderwel","given":"Mark"},{"family":"Vanselow","given":"Kim André"},{"family":"Vårhammar","given":"Angelica"},{"family":"Varone","given":"Laura"},{"family":"Vasquez Valderrama","given":"Maribel Yesenia"},{"family":"Vassilev","given":"Kiril"},{"family":"Vellend","given":"Mark"},{"family":"Veneklaas","given":"Erik J."},{"family":"Verbeeck","given":"Hans"},{"family":"Verheyen","given":"Kris"},{"family":"Vibrans","given":"Alexander"},{"family":"Vieira","given":"Ima"},{"family":"Villacís","given":"Jaime"},{"family":"Violle","given":"Cyrille"},{"family":"Vivek","given":"Pandi"},{"family":"Wagner","given":"Katrin"},{"family":"Waldram","given":"Matthew"},{"family":"Waldron","given":"Anthony"},{"family":"Walker","given":"Anthony P."},{"family":"Waller","given":"Martyn"},{"family":"Walther","given":"Gabriel"},{"family":"Wang","given":"Han"},{"family":"Wang","given":"Feng"},{"family":"Wang","given":"Weiqi"},{"family":"Watkins","given":"Harry"},{"family":"Watkins","given":"James"},{"family":"Weber","given":"Ulrich"},{"family":"Weedon","given":"James T."},{"family":"Wei","given":"Liping"},{"family":"Weigelt","given":"Patrick"},{"family":"Weiher","given":"Evan"},{"family":"Wells","given":"Aidan W."},{"family":"Wellstein","given":"Camilla"},{"family":"Wenk","given":"Elizabeth"},{"family":"Westoby","given":"Mark"},{"family":"Westwood","given":"Alana"},{"family":"White","given":"Philip John"},{"family":"Whitten","given":"Mark"},{"family":"Williams","given":"Mathew"},{"family":"Winkler","given":"Daniel E."},{"family":"Winter","given":"Klaus"},{"family":"Womack","given":"Chevonne"},{"family":"Wright","given":"Ian J."},{"family":"Wright","given":"S. Joseph"},{"family":"Wright","given":"Justin"},{"family":"Pinho","given":"Bruno X."},{"family":"Ximenes","given":"Fabiano"},{"family":"Yamada","given":"Toshihiro"},{"family":"Yamaji","given":"Keiko"},{"family":"Yanai","given":"Ruth"},{"family":"Yankov","given":"Nikolay"},{"family":"Yguel","given":"Benjamin"},{"family":"Zanini","given":"Kátia Janaina"},{"family":"Zanne","given":"Amy E."},{"family":"Zelený","given":"David"},{"family":"Zhao","given":"Yun‐Peng"},{"family":"Zheng","given":"Jingming"},{"family":"Zheng","given":"Ji"},{"family":"Ziemińska","given":"Kasia"},{"family":"Zirbel","given":"Chad R."},{"family":"Zizka","given":"Georg"},{"family":"Zo‐Bi","given":"Irié Casimir"},{"family":"Zotz","given":"Gerhard"},{"family":"Wirth","given":"Christian"}],"issued":{"date-parts":[["2020",1]]}}}],"schema":"https://github.com/citation-style-language/schema/raw/master/csl-citation.json"} </w:instrText>
      </w:r>
      <w:r w:rsidR="0068520C">
        <w:rPr>
          <w:rFonts w:ascii="Times New Roman" w:eastAsia="Times New Roman" w:hAnsi="Times New Roman" w:cs="Times New Roman"/>
          <w:sz w:val="24"/>
          <w:szCs w:val="24"/>
        </w:rPr>
        <w:fldChar w:fldCharType="separate"/>
      </w:r>
      <w:r w:rsidR="0068520C" w:rsidRPr="0068520C">
        <w:rPr>
          <w:rFonts w:ascii="Times New Roman" w:hAnsi="Times New Roman" w:cs="Times New Roman"/>
          <w:sz w:val="24"/>
        </w:rPr>
        <w:t xml:space="preserve">Kattge </w:t>
      </w:r>
      <w:r w:rsidR="0068520C" w:rsidRPr="0068520C">
        <w:rPr>
          <w:rFonts w:ascii="Times New Roman" w:hAnsi="Times New Roman" w:cs="Times New Roman"/>
          <w:i/>
          <w:iCs/>
          <w:sz w:val="24"/>
        </w:rPr>
        <w:t>et al.</w:t>
      </w:r>
      <w:r w:rsidR="0068520C" w:rsidRPr="0068520C">
        <w:rPr>
          <w:rFonts w:ascii="Times New Roman" w:hAnsi="Times New Roman" w:cs="Times New Roman"/>
          <w:sz w:val="24"/>
        </w:rPr>
        <w:t xml:space="preserve"> 2020)</w:t>
      </w:r>
      <w:r w:rsidR="0068520C">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001D6B70">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 xml:space="preserve">when they were not found </w:t>
      </w:r>
      <w:r w:rsidR="001D6B70">
        <w:rPr>
          <w:rFonts w:ascii="Times New Roman" w:eastAsia="Times New Roman" w:hAnsi="Times New Roman" w:cs="Times New Roman"/>
          <w:sz w:val="24"/>
          <w:szCs w:val="24"/>
        </w:rPr>
        <w:t xml:space="preserve">we conducted </w:t>
      </w:r>
      <w:r>
        <w:rPr>
          <w:rFonts w:ascii="Times New Roman" w:eastAsia="Times New Roman" w:hAnsi="Times New Roman" w:cs="Times New Roman"/>
          <w:sz w:val="24"/>
          <w:szCs w:val="24"/>
        </w:rPr>
        <w:t xml:space="preserve">a literature search using the species name as one key word and “longevity” or “lifespan” as the other key word. Longevity of a few taxa </w:t>
      </w:r>
      <w:r w:rsidRPr="00B87C56">
        <w:rPr>
          <w:rFonts w:ascii="Times New Roman" w:eastAsia="Times New Roman" w:hAnsi="Times New Roman" w:cs="Times New Roman"/>
          <w:sz w:val="24"/>
          <w:szCs w:val="24"/>
          <w:highlight w:val="yellow"/>
        </w:rPr>
        <w:t>(e.g., species name, species name)</w:t>
      </w:r>
      <w:r>
        <w:rPr>
          <w:rFonts w:ascii="Times New Roman" w:eastAsia="Times New Roman" w:hAnsi="Times New Roman" w:cs="Times New Roman"/>
          <w:sz w:val="24"/>
          <w:szCs w:val="24"/>
        </w:rPr>
        <w:t xml:space="preserve"> have never been recorded, in these instances we used the life span of the nearest taxonomic relative as a proxy. A compiled list of the references used in obtaining longevity can be found in </w:t>
      </w:r>
      <w:commentRangeStart w:id="368"/>
      <w:r>
        <w:rPr>
          <w:rFonts w:ascii="Times New Roman" w:eastAsia="Times New Roman" w:hAnsi="Times New Roman" w:cs="Times New Roman"/>
          <w:sz w:val="24"/>
          <w:szCs w:val="24"/>
        </w:rPr>
        <w:t>appendix ##</w:t>
      </w:r>
      <w:commentRangeEnd w:id="368"/>
      <w:r w:rsidR="00C41F59">
        <w:rPr>
          <w:rStyle w:val="CommentReference"/>
          <w:rFonts w:ascii="Times New Roman" w:eastAsia="Times New Roman" w:hAnsi="Times New Roman" w:cs="Times New Roman"/>
          <w:sz w:val="24"/>
          <w:szCs w:val="24"/>
        </w:rPr>
        <w:commentReference w:id="368"/>
      </w:r>
      <w:r>
        <w:rPr>
          <w:rFonts w:ascii="Times New Roman" w:eastAsia="Times New Roman" w:hAnsi="Times New Roman" w:cs="Times New Roman"/>
          <w:sz w:val="24"/>
          <w:szCs w:val="24"/>
        </w:rPr>
        <w:t xml:space="preserve">.  </w:t>
      </w:r>
    </w:p>
    <w:p w14:paraId="245CE0E2" w14:textId="4DA1A3F5" w:rsidR="002634DD" w:rsidRDefault="009B349A" w:rsidP="005A4E0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time series were standardized </w:t>
      </w:r>
      <w:r w:rsidR="00C41F59">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w:t>
      </w:r>
      <w:r w:rsidR="00C41F59">
        <w:rPr>
          <w:rFonts w:ascii="Times New Roman" w:eastAsia="Times New Roman" w:hAnsi="Times New Roman" w:cs="Times New Roman"/>
          <w:sz w:val="24"/>
          <w:szCs w:val="24"/>
        </w:rPr>
        <w:t>be yearly</w:t>
      </w:r>
      <w:r>
        <w:rPr>
          <w:rFonts w:ascii="Times New Roman" w:eastAsia="Times New Roman" w:hAnsi="Times New Roman" w:cs="Times New Roman"/>
          <w:sz w:val="24"/>
          <w:szCs w:val="24"/>
        </w:rPr>
        <w:t xml:space="preserve"> after which </w:t>
      </w:r>
      <w:r w:rsidR="00C41F59">
        <w:rPr>
          <w:rFonts w:ascii="Times New Roman" w:eastAsia="Times New Roman" w:hAnsi="Times New Roman" w:cs="Times New Roman"/>
          <w:sz w:val="24"/>
          <w:szCs w:val="24"/>
        </w:rPr>
        <w:t>several</w:t>
      </w:r>
      <w:r>
        <w:rPr>
          <w:rFonts w:ascii="Times New Roman" w:eastAsia="Times New Roman" w:hAnsi="Times New Roman" w:cs="Times New Roman"/>
          <w:sz w:val="24"/>
          <w:szCs w:val="24"/>
        </w:rPr>
        <w:t xml:space="preserve"> characteristics describing the time series were calculated. </w:t>
      </w:r>
      <w:r w:rsidR="006060C3">
        <w:rPr>
          <w:rFonts w:ascii="Times New Roman" w:eastAsia="Times New Roman" w:hAnsi="Times New Roman" w:cs="Times New Roman"/>
          <w:sz w:val="24"/>
          <w:szCs w:val="24"/>
        </w:rPr>
        <w:t xml:space="preserve">We used a single abundance record for each year to avoid phenological increases in abundance due to seasonality </w:t>
      </w:r>
      <w:r w:rsidR="00C41F59">
        <w:rPr>
          <w:rFonts w:ascii="Times New Roman" w:eastAsia="Times New Roman" w:hAnsi="Times New Roman" w:cs="Times New Roman"/>
          <w:sz w:val="24"/>
          <w:szCs w:val="24"/>
        </w:rPr>
        <w:t>being</w:t>
      </w:r>
      <w:r w:rsidR="006060C3">
        <w:rPr>
          <w:rFonts w:ascii="Times New Roman" w:eastAsia="Times New Roman" w:hAnsi="Times New Roman" w:cs="Times New Roman"/>
          <w:sz w:val="24"/>
          <w:szCs w:val="24"/>
        </w:rPr>
        <w:t xml:space="preserve"> classified as </w:t>
      </w:r>
      <w:r w:rsidR="00C41F59">
        <w:rPr>
          <w:rFonts w:ascii="Times New Roman" w:eastAsia="Times New Roman" w:hAnsi="Times New Roman" w:cs="Times New Roman"/>
          <w:sz w:val="24"/>
          <w:szCs w:val="24"/>
        </w:rPr>
        <w:t xml:space="preserve">a </w:t>
      </w:r>
      <w:r w:rsidR="006060C3">
        <w:rPr>
          <w:rFonts w:ascii="Times New Roman" w:eastAsia="Times New Roman" w:hAnsi="Times New Roman" w:cs="Times New Roman"/>
          <w:sz w:val="24"/>
          <w:szCs w:val="24"/>
        </w:rPr>
        <w:t>boom-bust.</w:t>
      </w:r>
      <w:r>
        <w:rPr>
          <w:rFonts w:ascii="Times New Roman" w:eastAsia="Times New Roman" w:hAnsi="Times New Roman" w:cs="Times New Roman"/>
          <w:sz w:val="24"/>
          <w:szCs w:val="24"/>
        </w:rPr>
        <w:t xml:space="preserve"> For time series that had more than one sample in a year, we used the maximum abundance record</w:t>
      </w:r>
      <w:r w:rsidR="00357AD2">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w:t>
      </w:r>
      <w:r w:rsidR="006060C3">
        <w:rPr>
          <w:rFonts w:ascii="Times New Roman" w:eastAsia="Times New Roman" w:hAnsi="Times New Roman" w:cs="Times New Roman"/>
          <w:sz w:val="24"/>
          <w:szCs w:val="24"/>
        </w:rPr>
        <w:t xml:space="preserve">for that </w:t>
      </w:r>
      <w:r w:rsidR="00357AD2">
        <w:rPr>
          <w:rFonts w:ascii="Times New Roman" w:eastAsia="Times New Roman" w:hAnsi="Times New Roman" w:cs="Times New Roman"/>
          <w:sz w:val="24"/>
          <w:szCs w:val="24"/>
        </w:rPr>
        <w:t>year</w:t>
      </w:r>
      <w:r w:rsidR="006060C3">
        <w:rPr>
          <w:rFonts w:ascii="Times New Roman" w:eastAsia="Times New Roman" w:hAnsi="Times New Roman" w:cs="Times New Roman"/>
          <w:sz w:val="24"/>
          <w:szCs w:val="24"/>
        </w:rPr>
        <w:t xml:space="preserve">.  A few studies included time series from multiple </w:t>
      </w:r>
      <w:r w:rsidR="004B5A9E">
        <w:rPr>
          <w:rFonts w:ascii="Times New Roman" w:eastAsia="Times New Roman" w:hAnsi="Times New Roman" w:cs="Times New Roman"/>
          <w:sz w:val="24"/>
          <w:szCs w:val="24"/>
        </w:rPr>
        <w:t xml:space="preserve">locations </w:t>
      </w:r>
      <w:r w:rsidR="006060C3">
        <w:rPr>
          <w:rFonts w:ascii="Times New Roman" w:eastAsia="Times New Roman" w:hAnsi="Times New Roman" w:cs="Times New Roman"/>
          <w:sz w:val="24"/>
          <w:szCs w:val="24"/>
        </w:rPr>
        <w:t>within a</w:t>
      </w:r>
      <w:r w:rsidR="004B5A9E">
        <w:rPr>
          <w:rFonts w:ascii="Times New Roman" w:eastAsia="Times New Roman" w:hAnsi="Times New Roman" w:cs="Times New Roman"/>
          <w:sz w:val="24"/>
          <w:szCs w:val="24"/>
        </w:rPr>
        <w:t>n ecosystem</w:t>
      </w:r>
      <w:r w:rsidR="006060C3">
        <w:rPr>
          <w:rFonts w:ascii="Times New Roman" w:eastAsia="Times New Roman" w:hAnsi="Times New Roman" w:cs="Times New Roman"/>
          <w:sz w:val="24"/>
          <w:szCs w:val="24"/>
        </w:rPr>
        <w:t xml:space="preserve"> that likely belong to the same population </w:t>
      </w:r>
      <w:r w:rsidR="006060C3">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{"citationID":"onQLN81e","properties":{"formattedCitation":"(Pintar {\\i{}et al.} 2023)","plainCitation":"(Pintar et al. 2023)","dontUpdate":true,"noteIndex":0},"citationItems":[{"id":1825,"uris":["http://zotero.org/users/9972654/items/S4M92RUI"],"itemData":{"id":1825,"type":"article-journal","container-title":"Biological Invasions","DOI":"10.1007/s10530-023-03146-9","ISSN":"1387-3547, 1573-1464","journalAbbreviation":"Biol Invasions","language":"en","source":"DOI.org (Crossref)","title":"Contrasting invasion histories and effects of three non-native fishes observed with long-term monitoring data","URL":"https://link.springer.com/10.1007/s10530-023-03146-9","author":[{"family":"Pintar","given":"Matthew R."},{"family":"Dorn","given":"Nathan J."},{"family":"Kline","given":"Jeffrey L."},{"family":"Trexler","given":"Joel C."}],"accessed":{"date-parts":[["2023",9,29]]},"issued":{"date-parts":[["2023",8,16]]}}}],"schema":"https://github.com/citation-style-language/schema/raw/master/csl-citation.json"} </w:instrText>
      </w:r>
      <w:r w:rsidR="006060C3">
        <w:rPr>
          <w:rFonts w:ascii="Times New Roman" w:eastAsia="Times New Roman" w:hAnsi="Times New Roman" w:cs="Times New Roman"/>
          <w:sz w:val="24"/>
          <w:szCs w:val="24"/>
        </w:rPr>
        <w:fldChar w:fldCharType="separate"/>
      </w:r>
      <w:r w:rsidR="006060C3" w:rsidRPr="006060C3">
        <w:rPr>
          <w:rFonts w:ascii="Times New Roman" w:hAnsi="Times New Roman" w:cs="Times New Roman"/>
          <w:sz w:val="24"/>
        </w:rPr>
        <w:t>(</w:t>
      </w:r>
      <w:r w:rsidR="006060C3">
        <w:rPr>
          <w:rFonts w:ascii="Times New Roman" w:hAnsi="Times New Roman" w:cs="Times New Roman"/>
          <w:sz w:val="24"/>
        </w:rPr>
        <w:t xml:space="preserve">e.g., </w:t>
      </w:r>
      <w:r w:rsidR="006060C3" w:rsidRPr="006060C3">
        <w:rPr>
          <w:rFonts w:ascii="Times New Roman" w:hAnsi="Times New Roman" w:cs="Times New Roman"/>
          <w:sz w:val="24"/>
        </w:rPr>
        <w:t xml:space="preserve">Pintar </w:t>
      </w:r>
      <w:r w:rsidR="006060C3" w:rsidRPr="006060C3">
        <w:rPr>
          <w:rFonts w:ascii="Times New Roman" w:hAnsi="Times New Roman" w:cs="Times New Roman"/>
          <w:i/>
          <w:iCs/>
          <w:sz w:val="24"/>
        </w:rPr>
        <w:t>et al.</w:t>
      </w:r>
      <w:r w:rsidR="006060C3" w:rsidRPr="006060C3">
        <w:rPr>
          <w:rFonts w:ascii="Times New Roman" w:hAnsi="Times New Roman" w:cs="Times New Roman"/>
          <w:sz w:val="24"/>
        </w:rPr>
        <w:t xml:space="preserve"> 2023)</w:t>
      </w:r>
      <w:r w:rsidR="006060C3">
        <w:rPr>
          <w:rFonts w:ascii="Times New Roman" w:eastAsia="Times New Roman" w:hAnsi="Times New Roman" w:cs="Times New Roman"/>
          <w:sz w:val="24"/>
          <w:szCs w:val="24"/>
        </w:rPr>
        <w:fldChar w:fldCharType="end"/>
      </w:r>
      <w:r w:rsidR="006060C3">
        <w:rPr>
          <w:rFonts w:ascii="Times New Roman" w:eastAsia="Times New Roman" w:hAnsi="Times New Roman" w:cs="Times New Roman"/>
          <w:sz w:val="24"/>
          <w:szCs w:val="24"/>
        </w:rPr>
        <w:t xml:space="preserve">, </w:t>
      </w:r>
      <w:r w:rsidR="004B5A9E">
        <w:rPr>
          <w:rFonts w:ascii="Times New Roman" w:eastAsia="Times New Roman" w:hAnsi="Times New Roman" w:cs="Times New Roman"/>
          <w:sz w:val="24"/>
          <w:szCs w:val="24"/>
        </w:rPr>
        <w:t xml:space="preserve">and for those </w:t>
      </w:r>
      <w:r w:rsidR="006060C3">
        <w:rPr>
          <w:rFonts w:ascii="Times New Roman" w:eastAsia="Times New Roman" w:hAnsi="Times New Roman" w:cs="Times New Roman"/>
          <w:sz w:val="24"/>
          <w:szCs w:val="24"/>
        </w:rPr>
        <w:t xml:space="preserve">we took the average population metric across the </w:t>
      </w:r>
      <w:r w:rsidR="004B5A9E">
        <w:rPr>
          <w:rFonts w:ascii="Times New Roman" w:eastAsia="Times New Roman" w:hAnsi="Times New Roman" w:cs="Times New Roman"/>
          <w:sz w:val="24"/>
          <w:szCs w:val="24"/>
        </w:rPr>
        <w:t>locations/sites</w:t>
      </w:r>
      <w:r w:rsidR="00FD0CFE">
        <w:rPr>
          <w:rFonts w:ascii="Times New Roman" w:eastAsia="Times New Roman" w:hAnsi="Times New Roman" w:cs="Times New Roman"/>
          <w:sz w:val="24"/>
          <w:szCs w:val="24"/>
        </w:rPr>
        <w:t>;</w:t>
      </w:r>
      <w:r w:rsidR="006060C3">
        <w:rPr>
          <w:rFonts w:ascii="Times New Roman" w:eastAsia="Times New Roman" w:hAnsi="Times New Roman" w:cs="Times New Roman"/>
          <w:sz w:val="24"/>
          <w:szCs w:val="24"/>
        </w:rPr>
        <w:t xml:space="preserve"> </w:t>
      </w:r>
      <w:r w:rsidR="00FD0CFE">
        <w:rPr>
          <w:rFonts w:ascii="Times New Roman" w:eastAsia="Times New Roman" w:hAnsi="Times New Roman" w:cs="Times New Roman"/>
          <w:sz w:val="24"/>
          <w:szCs w:val="24"/>
        </w:rPr>
        <w:t>each</w:t>
      </w:r>
      <w:r w:rsidR="003514F5">
        <w:rPr>
          <w:rFonts w:ascii="Times New Roman" w:eastAsia="Times New Roman" w:hAnsi="Times New Roman" w:cs="Times New Roman"/>
          <w:sz w:val="24"/>
          <w:szCs w:val="24"/>
        </w:rPr>
        <w:t xml:space="preserve"> </w:t>
      </w:r>
      <w:r w:rsidR="006060C3">
        <w:rPr>
          <w:rFonts w:ascii="Times New Roman" w:eastAsia="Times New Roman" w:hAnsi="Times New Roman" w:cs="Times New Roman"/>
          <w:sz w:val="24"/>
          <w:szCs w:val="24"/>
        </w:rPr>
        <w:t xml:space="preserve">time series </w:t>
      </w:r>
      <w:r w:rsidR="003514F5">
        <w:rPr>
          <w:rFonts w:ascii="Times New Roman" w:eastAsia="Times New Roman" w:hAnsi="Times New Roman" w:cs="Times New Roman"/>
          <w:sz w:val="24"/>
          <w:szCs w:val="24"/>
        </w:rPr>
        <w:t>had only</w:t>
      </w:r>
      <w:r w:rsidR="006060C3">
        <w:rPr>
          <w:rFonts w:ascii="Times New Roman" w:eastAsia="Times New Roman" w:hAnsi="Times New Roman" w:cs="Times New Roman"/>
          <w:sz w:val="24"/>
          <w:szCs w:val="24"/>
        </w:rPr>
        <w:t xml:space="preserve"> one record for each surveyed year. </w:t>
      </w:r>
      <w:r>
        <w:rPr>
          <w:rFonts w:ascii="Times New Roman" w:eastAsia="Times New Roman" w:hAnsi="Times New Roman" w:cs="Times New Roman"/>
          <w:sz w:val="24"/>
          <w:szCs w:val="24"/>
        </w:rPr>
        <w:t xml:space="preserve">The length of the time series was calculated as the difference between the last and the first years sampled. The number of years </w:t>
      </w:r>
      <w:r w:rsidR="00C41F59">
        <w:rPr>
          <w:rFonts w:ascii="Times New Roman" w:eastAsia="Times New Roman" w:hAnsi="Times New Roman" w:cs="Times New Roman"/>
          <w:sz w:val="24"/>
          <w:szCs w:val="24"/>
        </w:rPr>
        <w:t xml:space="preserve">surveyed was calculated by finding the number </w:t>
      </w:r>
      <w:r w:rsidR="00426C68">
        <w:rPr>
          <w:rFonts w:ascii="Times New Roman" w:eastAsia="Times New Roman" w:hAnsi="Times New Roman" w:cs="Times New Roman"/>
          <w:sz w:val="24"/>
          <w:szCs w:val="24"/>
        </w:rPr>
        <w:t>years with at least one survey</w:t>
      </w:r>
      <w:r w:rsidR="00C41F5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33A9E88B" w14:textId="7A0E5A9B" w:rsidR="009B349A" w:rsidRDefault="002634DD" w:rsidP="005A4E0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sz w:val="24"/>
          <w:szCs w:val="24"/>
        </w:rPr>
        <w:tab/>
        <w:t xml:space="preserve">Some of the </w:t>
      </w:r>
      <w:r w:rsidR="0035772A">
        <w:rPr>
          <w:rFonts w:ascii="Times New Roman" w:eastAsia="Times New Roman" w:hAnsi="Times New Roman" w:cs="Times New Roman"/>
          <w:sz w:val="24"/>
          <w:szCs w:val="24"/>
        </w:rPr>
        <w:t>time series</w:t>
      </w:r>
      <w:r>
        <w:rPr>
          <w:rFonts w:ascii="Times New Roman" w:eastAsia="Times New Roman" w:hAnsi="Times New Roman" w:cs="Times New Roman"/>
          <w:sz w:val="24"/>
          <w:szCs w:val="24"/>
        </w:rPr>
        <w:t xml:space="preserve"> we compiled were discontinuous (i.e., missing some records for some years). Thus,</w:t>
      </w:r>
      <w:r w:rsidR="00C41F59">
        <w:rPr>
          <w:rFonts w:ascii="Times New Roman" w:eastAsia="Times New Roman" w:hAnsi="Times New Roman" w:cs="Times New Roman"/>
          <w:sz w:val="24"/>
          <w:szCs w:val="24"/>
        </w:rPr>
        <w:t xml:space="preserve"> we calculated two metrics that described the completeness of the time series. First, we calculated the proportion of years that were sample </w:t>
      </w:r>
      <w:r w:rsidR="00FA39FB">
        <w:rPr>
          <w:rFonts w:ascii="Times New Roman" w:eastAsia="Times New Roman" w:hAnsi="Times New Roman" w:cs="Times New Roman"/>
          <w:sz w:val="24"/>
          <w:szCs w:val="24"/>
        </w:rPr>
        <w:t>throughout</w:t>
      </w:r>
      <w:r w:rsidR="00C41F59">
        <w:rPr>
          <w:rFonts w:ascii="Times New Roman" w:eastAsia="Times New Roman" w:hAnsi="Times New Roman" w:cs="Times New Roman"/>
          <w:sz w:val="24"/>
          <w:szCs w:val="24"/>
        </w:rPr>
        <w:t xml:space="preserve"> the entire </w:t>
      </w:r>
      <w:r w:rsidR="000C36FF">
        <w:rPr>
          <w:rFonts w:ascii="Times New Roman" w:eastAsia="Times New Roman" w:hAnsi="Times New Roman" w:cs="Times New Roman"/>
          <w:sz w:val="24"/>
          <w:szCs w:val="24"/>
        </w:rPr>
        <w:t>period</w:t>
      </w:r>
      <w:r w:rsidR="00C41F59">
        <w:rPr>
          <w:rFonts w:ascii="Times New Roman" w:eastAsia="Times New Roman" w:hAnsi="Times New Roman" w:cs="Times New Roman"/>
          <w:sz w:val="24"/>
          <w:szCs w:val="24"/>
        </w:rPr>
        <w:t>,</w:t>
      </w:r>
      <w:r w:rsidR="00862B9A">
        <w:rPr>
          <w:rFonts w:ascii="Times New Roman" w:eastAsia="Times New Roman" w:hAnsi="Times New Roman" w:cs="Times New Roman"/>
          <w:sz w:val="24"/>
          <w:szCs w:val="24"/>
        </w:rPr>
        <w:t xml:space="preserve"> (i.e., complete record = 1)</w:t>
      </w:r>
      <w:r w:rsidR="00C41F59">
        <w:rPr>
          <w:rFonts w:ascii="Times New Roman" w:eastAsia="Times New Roman" w:hAnsi="Times New Roman" w:cs="Times New Roman"/>
          <w:sz w:val="24"/>
          <w:szCs w:val="24"/>
        </w:rPr>
        <w:t xml:space="preserve">.  Second, we </w:t>
      </w:r>
      <w:r w:rsidR="000C36FF">
        <w:rPr>
          <w:rFonts w:ascii="Times New Roman" w:eastAsia="Times New Roman" w:hAnsi="Times New Roman" w:cs="Times New Roman"/>
          <w:sz w:val="24"/>
          <w:szCs w:val="24"/>
        </w:rPr>
        <w:t>calculated the proportion of years that were surveyed across a 10-year sliding window</w:t>
      </w:r>
      <w:r w:rsidR="004A3B05">
        <w:rPr>
          <w:rFonts w:ascii="Times New Roman" w:eastAsia="Times New Roman" w:hAnsi="Times New Roman" w:cs="Times New Roman"/>
          <w:sz w:val="24"/>
          <w:szCs w:val="24"/>
        </w:rPr>
        <w:t xml:space="preserve"> and identified</w:t>
      </w:r>
      <w:r w:rsidR="000C36FF">
        <w:rPr>
          <w:rFonts w:ascii="Times New Roman" w:eastAsia="Times New Roman" w:hAnsi="Times New Roman" w:cs="Times New Roman"/>
          <w:sz w:val="24"/>
          <w:szCs w:val="24"/>
        </w:rPr>
        <w:t xml:space="preserve"> the maximum proportion across </w:t>
      </w:r>
      <w:r w:rsidR="008E1318">
        <w:rPr>
          <w:rFonts w:ascii="Times New Roman" w:eastAsia="Times New Roman" w:hAnsi="Times New Roman" w:cs="Times New Roman"/>
          <w:sz w:val="24"/>
          <w:szCs w:val="24"/>
        </w:rPr>
        <w:t>the time series</w:t>
      </w:r>
      <w:r w:rsidR="000C36FF">
        <w:rPr>
          <w:rFonts w:ascii="Times New Roman" w:eastAsia="Times New Roman" w:hAnsi="Times New Roman" w:cs="Times New Roman"/>
          <w:sz w:val="24"/>
          <w:szCs w:val="24"/>
        </w:rPr>
        <w:t xml:space="preserve">.  </w:t>
      </w:r>
      <w:r w:rsidR="004F060A">
        <w:rPr>
          <w:rFonts w:ascii="Times New Roman" w:eastAsia="Times New Roman" w:hAnsi="Times New Roman" w:cs="Times New Roman"/>
          <w:sz w:val="24"/>
          <w:szCs w:val="24"/>
        </w:rPr>
        <w:t>A value of 1 would indicate</w:t>
      </w:r>
      <w:r w:rsidR="000C36FF">
        <w:rPr>
          <w:rFonts w:ascii="Times New Roman" w:eastAsia="Times New Roman" w:hAnsi="Times New Roman" w:cs="Times New Roman"/>
          <w:sz w:val="24"/>
          <w:szCs w:val="24"/>
        </w:rPr>
        <w:t xml:space="preserve"> that a time series ha</w:t>
      </w:r>
      <w:r w:rsidR="00371D82">
        <w:rPr>
          <w:rFonts w:ascii="Times New Roman" w:eastAsia="Times New Roman" w:hAnsi="Times New Roman" w:cs="Times New Roman"/>
          <w:sz w:val="24"/>
          <w:szCs w:val="24"/>
        </w:rPr>
        <w:t>d</w:t>
      </w:r>
      <w:r w:rsidR="000C36FF">
        <w:rPr>
          <w:rFonts w:ascii="Times New Roman" w:eastAsia="Times New Roman" w:hAnsi="Times New Roman" w:cs="Times New Roman"/>
          <w:sz w:val="24"/>
          <w:szCs w:val="24"/>
        </w:rPr>
        <w:t xml:space="preserve"> 10 continuous survey</w:t>
      </w:r>
      <w:r w:rsidR="004F060A">
        <w:rPr>
          <w:rFonts w:ascii="Times New Roman" w:eastAsia="Times New Roman" w:hAnsi="Times New Roman" w:cs="Times New Roman"/>
          <w:sz w:val="24"/>
          <w:szCs w:val="24"/>
        </w:rPr>
        <w:t>s</w:t>
      </w:r>
      <w:r w:rsidR="000C36FF">
        <w:rPr>
          <w:rFonts w:ascii="Times New Roman" w:eastAsia="Times New Roman" w:hAnsi="Times New Roman" w:cs="Times New Roman"/>
          <w:sz w:val="24"/>
          <w:szCs w:val="24"/>
        </w:rPr>
        <w:t xml:space="preserve"> during any portion of the time series. </w:t>
      </w:r>
    </w:p>
    <w:p w14:paraId="466F913A" w14:textId="14597C2E" w:rsidR="00CB46AF" w:rsidRPr="000C36FF" w:rsidRDefault="00EF368A" w:rsidP="000C36F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w:t>
      </w:r>
      <w:r w:rsidR="00654592" w:rsidRPr="000C36FF">
        <w:rPr>
          <w:rFonts w:ascii="Times New Roman" w:eastAsia="Times New Roman" w:hAnsi="Times New Roman" w:cs="Times New Roman"/>
          <w:sz w:val="24"/>
          <w:szCs w:val="24"/>
        </w:rPr>
        <w:t xml:space="preserve"> criteria </w:t>
      </w:r>
      <w:r>
        <w:rPr>
          <w:rFonts w:ascii="Times New Roman" w:eastAsia="Times New Roman" w:hAnsi="Times New Roman" w:cs="Times New Roman"/>
          <w:sz w:val="24"/>
          <w:szCs w:val="24"/>
        </w:rPr>
        <w:t xml:space="preserve">were used </w:t>
      </w:r>
      <w:r w:rsidR="006E7F7D">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include a time series in future classification</w:t>
      </w:r>
      <w:r w:rsidR="00AD2301">
        <w:rPr>
          <w:rFonts w:ascii="Times New Roman" w:eastAsia="Times New Roman" w:hAnsi="Times New Roman" w:cs="Times New Roman"/>
          <w:sz w:val="24"/>
          <w:szCs w:val="24"/>
        </w:rPr>
        <w:t>.</w:t>
      </w:r>
      <w:r w:rsidR="004F060A">
        <w:rPr>
          <w:rFonts w:ascii="Times New Roman" w:eastAsia="Times New Roman" w:hAnsi="Times New Roman" w:cs="Times New Roman"/>
          <w:sz w:val="24"/>
          <w:szCs w:val="24"/>
        </w:rPr>
        <w:t xml:space="preserve">  </w:t>
      </w:r>
      <w:r w:rsidR="005C15F3">
        <w:rPr>
          <w:rFonts w:ascii="Times New Roman" w:eastAsia="Times New Roman" w:hAnsi="Times New Roman" w:cs="Times New Roman"/>
          <w:sz w:val="24"/>
          <w:szCs w:val="24"/>
        </w:rPr>
        <w:t xml:space="preserve">First, we filtered the </w:t>
      </w:r>
      <w:r w:rsidR="002933C9">
        <w:rPr>
          <w:rFonts w:ascii="Times New Roman" w:eastAsia="Times New Roman" w:hAnsi="Times New Roman" w:cs="Times New Roman"/>
          <w:sz w:val="24"/>
          <w:szCs w:val="24"/>
        </w:rPr>
        <w:t>time series</w:t>
      </w:r>
      <w:r w:rsidR="005C15F3">
        <w:rPr>
          <w:rFonts w:ascii="Times New Roman" w:eastAsia="Times New Roman" w:hAnsi="Times New Roman" w:cs="Times New Roman"/>
          <w:sz w:val="24"/>
          <w:szCs w:val="24"/>
        </w:rPr>
        <w:t xml:space="preserve"> based </w:t>
      </w:r>
      <w:r w:rsidR="00E43CD2">
        <w:rPr>
          <w:rFonts w:ascii="Times New Roman" w:eastAsia="Times New Roman" w:hAnsi="Times New Roman" w:cs="Times New Roman"/>
          <w:sz w:val="24"/>
          <w:szCs w:val="24"/>
        </w:rPr>
        <w:t>off</w:t>
      </w:r>
      <w:r w:rsidR="005C15F3">
        <w:rPr>
          <w:rFonts w:ascii="Times New Roman" w:eastAsia="Times New Roman" w:hAnsi="Times New Roman" w:cs="Times New Roman"/>
          <w:sz w:val="24"/>
          <w:szCs w:val="24"/>
        </w:rPr>
        <w:t xml:space="preserve"> </w:t>
      </w:r>
      <w:r w:rsidR="00BD2639">
        <w:rPr>
          <w:rFonts w:ascii="Times New Roman" w:eastAsia="Times New Roman" w:hAnsi="Times New Roman" w:cs="Times New Roman"/>
          <w:sz w:val="24"/>
          <w:szCs w:val="24"/>
        </w:rPr>
        <w:t>length (i.e., difference between last and first surveyed year</w:t>
      </w:r>
      <w:r w:rsidR="00FA7265">
        <w:rPr>
          <w:rFonts w:ascii="Times New Roman" w:eastAsia="Times New Roman" w:hAnsi="Times New Roman" w:cs="Times New Roman"/>
          <w:sz w:val="24"/>
          <w:szCs w:val="24"/>
        </w:rPr>
        <w:t>) and the species longevity</w:t>
      </w:r>
      <w:r w:rsidR="00BD2639">
        <w:rPr>
          <w:rFonts w:ascii="Times New Roman" w:eastAsia="Times New Roman" w:hAnsi="Times New Roman" w:cs="Times New Roman"/>
          <w:sz w:val="24"/>
          <w:szCs w:val="24"/>
        </w:rPr>
        <w:t xml:space="preserve">. </w:t>
      </w:r>
      <w:r w:rsidR="0065025C">
        <w:rPr>
          <w:rFonts w:ascii="Times New Roman" w:eastAsia="Times New Roman" w:hAnsi="Times New Roman" w:cs="Times New Roman"/>
          <w:sz w:val="24"/>
          <w:szCs w:val="24"/>
        </w:rPr>
        <w:t>To include species with shorter longevities</w:t>
      </w:r>
      <w:r w:rsidR="00E7373B">
        <w:rPr>
          <w:rFonts w:ascii="Times New Roman" w:eastAsia="Times New Roman" w:hAnsi="Times New Roman" w:cs="Times New Roman"/>
          <w:sz w:val="24"/>
          <w:szCs w:val="24"/>
        </w:rPr>
        <w:t>, we</w:t>
      </w:r>
      <w:r w:rsidR="00E43CD2">
        <w:rPr>
          <w:rFonts w:ascii="Times New Roman" w:eastAsia="Times New Roman" w:hAnsi="Times New Roman" w:cs="Times New Roman"/>
          <w:sz w:val="24"/>
          <w:szCs w:val="24"/>
        </w:rPr>
        <w:t xml:space="preserve"> only</w:t>
      </w:r>
      <w:r w:rsidR="00E7373B">
        <w:rPr>
          <w:rFonts w:ascii="Times New Roman" w:eastAsia="Times New Roman" w:hAnsi="Times New Roman" w:cs="Times New Roman"/>
          <w:sz w:val="24"/>
          <w:szCs w:val="24"/>
        </w:rPr>
        <w:t xml:space="preserve"> included times series</w:t>
      </w:r>
      <w:r w:rsidR="00F2798A">
        <w:rPr>
          <w:rFonts w:ascii="Times New Roman" w:eastAsia="Times New Roman" w:hAnsi="Times New Roman" w:cs="Times New Roman"/>
          <w:sz w:val="24"/>
          <w:szCs w:val="24"/>
        </w:rPr>
        <w:t xml:space="preserve"> that were at least</w:t>
      </w:r>
      <w:r w:rsidR="00E7373B">
        <w:rPr>
          <w:rFonts w:ascii="Times New Roman" w:eastAsia="Times New Roman" w:hAnsi="Times New Roman" w:cs="Times New Roman"/>
          <w:sz w:val="24"/>
          <w:szCs w:val="24"/>
        </w:rPr>
        <w:t xml:space="preserve"> 8 years long for species with longevities </w:t>
      </w:r>
      <w:r w:rsidR="00BE015E">
        <w:rPr>
          <w:rFonts w:ascii="Times New Roman" w:eastAsia="Times New Roman" w:hAnsi="Times New Roman" w:cs="Times New Roman"/>
          <w:sz w:val="24"/>
          <w:szCs w:val="24"/>
        </w:rPr>
        <w:t>≤</w:t>
      </w:r>
      <w:r w:rsidR="00E7373B">
        <w:rPr>
          <w:rFonts w:ascii="Times New Roman" w:eastAsia="Times New Roman" w:hAnsi="Times New Roman" w:cs="Times New Roman"/>
          <w:sz w:val="24"/>
          <w:szCs w:val="24"/>
        </w:rPr>
        <w:t xml:space="preserve"> 1 year, bu</w:t>
      </w:r>
      <w:r w:rsidR="00BE015E">
        <w:rPr>
          <w:rFonts w:ascii="Times New Roman" w:eastAsia="Times New Roman" w:hAnsi="Times New Roman" w:cs="Times New Roman"/>
          <w:sz w:val="24"/>
          <w:szCs w:val="24"/>
        </w:rPr>
        <w:t xml:space="preserve">t </w:t>
      </w:r>
      <w:r w:rsidR="000F7406">
        <w:rPr>
          <w:rFonts w:ascii="Times New Roman" w:eastAsia="Times New Roman" w:hAnsi="Times New Roman" w:cs="Times New Roman"/>
          <w:sz w:val="24"/>
          <w:szCs w:val="24"/>
        </w:rPr>
        <w:t>for s</w:t>
      </w:r>
      <w:r w:rsidR="00317A0E">
        <w:rPr>
          <w:rFonts w:ascii="Times New Roman" w:eastAsia="Times New Roman" w:hAnsi="Times New Roman" w:cs="Times New Roman"/>
          <w:sz w:val="24"/>
          <w:szCs w:val="24"/>
        </w:rPr>
        <w:t xml:space="preserve">pecies with </w:t>
      </w:r>
      <w:r w:rsidR="00BE015E">
        <w:rPr>
          <w:rFonts w:ascii="Times New Roman" w:eastAsia="Times New Roman" w:hAnsi="Times New Roman" w:cs="Times New Roman"/>
          <w:sz w:val="24"/>
          <w:szCs w:val="24"/>
        </w:rPr>
        <w:t>longevities</w:t>
      </w:r>
      <w:r w:rsidR="00317A0E">
        <w:rPr>
          <w:rFonts w:ascii="Times New Roman" w:eastAsia="Times New Roman" w:hAnsi="Times New Roman" w:cs="Times New Roman"/>
          <w:sz w:val="24"/>
          <w:szCs w:val="24"/>
        </w:rPr>
        <w:t xml:space="preserve"> &gt; 1 year</w:t>
      </w:r>
      <w:r w:rsidR="00322016">
        <w:rPr>
          <w:rFonts w:ascii="Times New Roman" w:eastAsia="Times New Roman" w:hAnsi="Times New Roman" w:cs="Times New Roman"/>
          <w:sz w:val="24"/>
          <w:szCs w:val="24"/>
        </w:rPr>
        <w:t xml:space="preserve">, </w:t>
      </w:r>
      <w:r w:rsidR="00F2798A">
        <w:rPr>
          <w:rFonts w:ascii="Times New Roman" w:eastAsia="Times New Roman" w:hAnsi="Times New Roman" w:cs="Times New Roman"/>
          <w:sz w:val="24"/>
          <w:szCs w:val="24"/>
        </w:rPr>
        <w:t>we</w:t>
      </w:r>
      <w:r w:rsidR="00E43CD2">
        <w:rPr>
          <w:rFonts w:ascii="Times New Roman" w:eastAsia="Times New Roman" w:hAnsi="Times New Roman" w:cs="Times New Roman"/>
          <w:sz w:val="24"/>
          <w:szCs w:val="24"/>
        </w:rPr>
        <w:t xml:space="preserve"> only</w:t>
      </w:r>
      <w:r w:rsidR="00F2798A">
        <w:rPr>
          <w:rFonts w:ascii="Times New Roman" w:eastAsia="Times New Roman" w:hAnsi="Times New Roman" w:cs="Times New Roman"/>
          <w:sz w:val="24"/>
          <w:szCs w:val="24"/>
        </w:rPr>
        <w:t xml:space="preserve"> included time series that were at least 10 years.</w:t>
      </w:r>
      <w:r w:rsidR="00F9056A">
        <w:rPr>
          <w:rFonts w:ascii="Times New Roman" w:eastAsia="Times New Roman" w:hAnsi="Times New Roman" w:cs="Times New Roman"/>
          <w:sz w:val="24"/>
          <w:szCs w:val="24"/>
        </w:rPr>
        <w:t xml:space="preserve"> </w:t>
      </w:r>
      <w:r w:rsidR="001D4CDD">
        <w:rPr>
          <w:rFonts w:ascii="Times New Roman" w:eastAsia="Times New Roman" w:hAnsi="Times New Roman" w:cs="Times New Roman"/>
          <w:sz w:val="24"/>
          <w:szCs w:val="24"/>
        </w:rPr>
        <w:t xml:space="preserve">The remaining time series were then filtered by how complete </w:t>
      </w:r>
      <w:r w:rsidR="00E13FCF">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surveys</w:t>
      </w:r>
      <w:r w:rsidR="007E2FBA">
        <w:rPr>
          <w:rFonts w:ascii="Times New Roman" w:eastAsia="Times New Roman" w:hAnsi="Times New Roman" w:cs="Times New Roman"/>
          <w:sz w:val="24"/>
          <w:szCs w:val="24"/>
        </w:rPr>
        <w:t xml:space="preserve"> </w:t>
      </w:r>
      <w:r w:rsidR="00FE2831">
        <w:rPr>
          <w:rFonts w:ascii="Times New Roman" w:eastAsia="Times New Roman" w:hAnsi="Times New Roman" w:cs="Times New Roman"/>
          <w:sz w:val="24"/>
          <w:szCs w:val="24"/>
        </w:rPr>
        <w:t xml:space="preserve">occurred </w:t>
      </w:r>
      <w:r w:rsidR="007E2FBA">
        <w:rPr>
          <w:rFonts w:ascii="Times New Roman" w:eastAsia="Times New Roman" w:hAnsi="Times New Roman" w:cs="Times New Roman"/>
          <w:sz w:val="24"/>
          <w:szCs w:val="24"/>
        </w:rPr>
        <w:t>across the time series.</w:t>
      </w:r>
      <w:r w:rsidR="001D4CDD">
        <w:rPr>
          <w:rFonts w:ascii="Times New Roman" w:eastAsia="Times New Roman" w:hAnsi="Times New Roman" w:cs="Times New Roman"/>
          <w:sz w:val="24"/>
          <w:szCs w:val="24"/>
        </w:rPr>
        <w:t xml:space="preserve"> </w:t>
      </w:r>
      <w:r w:rsidR="00404B91">
        <w:rPr>
          <w:rFonts w:ascii="Times New Roman" w:eastAsia="Times New Roman" w:hAnsi="Times New Roman" w:cs="Times New Roman"/>
          <w:sz w:val="24"/>
          <w:szCs w:val="24"/>
        </w:rPr>
        <w:t xml:space="preserve">To include time series that had split sampling events with gaps of &lt; 20% of the full time series, </w:t>
      </w:r>
      <w:r w:rsidR="006D6E86">
        <w:rPr>
          <w:rFonts w:ascii="Times New Roman" w:eastAsia="Times New Roman" w:hAnsi="Times New Roman" w:cs="Times New Roman"/>
          <w:sz w:val="24"/>
          <w:szCs w:val="24"/>
        </w:rPr>
        <w:t>we</w:t>
      </w:r>
      <w:r w:rsidR="00F9056A">
        <w:rPr>
          <w:rFonts w:ascii="Times New Roman" w:eastAsia="Times New Roman" w:hAnsi="Times New Roman" w:cs="Times New Roman"/>
          <w:sz w:val="24"/>
          <w:szCs w:val="24"/>
        </w:rPr>
        <w:t xml:space="preserve"> </w:t>
      </w:r>
      <w:r w:rsidR="00B2564F">
        <w:rPr>
          <w:rFonts w:ascii="Times New Roman" w:eastAsia="Times New Roman" w:hAnsi="Times New Roman" w:cs="Times New Roman"/>
          <w:sz w:val="24"/>
          <w:szCs w:val="24"/>
        </w:rPr>
        <w:t xml:space="preserve">only included </w:t>
      </w:r>
      <w:r w:rsidR="00BA24D6">
        <w:rPr>
          <w:rFonts w:ascii="Times New Roman" w:eastAsia="Times New Roman" w:hAnsi="Times New Roman" w:cs="Times New Roman"/>
          <w:sz w:val="24"/>
          <w:szCs w:val="24"/>
        </w:rPr>
        <w:t>time series that had at least 8 consecutive years that were sample</w:t>
      </w:r>
      <w:r w:rsidR="006D0066">
        <w:rPr>
          <w:rFonts w:ascii="Times New Roman" w:eastAsia="Times New Roman" w:hAnsi="Times New Roman" w:cs="Times New Roman"/>
          <w:sz w:val="24"/>
          <w:szCs w:val="24"/>
        </w:rPr>
        <w:t xml:space="preserve"> (i.e., 80% of a sliding </w:t>
      </w:r>
      <w:r w:rsidR="007E5EC4">
        <w:rPr>
          <w:rFonts w:ascii="Times New Roman" w:eastAsia="Times New Roman" w:hAnsi="Times New Roman" w:cs="Times New Roman"/>
          <w:sz w:val="24"/>
          <w:szCs w:val="24"/>
        </w:rPr>
        <w:t>ten-year</w:t>
      </w:r>
      <w:r w:rsidR="006D0066">
        <w:rPr>
          <w:rFonts w:ascii="Times New Roman" w:eastAsia="Times New Roman" w:hAnsi="Times New Roman" w:cs="Times New Roman"/>
          <w:sz w:val="24"/>
          <w:szCs w:val="24"/>
        </w:rPr>
        <w:t xml:space="preserve"> window).</w:t>
      </w:r>
      <w:r w:rsidR="00F9056A" w:rsidRPr="00F9056A">
        <w:rPr>
          <w:rFonts w:ascii="Times New Roman" w:eastAsia="Times New Roman" w:hAnsi="Times New Roman" w:cs="Times New Roman"/>
          <w:sz w:val="24"/>
          <w:szCs w:val="24"/>
        </w:rPr>
        <w:t xml:space="preserve"> </w:t>
      </w:r>
    </w:p>
    <w:p w14:paraId="32651C41" w14:textId="5F8FC936" w:rsidR="000F57A9" w:rsidRDefault="000F57A9" w:rsidP="00605F5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Boom-Bust Classification</w:t>
      </w:r>
    </w:p>
    <w:p w14:paraId="7E9B3258" w14:textId="6AE8C9BE" w:rsidR="00FF426C" w:rsidRDefault="00330192" w:rsidP="00C71783">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time series that met the</w:t>
      </w:r>
      <w:r w:rsidR="00E568DE">
        <w:rPr>
          <w:rFonts w:ascii="Times New Roman" w:eastAsia="Times New Roman" w:hAnsi="Times New Roman" w:cs="Times New Roman"/>
          <w:sz w:val="24"/>
          <w:szCs w:val="24"/>
        </w:rPr>
        <w:t xml:space="preserve"> </w:t>
      </w:r>
      <w:r w:rsidR="003E58FD">
        <w:rPr>
          <w:rFonts w:ascii="Times New Roman" w:eastAsia="Times New Roman" w:hAnsi="Times New Roman" w:cs="Times New Roman"/>
          <w:sz w:val="24"/>
          <w:szCs w:val="24"/>
        </w:rPr>
        <w:t>minimum</w:t>
      </w:r>
      <w:r w:rsidR="00DC0A17">
        <w:rPr>
          <w:rFonts w:ascii="Times New Roman" w:eastAsia="Times New Roman" w:hAnsi="Times New Roman" w:cs="Times New Roman"/>
          <w:sz w:val="24"/>
          <w:szCs w:val="24"/>
        </w:rPr>
        <w:t xml:space="preserve"> length and completeness </w:t>
      </w:r>
      <w:r w:rsidR="00441322">
        <w:rPr>
          <w:rFonts w:ascii="Times New Roman" w:eastAsia="Times New Roman" w:hAnsi="Times New Roman" w:cs="Times New Roman"/>
          <w:sz w:val="24"/>
          <w:szCs w:val="24"/>
        </w:rPr>
        <w:t>criteria</w:t>
      </w:r>
      <w:r>
        <w:rPr>
          <w:rFonts w:ascii="Times New Roman" w:eastAsia="Times New Roman" w:hAnsi="Times New Roman" w:cs="Times New Roman"/>
          <w:sz w:val="24"/>
          <w:szCs w:val="24"/>
        </w:rPr>
        <w:t xml:space="preserve">, </w:t>
      </w:r>
      <w:r w:rsidR="00F144C3">
        <w:rPr>
          <w:rFonts w:ascii="Times New Roman" w:eastAsia="Times New Roman" w:hAnsi="Times New Roman" w:cs="Times New Roman"/>
          <w:sz w:val="24"/>
          <w:szCs w:val="24"/>
        </w:rPr>
        <w:t xml:space="preserve">we </w:t>
      </w:r>
      <w:r>
        <w:rPr>
          <w:rFonts w:ascii="Times New Roman" w:eastAsia="Times New Roman" w:hAnsi="Times New Roman" w:cs="Times New Roman"/>
          <w:sz w:val="24"/>
          <w:szCs w:val="24"/>
        </w:rPr>
        <w:t>classifi</w:t>
      </w:r>
      <w:r w:rsidR="00F144C3">
        <w:rPr>
          <w:rFonts w:ascii="Times New Roman" w:eastAsia="Times New Roman" w:hAnsi="Times New Roman" w:cs="Times New Roman"/>
          <w:sz w:val="24"/>
          <w:szCs w:val="24"/>
        </w:rPr>
        <w:t>ed the</w:t>
      </w:r>
      <w:r>
        <w:rPr>
          <w:rFonts w:ascii="Times New Roman" w:eastAsia="Times New Roman" w:hAnsi="Times New Roman" w:cs="Times New Roman"/>
          <w:sz w:val="24"/>
          <w:szCs w:val="24"/>
        </w:rPr>
        <w:t xml:space="preserve"> time series </w:t>
      </w:r>
      <w:r w:rsidR="00FD319F">
        <w:rPr>
          <w:rFonts w:ascii="Times New Roman" w:eastAsia="Times New Roman" w:hAnsi="Times New Roman" w:cs="Times New Roman"/>
          <w:sz w:val="24"/>
          <w:szCs w:val="24"/>
        </w:rPr>
        <w:t>based on different levels of evidence</w:t>
      </w:r>
      <w:r w:rsidR="00736C0D">
        <w:rPr>
          <w:rFonts w:ascii="Times New Roman" w:eastAsia="Times New Roman" w:hAnsi="Times New Roman" w:cs="Times New Roman"/>
          <w:sz w:val="24"/>
          <w:szCs w:val="24"/>
        </w:rPr>
        <w:t xml:space="preserve"> for boom-busts</w:t>
      </w:r>
      <w:r w:rsidR="00FD319F">
        <w:rPr>
          <w:rFonts w:ascii="Times New Roman" w:eastAsia="Times New Roman" w:hAnsi="Times New Roman" w:cs="Times New Roman"/>
          <w:sz w:val="24"/>
          <w:szCs w:val="24"/>
        </w:rPr>
        <w:t xml:space="preserve">. </w:t>
      </w:r>
      <w:r w:rsidR="0061276F">
        <w:rPr>
          <w:rFonts w:ascii="Times New Roman" w:eastAsia="Times New Roman" w:hAnsi="Times New Roman" w:cs="Times New Roman"/>
          <w:sz w:val="24"/>
          <w:szCs w:val="24"/>
        </w:rPr>
        <w:t>W</w:t>
      </w:r>
      <w:r w:rsidR="00BF26B7">
        <w:rPr>
          <w:rFonts w:ascii="Times New Roman" w:eastAsia="Times New Roman" w:hAnsi="Times New Roman" w:cs="Times New Roman"/>
          <w:sz w:val="24"/>
          <w:szCs w:val="24"/>
        </w:rPr>
        <w:t>e wanted to differentiate between established</w:t>
      </w:r>
      <w:r w:rsidR="00DF6CAB">
        <w:rPr>
          <w:rFonts w:ascii="Times New Roman" w:eastAsia="Times New Roman" w:hAnsi="Times New Roman" w:cs="Times New Roman"/>
          <w:sz w:val="24"/>
          <w:szCs w:val="24"/>
        </w:rPr>
        <w:t>, overshoot</w:t>
      </w:r>
      <w:r w:rsidR="00FE2B4F">
        <w:rPr>
          <w:rFonts w:ascii="Times New Roman" w:eastAsia="Times New Roman" w:hAnsi="Times New Roman" w:cs="Times New Roman"/>
          <w:sz w:val="24"/>
          <w:szCs w:val="24"/>
        </w:rPr>
        <w:t xml:space="preserve"> and</w:t>
      </w:r>
      <w:r w:rsidR="00DF6CAB">
        <w:rPr>
          <w:rFonts w:ascii="Times New Roman" w:eastAsia="Times New Roman" w:hAnsi="Times New Roman" w:cs="Times New Roman"/>
          <w:sz w:val="24"/>
          <w:szCs w:val="24"/>
        </w:rPr>
        <w:t xml:space="preserve"> boom-bust time-series</w:t>
      </w:r>
      <w:r w:rsidR="00BF26B7">
        <w:rPr>
          <w:rFonts w:ascii="Times New Roman" w:eastAsia="Times New Roman" w:hAnsi="Times New Roman" w:cs="Times New Roman"/>
          <w:sz w:val="24"/>
          <w:szCs w:val="24"/>
        </w:rPr>
        <w:t xml:space="preserve"> (Figure</w:t>
      </w:r>
      <w:r w:rsidR="00DF6CAB">
        <w:rPr>
          <w:rFonts w:ascii="Times New Roman" w:eastAsia="Times New Roman" w:hAnsi="Times New Roman" w:cs="Times New Roman"/>
          <w:sz w:val="24"/>
          <w:szCs w:val="24"/>
        </w:rPr>
        <w:t xml:space="preserve"> </w:t>
      </w:r>
      <w:r w:rsidR="00BF26B7">
        <w:rPr>
          <w:rFonts w:ascii="Times New Roman" w:eastAsia="Times New Roman" w:hAnsi="Times New Roman" w:cs="Times New Roman"/>
          <w:sz w:val="24"/>
          <w:szCs w:val="24"/>
        </w:rPr>
        <w:t>1</w:t>
      </w:r>
      <w:r w:rsidR="00DF6CAB">
        <w:rPr>
          <w:rFonts w:ascii="Times New Roman" w:eastAsia="Times New Roman" w:hAnsi="Times New Roman" w:cs="Times New Roman"/>
          <w:sz w:val="24"/>
          <w:szCs w:val="24"/>
        </w:rPr>
        <w:t>)</w:t>
      </w:r>
      <w:r w:rsidR="0061276F">
        <w:rPr>
          <w:rFonts w:ascii="Times New Roman" w:eastAsia="Times New Roman" w:hAnsi="Times New Roman" w:cs="Times New Roman"/>
          <w:sz w:val="24"/>
          <w:szCs w:val="24"/>
        </w:rPr>
        <w:t>.</w:t>
      </w:r>
      <w:r w:rsidR="00FE2B4F">
        <w:rPr>
          <w:rFonts w:ascii="Times New Roman" w:eastAsia="Times New Roman" w:hAnsi="Times New Roman" w:cs="Times New Roman"/>
          <w:sz w:val="24"/>
          <w:szCs w:val="24"/>
        </w:rPr>
        <w:t xml:space="preserve"> To accomplish this,</w:t>
      </w:r>
      <w:r w:rsidR="005B7719">
        <w:rPr>
          <w:rFonts w:ascii="Times New Roman" w:eastAsia="Times New Roman" w:hAnsi="Times New Roman" w:cs="Times New Roman"/>
          <w:sz w:val="24"/>
          <w:szCs w:val="24"/>
        </w:rPr>
        <w:t xml:space="preserve"> </w:t>
      </w:r>
      <w:r w:rsidR="00FE2B4F">
        <w:rPr>
          <w:rFonts w:ascii="Times New Roman" w:eastAsia="Times New Roman" w:hAnsi="Times New Roman" w:cs="Times New Roman"/>
          <w:sz w:val="24"/>
          <w:szCs w:val="24"/>
        </w:rPr>
        <w:t>w</w:t>
      </w:r>
      <w:r w:rsidR="004344AF">
        <w:rPr>
          <w:rFonts w:ascii="Times New Roman" w:eastAsia="Times New Roman" w:hAnsi="Times New Roman" w:cs="Times New Roman"/>
          <w:sz w:val="24"/>
          <w:szCs w:val="24"/>
        </w:rPr>
        <w:t xml:space="preserve">e </w:t>
      </w:r>
      <w:r w:rsidR="005B7719">
        <w:rPr>
          <w:rFonts w:ascii="Times New Roman" w:eastAsia="Times New Roman" w:hAnsi="Times New Roman" w:cs="Times New Roman"/>
          <w:sz w:val="24"/>
          <w:szCs w:val="24"/>
        </w:rPr>
        <w:t xml:space="preserve">first </w:t>
      </w:r>
      <w:r w:rsidR="00FE2B4F">
        <w:rPr>
          <w:rFonts w:ascii="Times New Roman" w:eastAsia="Times New Roman" w:hAnsi="Times New Roman" w:cs="Times New Roman"/>
          <w:sz w:val="24"/>
          <w:szCs w:val="24"/>
        </w:rPr>
        <w:t>used regime shift detection methods</w:t>
      </w:r>
      <w:r w:rsidR="009F22E1">
        <w:rPr>
          <w:rFonts w:ascii="Times New Roman" w:eastAsia="Times New Roman" w:hAnsi="Times New Roman" w:cs="Times New Roman"/>
          <w:sz w:val="24"/>
          <w:szCs w:val="24"/>
        </w:rPr>
        <w:t xml:space="preserve"> to </w:t>
      </w:r>
      <w:r w:rsidR="003E58FD">
        <w:rPr>
          <w:rFonts w:ascii="Times New Roman" w:eastAsia="Times New Roman" w:hAnsi="Times New Roman" w:cs="Times New Roman"/>
          <w:sz w:val="24"/>
          <w:szCs w:val="24"/>
        </w:rPr>
        <w:t>identify</w:t>
      </w:r>
      <w:r w:rsidR="009F22E1">
        <w:rPr>
          <w:rFonts w:ascii="Times New Roman" w:eastAsia="Times New Roman" w:hAnsi="Times New Roman" w:cs="Times New Roman"/>
          <w:sz w:val="24"/>
          <w:szCs w:val="24"/>
        </w:rPr>
        <w:t xml:space="preserve"> </w:t>
      </w:r>
      <w:r w:rsidR="003E58FD">
        <w:rPr>
          <w:rFonts w:ascii="Times New Roman" w:eastAsia="Times New Roman" w:hAnsi="Times New Roman" w:cs="Times New Roman"/>
          <w:sz w:val="24"/>
          <w:szCs w:val="24"/>
        </w:rPr>
        <w:t>transitions</w:t>
      </w:r>
      <w:r w:rsidR="009F22E1">
        <w:rPr>
          <w:rFonts w:ascii="Times New Roman" w:eastAsia="Times New Roman" w:hAnsi="Times New Roman" w:cs="Times New Roman"/>
          <w:sz w:val="24"/>
          <w:szCs w:val="24"/>
        </w:rPr>
        <w:t xml:space="preserve"> between the different phases of the invasion process (i.e., low abundance, high abundance, and collapsed phase)</w:t>
      </w:r>
      <w:r w:rsidR="009E666B">
        <w:rPr>
          <w:rFonts w:ascii="Times New Roman" w:eastAsia="Times New Roman" w:hAnsi="Times New Roman" w:cs="Times New Roman"/>
          <w:sz w:val="24"/>
          <w:szCs w:val="24"/>
        </w:rPr>
        <w:t xml:space="preserve">. Regime shift detection methods </w:t>
      </w:r>
      <w:r w:rsidR="00FE2B4F">
        <w:rPr>
          <w:rFonts w:ascii="Times New Roman" w:eastAsia="Times New Roman" w:hAnsi="Times New Roman" w:cs="Times New Roman"/>
          <w:sz w:val="24"/>
          <w:szCs w:val="24"/>
        </w:rPr>
        <w:t>have</w:t>
      </w:r>
      <w:r w:rsidR="009E666B">
        <w:rPr>
          <w:rFonts w:ascii="Times New Roman" w:eastAsia="Times New Roman" w:hAnsi="Times New Roman" w:cs="Times New Roman"/>
          <w:sz w:val="24"/>
          <w:szCs w:val="24"/>
        </w:rPr>
        <w:t xml:space="preserve"> previously</w:t>
      </w:r>
      <w:r w:rsidR="00FE2B4F">
        <w:rPr>
          <w:rFonts w:ascii="Times New Roman" w:eastAsia="Times New Roman" w:hAnsi="Times New Roman" w:cs="Times New Roman"/>
          <w:sz w:val="24"/>
          <w:szCs w:val="24"/>
        </w:rPr>
        <w:t xml:space="preserve"> been used to identify the different </w:t>
      </w:r>
      <w:r w:rsidR="00FE2B4F">
        <w:rPr>
          <w:rFonts w:ascii="Times New Roman" w:eastAsia="Times New Roman" w:hAnsi="Times New Roman" w:cs="Times New Roman"/>
          <w:sz w:val="24"/>
          <w:szCs w:val="24"/>
        </w:rPr>
        <w:lastRenderedPageBreak/>
        <w:t>phases of the invasion of signal crayfish (</w:t>
      </w:r>
      <w:proofErr w:type="spellStart"/>
      <w:r w:rsidR="00FE2B4F" w:rsidRPr="0006321C">
        <w:rPr>
          <w:rFonts w:ascii="Times New Roman" w:eastAsia="Times New Roman" w:hAnsi="Times New Roman" w:cs="Times New Roman"/>
          <w:i/>
          <w:iCs/>
          <w:sz w:val="24"/>
          <w:szCs w:val="24"/>
        </w:rPr>
        <w:t>Pacifastacus</w:t>
      </w:r>
      <w:proofErr w:type="spellEnd"/>
      <w:r w:rsidR="00FE2B4F" w:rsidRPr="0006321C">
        <w:rPr>
          <w:rFonts w:ascii="Times New Roman" w:eastAsia="Times New Roman" w:hAnsi="Times New Roman" w:cs="Times New Roman"/>
          <w:i/>
          <w:iCs/>
          <w:sz w:val="24"/>
          <w:szCs w:val="24"/>
        </w:rPr>
        <w:t xml:space="preserve"> </w:t>
      </w:r>
      <w:proofErr w:type="spellStart"/>
      <w:r w:rsidR="00FE2B4F" w:rsidRPr="0006321C">
        <w:rPr>
          <w:rFonts w:ascii="Times New Roman" w:eastAsia="Times New Roman" w:hAnsi="Times New Roman" w:cs="Times New Roman"/>
          <w:i/>
          <w:iCs/>
          <w:sz w:val="24"/>
          <w:szCs w:val="24"/>
        </w:rPr>
        <w:t>leniusculus</w:t>
      </w:r>
      <w:proofErr w:type="spellEnd"/>
      <w:r w:rsidR="00FE2B4F">
        <w:rPr>
          <w:rFonts w:ascii="Times New Roman" w:eastAsia="Times New Roman" w:hAnsi="Times New Roman" w:cs="Times New Roman"/>
          <w:sz w:val="24"/>
          <w:szCs w:val="24"/>
        </w:rPr>
        <w:t xml:space="preserve">) in Swedish Lakes </w:t>
      </w:r>
      <w:r w:rsidR="00FE2B4F">
        <w:rPr>
          <w:rFonts w:ascii="Times New Roman" w:eastAsia="Times New Roman" w:hAnsi="Times New Roman" w:cs="Times New Roman"/>
          <w:sz w:val="24"/>
          <w:szCs w:val="24"/>
        </w:rPr>
        <w:fldChar w:fldCharType="begin"/>
      </w:r>
      <w:r w:rsidR="00FE2B4F">
        <w:rPr>
          <w:rFonts w:ascii="Times New Roman" w:eastAsia="Times New Roman" w:hAnsi="Times New Roman" w:cs="Times New Roman"/>
          <w:sz w:val="24"/>
          <w:szCs w:val="24"/>
        </w:rPr>
        <w:instrText xml:space="preserve"> ADDIN ZOTERO_ITEM CSL_CITATION {"citationID":"cjHrDUtU","properties":{"formattedCitation":"(Sandstr\\uc0\\u246{}m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FE2B4F">
        <w:rPr>
          <w:rFonts w:ascii="Times New Roman" w:eastAsia="Times New Roman" w:hAnsi="Times New Roman" w:cs="Times New Roman"/>
          <w:sz w:val="24"/>
          <w:szCs w:val="24"/>
        </w:rPr>
        <w:fldChar w:fldCharType="separate"/>
      </w:r>
      <w:r w:rsidR="00FE2B4F" w:rsidRPr="0006321C">
        <w:rPr>
          <w:rFonts w:ascii="Times New Roman" w:hAnsi="Times New Roman" w:cs="Times New Roman"/>
          <w:sz w:val="24"/>
        </w:rPr>
        <w:t xml:space="preserve">(Sandström </w:t>
      </w:r>
      <w:r w:rsidR="00FE2B4F" w:rsidRPr="0006321C">
        <w:rPr>
          <w:rFonts w:ascii="Times New Roman" w:hAnsi="Times New Roman" w:cs="Times New Roman"/>
          <w:i/>
          <w:iCs/>
          <w:sz w:val="24"/>
        </w:rPr>
        <w:t>et al.</w:t>
      </w:r>
      <w:r w:rsidR="00FE2B4F" w:rsidRPr="0006321C">
        <w:rPr>
          <w:rFonts w:ascii="Times New Roman" w:hAnsi="Times New Roman" w:cs="Times New Roman"/>
          <w:sz w:val="24"/>
        </w:rPr>
        <w:t xml:space="preserve"> 2014)</w:t>
      </w:r>
      <w:r w:rsidR="00FE2B4F">
        <w:rPr>
          <w:rFonts w:ascii="Times New Roman" w:eastAsia="Times New Roman" w:hAnsi="Times New Roman" w:cs="Times New Roman"/>
          <w:sz w:val="24"/>
          <w:szCs w:val="24"/>
        </w:rPr>
        <w:fldChar w:fldCharType="end"/>
      </w:r>
      <w:r w:rsidR="009E666B">
        <w:rPr>
          <w:rFonts w:ascii="Times New Roman" w:eastAsia="Times New Roman" w:hAnsi="Times New Roman" w:cs="Times New Roman"/>
          <w:sz w:val="24"/>
          <w:szCs w:val="24"/>
        </w:rPr>
        <w:t xml:space="preserve">.  </w:t>
      </w:r>
      <w:r w:rsidR="00ED31ED">
        <w:rPr>
          <w:rFonts w:ascii="Times New Roman" w:eastAsia="Times New Roman" w:hAnsi="Times New Roman" w:cs="Times New Roman"/>
          <w:sz w:val="24"/>
          <w:szCs w:val="24"/>
        </w:rPr>
        <w:t>However,</w:t>
      </w:r>
      <w:r w:rsidR="00F07E3A">
        <w:rPr>
          <w:rFonts w:ascii="Times New Roman" w:eastAsia="Times New Roman" w:hAnsi="Times New Roman" w:cs="Times New Roman"/>
          <w:sz w:val="24"/>
          <w:szCs w:val="24"/>
        </w:rPr>
        <w:t xml:space="preserve"> t</w:t>
      </w:r>
      <w:r w:rsidR="00ED31ED">
        <w:rPr>
          <w:rFonts w:ascii="Times New Roman" w:eastAsia="Times New Roman" w:hAnsi="Times New Roman" w:cs="Times New Roman"/>
          <w:sz w:val="24"/>
          <w:szCs w:val="24"/>
        </w:rPr>
        <w:t xml:space="preserve">he regime shift detection required no missing observations in the time series, thus all-time series were modeled using latent variables (i.e., population estimates) from a Bayesian state-space approach developed by </w:t>
      </w:r>
      <w:r w:rsidR="00ED31ED">
        <w:rPr>
          <w:rFonts w:ascii="Times New Roman" w:eastAsia="Times New Roman" w:hAnsi="Times New Roman" w:cs="Times New Roman"/>
          <w:sz w:val="24"/>
          <w:szCs w:val="24"/>
        </w:rPr>
        <w:fldChar w:fldCharType="begin"/>
      </w:r>
      <w:r w:rsidR="00ED31ED">
        <w:rPr>
          <w:rFonts w:ascii="Times New Roman" w:eastAsia="Times New Roman" w:hAnsi="Times New Roman" w:cs="Times New Roman"/>
          <w:sz w:val="24"/>
          <w:szCs w:val="24"/>
        </w:rPr>
        <w:instrText xml:space="preserve"> ADDIN ZOTERO_ITEM CSL_CITATION {"citationID":"GKgPkTFY","properties":{"formattedCitation":"(Aagaard {\\i{}et al.} 2016)","plainCitation":"(Aagaard et al. 2016)","dontUpdate":true,"noteIndex":0},"citationItems":[{"id":1932,"uris":["http://zotero.org/users/9972654/items/7PNQ63SZ"],"itemData":{"id":1932,"type":"article-journal","container-title":"Ecological Modelling","DOI":"10.1016/j.ecolmodel.2016.02.014","ISSN":"03043800","journalAbbreviation":"Ecological Modelling","language":"en","page":"78-84","source":"DOI.org (Crossref)","title":"A Bayesian approach for characterizing uncertainty in declaring a population collapse","volume":"328","author":[{"family":"Aagaard","given":"Kevin"},{"family":"Lockwood","given":"Julie L."},{"family":"Green","given":"Edwin J."}],"issued":{"date-parts":[["2016",5]]}}}],"schema":"https://github.com/citation-style-language/schema/raw/master/csl-citation.json"} </w:instrText>
      </w:r>
      <w:r w:rsidR="00ED31ED">
        <w:rPr>
          <w:rFonts w:ascii="Times New Roman" w:eastAsia="Times New Roman" w:hAnsi="Times New Roman" w:cs="Times New Roman"/>
          <w:sz w:val="24"/>
          <w:szCs w:val="24"/>
        </w:rPr>
        <w:fldChar w:fldCharType="separate"/>
      </w:r>
      <w:r w:rsidR="00ED31ED" w:rsidRPr="00C343AA">
        <w:rPr>
          <w:rFonts w:ascii="Times New Roman" w:hAnsi="Times New Roman" w:cs="Times New Roman"/>
          <w:sz w:val="24"/>
        </w:rPr>
        <w:t xml:space="preserve">Aagaard </w:t>
      </w:r>
      <w:r w:rsidR="00ED31ED" w:rsidRPr="00C343AA">
        <w:rPr>
          <w:rFonts w:ascii="Times New Roman" w:hAnsi="Times New Roman" w:cs="Times New Roman"/>
          <w:i/>
          <w:iCs/>
          <w:sz w:val="24"/>
        </w:rPr>
        <w:t>et al.</w:t>
      </w:r>
      <w:r w:rsidR="00ED31ED" w:rsidRPr="00C343AA">
        <w:rPr>
          <w:rFonts w:ascii="Times New Roman" w:hAnsi="Times New Roman" w:cs="Times New Roman"/>
          <w:sz w:val="24"/>
        </w:rPr>
        <w:t xml:space="preserve"> </w:t>
      </w:r>
      <w:r w:rsidR="00ED31ED">
        <w:rPr>
          <w:rFonts w:ascii="Times New Roman" w:hAnsi="Times New Roman" w:cs="Times New Roman"/>
          <w:sz w:val="24"/>
        </w:rPr>
        <w:t>(</w:t>
      </w:r>
      <w:r w:rsidR="00ED31ED" w:rsidRPr="00C343AA">
        <w:rPr>
          <w:rFonts w:ascii="Times New Roman" w:hAnsi="Times New Roman" w:cs="Times New Roman"/>
          <w:sz w:val="24"/>
        </w:rPr>
        <w:t>2016)</w:t>
      </w:r>
      <w:r w:rsidR="00ED31ED">
        <w:rPr>
          <w:rFonts w:ascii="Times New Roman" w:eastAsia="Times New Roman" w:hAnsi="Times New Roman" w:cs="Times New Roman"/>
          <w:sz w:val="24"/>
          <w:szCs w:val="24"/>
        </w:rPr>
        <w:fldChar w:fldCharType="end"/>
      </w:r>
      <w:r w:rsidR="00F07E3A">
        <w:rPr>
          <w:rFonts w:ascii="Times New Roman" w:eastAsia="Times New Roman" w:hAnsi="Times New Roman" w:cs="Times New Roman"/>
          <w:sz w:val="24"/>
          <w:szCs w:val="24"/>
        </w:rPr>
        <w:t>, and</w:t>
      </w:r>
      <w:r w:rsidR="00ED31ED">
        <w:rPr>
          <w:rFonts w:ascii="Times New Roman" w:eastAsia="Times New Roman" w:hAnsi="Times New Roman" w:cs="Times New Roman"/>
          <w:sz w:val="24"/>
          <w:szCs w:val="24"/>
        </w:rPr>
        <w:t xml:space="preserve"> estimated values for each data point from the state-space model were used as the input for the regime shift detection method.</w:t>
      </w:r>
      <w:r w:rsidR="0011475D">
        <w:rPr>
          <w:rFonts w:ascii="Times New Roman" w:eastAsia="Times New Roman" w:hAnsi="Times New Roman" w:cs="Times New Roman"/>
          <w:sz w:val="24"/>
          <w:szCs w:val="24"/>
        </w:rPr>
        <w:t xml:space="preserve"> For the regime shift detection method, we used</w:t>
      </w:r>
      <w:r w:rsidR="00ED31ED">
        <w:rPr>
          <w:rFonts w:ascii="Times New Roman" w:eastAsia="Times New Roman" w:hAnsi="Times New Roman" w:cs="Times New Roman"/>
          <w:sz w:val="24"/>
          <w:szCs w:val="24"/>
        </w:rPr>
        <w:t xml:space="preserve"> </w:t>
      </w:r>
      <w:r w:rsidR="00D963C4">
        <w:rPr>
          <w:rFonts w:ascii="Times New Roman" w:eastAsia="Times New Roman" w:hAnsi="Times New Roman" w:cs="Times New Roman"/>
          <w:sz w:val="24"/>
          <w:szCs w:val="24"/>
        </w:rPr>
        <w:t>the “breakpoints” function within the</w:t>
      </w:r>
      <w:r w:rsidR="00793854">
        <w:rPr>
          <w:rFonts w:ascii="Times New Roman" w:eastAsia="Times New Roman" w:hAnsi="Times New Roman" w:cs="Times New Roman"/>
          <w:sz w:val="24"/>
          <w:szCs w:val="24"/>
        </w:rPr>
        <w:t xml:space="preserve"> </w:t>
      </w:r>
      <w:r w:rsidR="00D963C4">
        <w:rPr>
          <w:rFonts w:ascii="Times New Roman" w:eastAsia="Times New Roman" w:hAnsi="Times New Roman" w:cs="Times New Roman"/>
          <w:sz w:val="24"/>
          <w:szCs w:val="24"/>
        </w:rPr>
        <w:t>“</w:t>
      </w:r>
      <w:proofErr w:type="spellStart"/>
      <w:r w:rsidR="00D963C4">
        <w:rPr>
          <w:rFonts w:ascii="Times New Roman" w:eastAsia="Times New Roman" w:hAnsi="Times New Roman" w:cs="Times New Roman"/>
          <w:sz w:val="24"/>
          <w:szCs w:val="24"/>
        </w:rPr>
        <w:t>strucchange</w:t>
      </w:r>
      <w:proofErr w:type="spellEnd"/>
      <w:r w:rsidR="00D963C4">
        <w:rPr>
          <w:rFonts w:ascii="Times New Roman" w:eastAsia="Times New Roman" w:hAnsi="Times New Roman" w:cs="Times New Roman"/>
          <w:sz w:val="24"/>
          <w:szCs w:val="24"/>
        </w:rPr>
        <w:t>” package in R</w:t>
      </w:r>
      <w:r w:rsidR="004344AF">
        <w:rPr>
          <w:rFonts w:ascii="Times New Roman" w:eastAsia="Times New Roman" w:hAnsi="Times New Roman" w:cs="Times New Roman"/>
          <w:sz w:val="24"/>
          <w:szCs w:val="24"/>
        </w:rPr>
        <w:t xml:space="preserve"> </w:t>
      </w:r>
      <w:r w:rsidR="00D963C4">
        <w:rPr>
          <w:rFonts w:ascii="Times New Roman" w:eastAsia="Times New Roman" w:hAnsi="Times New Roman" w:cs="Times New Roman"/>
          <w:sz w:val="24"/>
          <w:szCs w:val="24"/>
        </w:rPr>
        <w:t xml:space="preserve">to identify breakpoints in the time series </w:t>
      </w:r>
      <w:r w:rsidR="0061090C">
        <w:rPr>
          <w:rFonts w:ascii="Times New Roman" w:eastAsia="Times New Roman" w:hAnsi="Times New Roman" w:cs="Times New Roman"/>
          <w:sz w:val="24"/>
          <w:szCs w:val="24"/>
        </w:rPr>
        <w:t xml:space="preserve">from </w:t>
      </w:r>
      <w:r w:rsidR="00B16EBF">
        <w:rPr>
          <w:rFonts w:ascii="Times New Roman" w:eastAsia="Times New Roman" w:hAnsi="Times New Roman" w:cs="Times New Roman"/>
          <w:sz w:val="24"/>
          <w:szCs w:val="24"/>
        </w:rPr>
        <w:t>differences</w:t>
      </w:r>
      <w:r w:rsidR="00D963C4">
        <w:rPr>
          <w:rFonts w:ascii="Times New Roman" w:eastAsia="Times New Roman" w:hAnsi="Times New Roman" w:cs="Times New Roman"/>
          <w:sz w:val="24"/>
          <w:szCs w:val="24"/>
        </w:rPr>
        <w:t xml:space="preserve"> in the mean</w:t>
      </w:r>
      <w:r w:rsidR="00B16EBF">
        <w:rPr>
          <w:rFonts w:ascii="Times New Roman" w:eastAsia="Times New Roman" w:hAnsi="Times New Roman" w:cs="Times New Roman"/>
          <w:sz w:val="24"/>
          <w:szCs w:val="24"/>
        </w:rPr>
        <w:t xml:space="preserve"> between regimes</w:t>
      </w:r>
      <w:r w:rsidR="00D963C4">
        <w:rPr>
          <w:rFonts w:ascii="Times New Roman" w:eastAsia="Times New Roman" w:hAnsi="Times New Roman" w:cs="Times New Roman"/>
          <w:sz w:val="24"/>
          <w:szCs w:val="24"/>
        </w:rPr>
        <w:t>.</w:t>
      </w:r>
      <w:r w:rsidR="00B16EBF">
        <w:rPr>
          <w:rFonts w:ascii="Times New Roman" w:eastAsia="Times New Roman" w:hAnsi="Times New Roman" w:cs="Times New Roman"/>
          <w:sz w:val="24"/>
          <w:szCs w:val="24"/>
        </w:rPr>
        <w:t xml:space="preserve">  </w:t>
      </w:r>
      <w:r w:rsidR="000A52BB">
        <w:rPr>
          <w:rFonts w:ascii="Times New Roman" w:eastAsia="Times New Roman" w:hAnsi="Times New Roman" w:cs="Times New Roman"/>
          <w:sz w:val="24"/>
          <w:szCs w:val="24"/>
        </w:rPr>
        <w:t>To determine if the state-space altered results of the regime shift detection method, we s</w:t>
      </w:r>
      <w:r w:rsidR="00454251">
        <w:rPr>
          <w:rFonts w:ascii="Times New Roman" w:eastAsia="Times New Roman" w:hAnsi="Times New Roman" w:cs="Times New Roman"/>
          <w:sz w:val="24"/>
          <w:szCs w:val="24"/>
        </w:rPr>
        <w:t>eparately</w:t>
      </w:r>
      <w:r w:rsidR="00231706">
        <w:rPr>
          <w:rFonts w:ascii="Times New Roman" w:eastAsia="Times New Roman" w:hAnsi="Times New Roman" w:cs="Times New Roman"/>
          <w:sz w:val="24"/>
          <w:szCs w:val="24"/>
        </w:rPr>
        <w:t xml:space="preserve"> ran</w:t>
      </w:r>
      <w:r w:rsidR="00F9308F">
        <w:rPr>
          <w:rFonts w:ascii="Times New Roman" w:eastAsia="Times New Roman" w:hAnsi="Times New Roman" w:cs="Times New Roman"/>
          <w:sz w:val="24"/>
          <w:szCs w:val="24"/>
        </w:rPr>
        <w:t xml:space="preserve"> the regime shift detection method </w:t>
      </w:r>
      <w:r w:rsidR="00BF0CDD">
        <w:rPr>
          <w:rFonts w:ascii="Times New Roman" w:eastAsia="Times New Roman" w:hAnsi="Times New Roman" w:cs="Times New Roman"/>
          <w:sz w:val="24"/>
          <w:szCs w:val="24"/>
        </w:rPr>
        <w:t xml:space="preserve">using raw data from a </w:t>
      </w:r>
      <w:r w:rsidR="00F9308F">
        <w:rPr>
          <w:rFonts w:ascii="Times New Roman" w:eastAsia="Times New Roman" w:hAnsi="Times New Roman" w:cs="Times New Roman"/>
          <w:sz w:val="24"/>
          <w:szCs w:val="24"/>
        </w:rPr>
        <w:t>subset of the time series that had no missing data</w:t>
      </w:r>
      <w:r w:rsidR="00BF0CDD">
        <w:rPr>
          <w:rFonts w:ascii="Times New Roman" w:eastAsia="Times New Roman" w:hAnsi="Times New Roman" w:cs="Times New Roman"/>
          <w:sz w:val="24"/>
          <w:szCs w:val="24"/>
        </w:rPr>
        <w:t xml:space="preserve">. </w:t>
      </w:r>
      <w:r w:rsidR="00DC6235">
        <w:rPr>
          <w:rFonts w:ascii="Times New Roman" w:eastAsia="Times New Roman" w:hAnsi="Times New Roman" w:cs="Times New Roman"/>
          <w:sz w:val="24"/>
          <w:szCs w:val="24"/>
        </w:rPr>
        <w:t xml:space="preserve">Only </w:t>
      </w:r>
      <w:r w:rsidR="00BA331F">
        <w:rPr>
          <w:rFonts w:ascii="Times New Roman" w:eastAsia="Times New Roman" w:hAnsi="Times New Roman" w:cs="Times New Roman"/>
          <w:sz w:val="24"/>
          <w:szCs w:val="24"/>
        </w:rPr>
        <w:t>one break point was found when using Bayesian state</w:t>
      </w:r>
      <w:r w:rsidR="000105E2">
        <w:rPr>
          <w:rFonts w:ascii="Times New Roman" w:eastAsia="Times New Roman" w:hAnsi="Times New Roman" w:cs="Times New Roman"/>
          <w:sz w:val="24"/>
          <w:szCs w:val="24"/>
        </w:rPr>
        <w:t xml:space="preserve">-space model estimates </w:t>
      </w:r>
      <w:r w:rsidR="00960B43">
        <w:rPr>
          <w:rFonts w:ascii="Times New Roman" w:eastAsia="Times New Roman" w:hAnsi="Times New Roman" w:cs="Times New Roman"/>
          <w:sz w:val="24"/>
          <w:szCs w:val="24"/>
        </w:rPr>
        <w:t xml:space="preserve">that </w:t>
      </w:r>
      <w:proofErr w:type="gramStart"/>
      <w:r w:rsidR="00960B43">
        <w:rPr>
          <w:rFonts w:ascii="Times New Roman" w:eastAsia="Times New Roman" w:hAnsi="Times New Roman" w:cs="Times New Roman"/>
          <w:sz w:val="24"/>
          <w:szCs w:val="24"/>
        </w:rPr>
        <w:t>was</w:t>
      </w:r>
      <w:proofErr w:type="gramEnd"/>
      <w:r w:rsidR="00960B43">
        <w:rPr>
          <w:rFonts w:ascii="Times New Roman" w:eastAsia="Times New Roman" w:hAnsi="Times New Roman" w:cs="Times New Roman"/>
          <w:sz w:val="24"/>
          <w:szCs w:val="24"/>
        </w:rPr>
        <w:t xml:space="preserve"> not found when </w:t>
      </w:r>
      <w:r w:rsidR="000105E2">
        <w:rPr>
          <w:rFonts w:ascii="Times New Roman" w:eastAsia="Times New Roman" w:hAnsi="Times New Roman" w:cs="Times New Roman"/>
          <w:sz w:val="24"/>
          <w:szCs w:val="24"/>
        </w:rPr>
        <w:t>using</w:t>
      </w:r>
      <w:r w:rsidR="003B7854">
        <w:rPr>
          <w:rFonts w:ascii="Times New Roman" w:eastAsia="Times New Roman" w:hAnsi="Times New Roman" w:cs="Times New Roman"/>
          <w:sz w:val="24"/>
          <w:szCs w:val="24"/>
        </w:rPr>
        <w:t xml:space="preserve"> raw </w:t>
      </w:r>
      <w:r w:rsidR="00E91D6B">
        <w:rPr>
          <w:rFonts w:ascii="Times New Roman" w:eastAsia="Times New Roman" w:hAnsi="Times New Roman" w:cs="Times New Roman"/>
          <w:sz w:val="24"/>
          <w:szCs w:val="24"/>
        </w:rPr>
        <w:t>data</w:t>
      </w:r>
      <w:r w:rsidR="008E0DDD">
        <w:rPr>
          <w:rFonts w:ascii="Times New Roman" w:eastAsia="Times New Roman" w:hAnsi="Times New Roman" w:cs="Times New Roman"/>
          <w:sz w:val="24"/>
          <w:szCs w:val="24"/>
        </w:rPr>
        <w:t xml:space="preserve"> inputs</w:t>
      </w:r>
      <w:r w:rsidR="003B7854">
        <w:rPr>
          <w:rFonts w:ascii="Times New Roman" w:eastAsia="Times New Roman" w:hAnsi="Times New Roman" w:cs="Times New Roman"/>
          <w:sz w:val="24"/>
          <w:szCs w:val="24"/>
        </w:rPr>
        <w:t>.</w:t>
      </w:r>
      <w:r w:rsidR="00C7623D">
        <w:rPr>
          <w:rFonts w:ascii="Times New Roman" w:eastAsia="Times New Roman" w:hAnsi="Times New Roman" w:cs="Times New Roman"/>
          <w:sz w:val="24"/>
          <w:szCs w:val="24"/>
        </w:rPr>
        <w:t xml:space="preserve"> </w:t>
      </w:r>
      <w:r w:rsidR="000105E2">
        <w:rPr>
          <w:rFonts w:ascii="Times New Roman" w:eastAsia="Times New Roman" w:hAnsi="Times New Roman" w:cs="Times New Roman"/>
          <w:sz w:val="24"/>
          <w:szCs w:val="24"/>
        </w:rPr>
        <w:t>Ti</w:t>
      </w:r>
      <w:r w:rsidR="00565383">
        <w:rPr>
          <w:rFonts w:ascii="Times New Roman" w:eastAsia="Times New Roman" w:hAnsi="Times New Roman" w:cs="Times New Roman"/>
          <w:sz w:val="24"/>
          <w:szCs w:val="24"/>
        </w:rPr>
        <w:t>me series that had no discernable regime shifts</w:t>
      </w:r>
      <w:r w:rsidR="00C62411">
        <w:rPr>
          <w:rFonts w:ascii="Times New Roman" w:eastAsia="Times New Roman" w:hAnsi="Times New Roman" w:cs="Times New Roman"/>
          <w:sz w:val="24"/>
          <w:szCs w:val="24"/>
        </w:rPr>
        <w:t xml:space="preserve"> (</w:t>
      </w:r>
      <w:r w:rsidR="00C62411" w:rsidRPr="00C62411">
        <w:rPr>
          <w:rFonts w:ascii="Times New Roman" w:eastAsia="Times New Roman" w:hAnsi="Times New Roman" w:cs="Times New Roman"/>
          <w:i/>
          <w:iCs/>
          <w:sz w:val="24"/>
          <w:szCs w:val="24"/>
        </w:rPr>
        <w:t>P</w:t>
      </w:r>
      <w:r w:rsidR="00C62411">
        <w:rPr>
          <w:rFonts w:ascii="Times New Roman" w:eastAsia="Times New Roman" w:hAnsi="Times New Roman" w:cs="Times New Roman"/>
          <w:sz w:val="24"/>
          <w:szCs w:val="24"/>
        </w:rPr>
        <w:t xml:space="preserve"> &gt; 0.05)</w:t>
      </w:r>
      <w:r w:rsidR="00565383">
        <w:rPr>
          <w:rFonts w:ascii="Times New Roman" w:eastAsia="Times New Roman" w:hAnsi="Times New Roman" w:cs="Times New Roman"/>
          <w:sz w:val="24"/>
          <w:szCs w:val="24"/>
        </w:rPr>
        <w:t xml:space="preserve"> </w:t>
      </w:r>
      <w:r w:rsidR="00323657">
        <w:rPr>
          <w:rFonts w:ascii="Times New Roman" w:eastAsia="Times New Roman" w:hAnsi="Times New Roman" w:cs="Times New Roman"/>
          <w:sz w:val="24"/>
          <w:szCs w:val="24"/>
        </w:rPr>
        <w:t>were removed from classification.</w:t>
      </w:r>
    </w:p>
    <w:p w14:paraId="3FEAF60A" w14:textId="62A56E3B" w:rsidR="00230DA4" w:rsidRDefault="00323657" w:rsidP="003B0332">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time series that had regime shifts, </w:t>
      </w:r>
      <w:r w:rsidR="00E15372">
        <w:rPr>
          <w:rFonts w:ascii="Times New Roman" w:eastAsia="Times New Roman" w:hAnsi="Times New Roman" w:cs="Times New Roman"/>
          <w:sz w:val="24"/>
          <w:szCs w:val="24"/>
        </w:rPr>
        <w:t>we calculated</w:t>
      </w:r>
      <w:r w:rsidR="00F63920">
        <w:rPr>
          <w:rFonts w:ascii="Times New Roman" w:eastAsia="Times New Roman" w:hAnsi="Times New Roman" w:cs="Times New Roman"/>
          <w:sz w:val="24"/>
          <w:szCs w:val="24"/>
        </w:rPr>
        <w:t xml:space="preserve"> multiple</w:t>
      </w:r>
      <w:r w:rsidR="00E15372">
        <w:rPr>
          <w:rFonts w:ascii="Times New Roman" w:eastAsia="Times New Roman" w:hAnsi="Times New Roman" w:cs="Times New Roman"/>
          <w:sz w:val="24"/>
          <w:szCs w:val="24"/>
        </w:rPr>
        <w:t xml:space="preserve"> metrics </w:t>
      </w:r>
      <w:r w:rsidR="00A132B0">
        <w:rPr>
          <w:rFonts w:ascii="Times New Roman" w:eastAsia="Times New Roman" w:hAnsi="Times New Roman" w:cs="Times New Roman"/>
          <w:sz w:val="24"/>
          <w:szCs w:val="24"/>
        </w:rPr>
        <w:t>that relate</w:t>
      </w:r>
      <w:r w:rsidR="00411B8C">
        <w:rPr>
          <w:rFonts w:ascii="Times New Roman" w:eastAsia="Times New Roman" w:hAnsi="Times New Roman" w:cs="Times New Roman"/>
          <w:sz w:val="24"/>
          <w:szCs w:val="24"/>
        </w:rPr>
        <w:t>d</w:t>
      </w:r>
      <w:r w:rsidR="00A132B0">
        <w:rPr>
          <w:rFonts w:ascii="Times New Roman" w:eastAsia="Times New Roman" w:hAnsi="Times New Roman" w:cs="Times New Roman"/>
          <w:sz w:val="24"/>
          <w:szCs w:val="24"/>
        </w:rPr>
        <w:t xml:space="preserve"> to</w:t>
      </w:r>
      <w:r w:rsidR="00411B8C">
        <w:rPr>
          <w:rFonts w:ascii="Times New Roman" w:eastAsia="Times New Roman" w:hAnsi="Times New Roman" w:cs="Times New Roman"/>
          <w:sz w:val="24"/>
          <w:szCs w:val="24"/>
        </w:rPr>
        <w:t xml:space="preserve"> our </w:t>
      </w:r>
      <w:r w:rsidR="00CF2B00">
        <w:rPr>
          <w:rFonts w:ascii="Times New Roman" w:eastAsia="Times New Roman" w:hAnsi="Times New Roman" w:cs="Times New Roman"/>
          <w:sz w:val="24"/>
          <w:szCs w:val="24"/>
        </w:rPr>
        <w:t xml:space="preserve">4 </w:t>
      </w:r>
      <w:r w:rsidR="009F7D5E">
        <w:rPr>
          <w:rFonts w:ascii="Times New Roman" w:eastAsia="Times New Roman" w:hAnsi="Times New Roman" w:cs="Times New Roman"/>
          <w:sz w:val="24"/>
          <w:szCs w:val="24"/>
        </w:rPr>
        <w:t xml:space="preserve">criteria for a </w:t>
      </w:r>
      <w:r w:rsidR="00A132B0">
        <w:rPr>
          <w:rFonts w:ascii="Times New Roman" w:eastAsia="Times New Roman" w:hAnsi="Times New Roman" w:cs="Times New Roman"/>
          <w:sz w:val="24"/>
          <w:szCs w:val="24"/>
        </w:rPr>
        <w:t xml:space="preserve">quantitative </w:t>
      </w:r>
      <w:r w:rsidR="00411B8C">
        <w:rPr>
          <w:rFonts w:ascii="Times New Roman" w:eastAsia="Times New Roman" w:hAnsi="Times New Roman" w:cs="Times New Roman"/>
          <w:sz w:val="24"/>
          <w:szCs w:val="24"/>
        </w:rPr>
        <w:t xml:space="preserve">boom-bust </w:t>
      </w:r>
      <w:r w:rsidR="00A132B0">
        <w:rPr>
          <w:rFonts w:ascii="Times New Roman" w:eastAsia="Times New Roman" w:hAnsi="Times New Roman" w:cs="Times New Roman"/>
          <w:sz w:val="24"/>
          <w:szCs w:val="24"/>
        </w:rPr>
        <w:t>definition</w:t>
      </w:r>
      <w:r w:rsidR="00796559">
        <w:rPr>
          <w:rFonts w:ascii="Times New Roman" w:eastAsia="Times New Roman" w:hAnsi="Times New Roman" w:cs="Times New Roman"/>
          <w:sz w:val="24"/>
          <w:szCs w:val="24"/>
        </w:rPr>
        <w:t xml:space="preserve">, then we classified the time-series </w:t>
      </w:r>
      <w:r w:rsidR="00D76ECB">
        <w:rPr>
          <w:rFonts w:ascii="Times New Roman" w:eastAsia="Times New Roman" w:hAnsi="Times New Roman" w:cs="Times New Roman"/>
          <w:sz w:val="24"/>
          <w:szCs w:val="24"/>
        </w:rPr>
        <w:t>as</w:t>
      </w:r>
      <w:r w:rsidR="00796559">
        <w:rPr>
          <w:rFonts w:ascii="Times New Roman" w:eastAsia="Times New Roman" w:hAnsi="Times New Roman" w:cs="Times New Roman"/>
          <w:sz w:val="24"/>
          <w:szCs w:val="24"/>
        </w:rPr>
        <w:t xml:space="preserve"> </w:t>
      </w:r>
      <w:r w:rsidR="00B4213B">
        <w:rPr>
          <w:rFonts w:ascii="Times New Roman" w:eastAsia="Times New Roman" w:hAnsi="Times New Roman" w:cs="Times New Roman"/>
          <w:sz w:val="24"/>
          <w:szCs w:val="24"/>
        </w:rPr>
        <w:t>established, overshoot, or boom-bust</w:t>
      </w:r>
      <w:r w:rsidR="00D76ECB">
        <w:rPr>
          <w:rFonts w:ascii="Times New Roman" w:eastAsia="Times New Roman" w:hAnsi="Times New Roman" w:cs="Times New Roman"/>
          <w:sz w:val="24"/>
          <w:szCs w:val="24"/>
        </w:rPr>
        <w:t xml:space="preserve"> (Box 1).</w:t>
      </w:r>
      <w:r w:rsidR="00D101DF">
        <w:rPr>
          <w:rFonts w:ascii="Times New Roman" w:eastAsia="Times New Roman" w:hAnsi="Times New Roman" w:cs="Times New Roman"/>
          <w:sz w:val="24"/>
          <w:szCs w:val="24"/>
        </w:rPr>
        <w:t xml:space="preserve">  </w:t>
      </w:r>
      <w:r w:rsidR="0093440A">
        <w:rPr>
          <w:rFonts w:ascii="Times New Roman" w:eastAsia="Times New Roman" w:hAnsi="Times New Roman" w:cs="Times New Roman"/>
          <w:sz w:val="24"/>
          <w:szCs w:val="24"/>
        </w:rPr>
        <w:t xml:space="preserve">From the proposed definition, a time series was classified as a “boom-bust” if </w:t>
      </w:r>
      <w:r w:rsidR="0026009E">
        <w:rPr>
          <w:rFonts w:ascii="Times New Roman" w:eastAsia="Times New Roman" w:hAnsi="Times New Roman" w:cs="Times New Roman"/>
          <w:sz w:val="24"/>
          <w:szCs w:val="24"/>
        </w:rPr>
        <w:t xml:space="preserve">a population doubled in size within </w:t>
      </w:r>
      <w:r w:rsidR="00CA351E">
        <w:rPr>
          <w:rFonts w:ascii="Times New Roman" w:eastAsia="Times New Roman" w:hAnsi="Times New Roman" w:cs="Times New Roman"/>
          <w:sz w:val="24"/>
          <w:szCs w:val="24"/>
        </w:rPr>
        <w:t xml:space="preserve">the typical longevity </w:t>
      </w:r>
      <w:r w:rsidR="0026009E">
        <w:rPr>
          <w:rFonts w:ascii="Times New Roman" w:eastAsia="Times New Roman" w:hAnsi="Times New Roman" w:cs="Times New Roman"/>
          <w:sz w:val="24"/>
          <w:szCs w:val="24"/>
        </w:rPr>
        <w:t>of the species</w:t>
      </w:r>
      <w:r w:rsidR="005B1B9B">
        <w:rPr>
          <w:rFonts w:ascii="Times New Roman" w:eastAsia="Times New Roman" w:hAnsi="Times New Roman" w:cs="Times New Roman"/>
          <w:sz w:val="24"/>
          <w:szCs w:val="24"/>
        </w:rPr>
        <w:t xml:space="preserve"> (Criterion 1)</w:t>
      </w:r>
      <w:r w:rsidR="0093440A">
        <w:rPr>
          <w:rFonts w:ascii="Times New Roman" w:eastAsia="Times New Roman" w:hAnsi="Times New Roman" w:cs="Times New Roman"/>
          <w:sz w:val="24"/>
          <w:szCs w:val="24"/>
        </w:rPr>
        <w:t xml:space="preserve">, </w:t>
      </w:r>
      <w:r w:rsidR="00B31474">
        <w:rPr>
          <w:rFonts w:ascii="Times New Roman" w:eastAsia="Times New Roman" w:hAnsi="Times New Roman" w:cs="Times New Roman"/>
          <w:sz w:val="24"/>
          <w:szCs w:val="24"/>
        </w:rPr>
        <w:t xml:space="preserve">if the population decline by at least half within </w:t>
      </w:r>
      <w:r w:rsidR="00CA351E">
        <w:rPr>
          <w:rFonts w:ascii="Times New Roman" w:eastAsia="Times New Roman" w:hAnsi="Times New Roman" w:cs="Times New Roman"/>
          <w:sz w:val="24"/>
          <w:szCs w:val="24"/>
        </w:rPr>
        <w:t>the typical longevity</w:t>
      </w:r>
      <w:r w:rsidR="00B31474">
        <w:rPr>
          <w:rFonts w:ascii="Times New Roman" w:eastAsia="Times New Roman" w:hAnsi="Times New Roman" w:cs="Times New Roman"/>
          <w:sz w:val="24"/>
          <w:szCs w:val="24"/>
        </w:rPr>
        <w:t xml:space="preserve"> of the species</w:t>
      </w:r>
      <w:r w:rsidR="005B1B9B">
        <w:rPr>
          <w:rFonts w:ascii="Times New Roman" w:eastAsia="Times New Roman" w:hAnsi="Times New Roman" w:cs="Times New Roman"/>
          <w:sz w:val="24"/>
          <w:szCs w:val="24"/>
        </w:rPr>
        <w:t xml:space="preserve"> (Criterion 2)</w:t>
      </w:r>
      <w:r w:rsidR="0093440A">
        <w:rPr>
          <w:rFonts w:ascii="Times New Roman" w:eastAsia="Times New Roman" w:hAnsi="Times New Roman" w:cs="Times New Roman"/>
          <w:sz w:val="24"/>
          <w:szCs w:val="24"/>
        </w:rPr>
        <w:t>,</w:t>
      </w:r>
      <w:r w:rsidR="00A67463">
        <w:rPr>
          <w:rFonts w:ascii="Times New Roman" w:eastAsia="Times New Roman" w:hAnsi="Times New Roman" w:cs="Times New Roman"/>
          <w:sz w:val="24"/>
          <w:szCs w:val="24"/>
        </w:rPr>
        <w:t xml:space="preserve"> if</w:t>
      </w:r>
      <w:r w:rsidR="0093440A">
        <w:rPr>
          <w:rFonts w:ascii="Times New Roman" w:eastAsia="Times New Roman" w:hAnsi="Times New Roman" w:cs="Times New Roman"/>
          <w:sz w:val="24"/>
          <w:szCs w:val="24"/>
        </w:rPr>
        <w:t xml:space="preserve"> </w:t>
      </w:r>
      <w:r w:rsidR="00853639">
        <w:rPr>
          <w:rFonts w:ascii="Times New Roman" w:eastAsia="Times New Roman" w:hAnsi="Times New Roman" w:cs="Times New Roman"/>
          <w:sz w:val="24"/>
          <w:szCs w:val="24"/>
        </w:rPr>
        <w:t xml:space="preserve">the total magnitude of decline </w:t>
      </w:r>
      <w:r w:rsidR="009C4102">
        <w:rPr>
          <w:rFonts w:ascii="Times New Roman" w:eastAsia="Times New Roman" w:hAnsi="Times New Roman" w:cs="Times New Roman"/>
          <w:sz w:val="24"/>
          <w:szCs w:val="24"/>
        </w:rPr>
        <w:t>was</w:t>
      </w:r>
      <w:r w:rsidR="0093440A">
        <w:rPr>
          <w:rFonts w:ascii="Times New Roman" w:eastAsia="Times New Roman" w:hAnsi="Times New Roman" w:cs="Times New Roman"/>
          <w:sz w:val="24"/>
          <w:szCs w:val="24"/>
        </w:rPr>
        <w:t xml:space="preserve"> ≥ 90% from the maximum abundance record</w:t>
      </w:r>
      <w:r w:rsidR="005B1B9B">
        <w:rPr>
          <w:rFonts w:ascii="Times New Roman" w:eastAsia="Times New Roman" w:hAnsi="Times New Roman" w:cs="Times New Roman"/>
          <w:sz w:val="24"/>
          <w:szCs w:val="24"/>
        </w:rPr>
        <w:t xml:space="preserve"> (Criterion 3)</w:t>
      </w:r>
      <w:r w:rsidR="0093440A">
        <w:rPr>
          <w:rFonts w:ascii="Times New Roman" w:eastAsia="Times New Roman" w:hAnsi="Times New Roman" w:cs="Times New Roman"/>
          <w:sz w:val="24"/>
          <w:szCs w:val="24"/>
        </w:rPr>
        <w:t>, and if the decline was sustained for at least three years at or below 90% (</w:t>
      </w:r>
      <w:r w:rsidR="005B1B9B">
        <w:rPr>
          <w:rFonts w:ascii="Times New Roman" w:eastAsia="Times New Roman" w:hAnsi="Times New Roman" w:cs="Times New Roman"/>
          <w:sz w:val="24"/>
          <w:szCs w:val="24"/>
        </w:rPr>
        <w:t xml:space="preserve">Criterion 4, </w:t>
      </w:r>
      <w:r w:rsidR="0093440A">
        <w:rPr>
          <w:rFonts w:ascii="Times New Roman" w:eastAsia="Times New Roman" w:hAnsi="Times New Roman" w:cs="Times New Roman"/>
          <w:sz w:val="24"/>
          <w:szCs w:val="24"/>
        </w:rPr>
        <w:t xml:space="preserve">Text Box 1, Fig. 1).  </w:t>
      </w:r>
      <w:r w:rsidR="007F023A">
        <w:rPr>
          <w:rFonts w:ascii="Times New Roman" w:eastAsia="Times New Roman" w:hAnsi="Times New Roman" w:cs="Times New Roman"/>
          <w:sz w:val="24"/>
          <w:szCs w:val="24"/>
        </w:rPr>
        <w:t xml:space="preserve">First, </w:t>
      </w:r>
      <w:r w:rsidR="00F151F7">
        <w:rPr>
          <w:rFonts w:ascii="Times New Roman" w:eastAsia="Times New Roman" w:hAnsi="Times New Roman" w:cs="Times New Roman"/>
          <w:sz w:val="24"/>
          <w:szCs w:val="24"/>
        </w:rPr>
        <w:t xml:space="preserve">to account for the large differences between lifespans of different species, </w:t>
      </w:r>
      <w:r w:rsidR="007F023A">
        <w:rPr>
          <w:rFonts w:ascii="Times New Roman" w:eastAsia="Times New Roman" w:hAnsi="Times New Roman" w:cs="Times New Roman"/>
          <w:sz w:val="24"/>
          <w:szCs w:val="24"/>
        </w:rPr>
        <w:t>we calculated the population growth rate (</w:t>
      </w:r>
      <w:proofErr w:type="spellStart"/>
      <w:r w:rsidR="007F023A">
        <w:rPr>
          <w:rFonts w:ascii="Times New Roman" w:eastAsia="Times New Roman" w:hAnsi="Times New Roman" w:cs="Times New Roman"/>
          <w:sz w:val="24"/>
          <w:szCs w:val="24"/>
        </w:rPr>
        <w:t>λ</w:t>
      </w:r>
      <w:r w:rsidR="00CA334D" w:rsidRPr="00CA334D">
        <w:rPr>
          <w:rFonts w:ascii="Times New Roman" w:eastAsia="Times New Roman" w:hAnsi="Times New Roman" w:cs="Times New Roman"/>
          <w:sz w:val="24"/>
          <w:szCs w:val="24"/>
          <w:vertAlign w:val="subscript"/>
        </w:rPr>
        <w:t>scaled</w:t>
      </w:r>
      <w:proofErr w:type="spellEnd"/>
      <w:r w:rsidR="007F023A">
        <w:rPr>
          <w:rFonts w:ascii="Times New Roman" w:eastAsia="Times New Roman" w:hAnsi="Times New Roman" w:cs="Times New Roman"/>
          <w:sz w:val="24"/>
          <w:szCs w:val="24"/>
        </w:rPr>
        <w:t xml:space="preserve">) </w:t>
      </w:r>
      <w:r w:rsidR="00225A34">
        <w:rPr>
          <w:rFonts w:ascii="Times New Roman" w:eastAsia="Times New Roman" w:hAnsi="Times New Roman" w:cs="Times New Roman"/>
          <w:sz w:val="24"/>
          <w:szCs w:val="24"/>
        </w:rPr>
        <w:t>scaled by the species longevity</w:t>
      </w:r>
      <w:r w:rsidR="00230DA4">
        <w:rPr>
          <w:rFonts w:ascii="Times New Roman" w:eastAsia="Times New Roman" w:hAnsi="Times New Roman" w:cs="Times New Roman"/>
          <w:sz w:val="24"/>
          <w:szCs w:val="24"/>
        </w:rPr>
        <w:t xml:space="preserve"> </w:t>
      </w:r>
      <w:r w:rsidR="00321FB7">
        <w:rPr>
          <w:rFonts w:ascii="Times New Roman" w:eastAsia="Times New Roman" w:hAnsi="Times New Roman" w:cs="Times New Roman"/>
          <w:sz w:val="24"/>
          <w:szCs w:val="24"/>
        </w:rPr>
        <w:t xml:space="preserve">for each consecutive year </w:t>
      </w:r>
      <w:r w:rsidR="00230DA4">
        <w:rPr>
          <w:rFonts w:ascii="Times New Roman" w:eastAsia="Times New Roman" w:hAnsi="Times New Roman" w:cs="Times New Roman"/>
          <w:sz w:val="24"/>
          <w:szCs w:val="24"/>
        </w:rPr>
        <w:t>(Equation 1)</w:t>
      </w:r>
      <w:r w:rsidR="007F023A">
        <w:rPr>
          <w:rFonts w:ascii="Times New Roman" w:eastAsia="Times New Roman" w:hAnsi="Times New Roman" w:cs="Times New Roman"/>
          <w:sz w:val="24"/>
          <w:szCs w:val="24"/>
        </w:rPr>
        <w:t>.</w:t>
      </w:r>
    </w:p>
    <w:p w14:paraId="373A4A33" w14:textId="67E4F659" w:rsidR="00230DA4" w:rsidRDefault="00000000" w:rsidP="003B0332">
      <w:pPr>
        <w:spacing w:line="480" w:lineRule="auto"/>
        <w:ind w:firstLine="720"/>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λ</m:t>
              </m:r>
            </m:e>
            <m:sub>
              <m:r>
                <m:rPr>
                  <m:sty m:val="p"/>
                </m:rPr>
                <w:rPr>
                  <w:rFonts w:ascii="Cambria Math" w:eastAsia="Times New Roman" w:hAnsi="Cambria Math" w:cs="Times New Roman"/>
                  <w:sz w:val="24"/>
                  <w:szCs w:val="24"/>
                  <w:vertAlign w:val="subscript"/>
                </w:rPr>
                <m:t>scaled</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t+1</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t</m:t>
                      </m:r>
                    </m:sub>
                  </m:sSub>
                </m:den>
              </m:f>
            </m:num>
            <m:den>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longevity</m:t>
                  </m:r>
                </m:den>
              </m:f>
            </m:den>
          </m:f>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t+1</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t</m:t>
                  </m:r>
                </m:sub>
              </m:sSub>
            </m:den>
          </m:f>
          <m:r>
            <w:rPr>
              <w:rFonts w:ascii="Cambria Math" w:eastAsia="Times New Roman" w:hAnsi="Cambria Math" w:cs="Times New Roman"/>
              <w:sz w:val="24"/>
              <w:szCs w:val="24"/>
            </w:rPr>
            <m:t>*longevity</m:t>
          </m:r>
        </m:oMath>
      </m:oMathPara>
    </w:p>
    <w:p w14:paraId="0DB1C3E9" w14:textId="083B77FD" w:rsidR="00CB5F15" w:rsidRDefault="00EA5E90" w:rsidP="00230DA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N is the population metric for at a given year t, and longevity is the longevity of the species. </w:t>
      </w:r>
      <w:r w:rsidR="007F023A">
        <w:rPr>
          <w:rFonts w:ascii="Times New Roman" w:eastAsia="Times New Roman" w:hAnsi="Times New Roman" w:cs="Times New Roman"/>
          <w:sz w:val="24"/>
          <w:szCs w:val="24"/>
        </w:rPr>
        <w:t>Next,</w:t>
      </w:r>
      <w:r w:rsidR="0093440A">
        <w:rPr>
          <w:rFonts w:ascii="Times New Roman" w:eastAsia="Times New Roman" w:hAnsi="Times New Roman" w:cs="Times New Roman"/>
          <w:sz w:val="24"/>
          <w:szCs w:val="24"/>
        </w:rPr>
        <w:t xml:space="preserve"> </w:t>
      </w:r>
      <w:r w:rsidR="00411B8C">
        <w:rPr>
          <w:rFonts w:ascii="Times New Roman" w:eastAsia="Times New Roman" w:hAnsi="Times New Roman" w:cs="Times New Roman"/>
          <w:sz w:val="24"/>
          <w:szCs w:val="24"/>
        </w:rPr>
        <w:t xml:space="preserve">we </w:t>
      </w:r>
      <w:r w:rsidR="007F023A">
        <w:rPr>
          <w:rFonts w:ascii="Times New Roman" w:eastAsia="Times New Roman" w:hAnsi="Times New Roman" w:cs="Times New Roman"/>
          <w:sz w:val="24"/>
          <w:szCs w:val="24"/>
        </w:rPr>
        <w:t>found</w:t>
      </w:r>
      <w:r w:rsidR="00D101DF">
        <w:rPr>
          <w:rFonts w:ascii="Times New Roman" w:eastAsia="Times New Roman" w:hAnsi="Times New Roman" w:cs="Times New Roman"/>
          <w:sz w:val="24"/>
          <w:szCs w:val="24"/>
        </w:rPr>
        <w:t xml:space="preserve"> the</w:t>
      </w:r>
      <w:r w:rsidR="001A4DBD">
        <w:rPr>
          <w:rFonts w:ascii="Times New Roman" w:eastAsia="Times New Roman" w:hAnsi="Times New Roman" w:cs="Times New Roman"/>
          <w:sz w:val="24"/>
          <w:szCs w:val="24"/>
        </w:rPr>
        <w:t xml:space="preserve"> maximum</w:t>
      </w:r>
      <w:r w:rsidR="00D101DF">
        <w:rPr>
          <w:rFonts w:ascii="Times New Roman" w:eastAsia="Times New Roman" w:hAnsi="Times New Roman" w:cs="Times New Roman"/>
          <w:sz w:val="24"/>
          <w:szCs w:val="24"/>
        </w:rPr>
        <w:t xml:space="preserve"> </w:t>
      </w:r>
      <w:r w:rsidR="00321FB7">
        <w:rPr>
          <w:rFonts w:ascii="Times New Roman" w:eastAsia="Times New Roman" w:hAnsi="Times New Roman" w:cs="Times New Roman"/>
          <w:sz w:val="24"/>
          <w:szCs w:val="24"/>
        </w:rPr>
        <w:t xml:space="preserve">scaled </w:t>
      </w:r>
      <w:r w:rsidR="00D101DF">
        <w:rPr>
          <w:rFonts w:ascii="Times New Roman" w:eastAsia="Times New Roman" w:hAnsi="Times New Roman" w:cs="Times New Roman"/>
          <w:sz w:val="24"/>
          <w:szCs w:val="24"/>
        </w:rPr>
        <w:t xml:space="preserve">population growth rate </w:t>
      </w:r>
      <w:r w:rsidR="00321FB7">
        <w:rPr>
          <w:rFonts w:ascii="Times New Roman" w:eastAsia="Times New Roman" w:hAnsi="Times New Roman" w:cs="Times New Roman"/>
          <w:sz w:val="24"/>
          <w:szCs w:val="24"/>
        </w:rPr>
        <w:t>(</w:t>
      </w:r>
      <w:proofErr w:type="spellStart"/>
      <w:r w:rsidR="00321FB7">
        <w:rPr>
          <w:rFonts w:ascii="Times New Roman" w:eastAsia="Times New Roman" w:hAnsi="Times New Roman" w:cs="Times New Roman"/>
          <w:sz w:val="24"/>
          <w:szCs w:val="24"/>
        </w:rPr>
        <w:t>λ</w:t>
      </w:r>
      <w:r w:rsidR="00321FB7" w:rsidRPr="00CA334D">
        <w:rPr>
          <w:rFonts w:ascii="Times New Roman" w:eastAsia="Times New Roman" w:hAnsi="Times New Roman" w:cs="Times New Roman"/>
          <w:sz w:val="24"/>
          <w:szCs w:val="24"/>
          <w:vertAlign w:val="subscript"/>
        </w:rPr>
        <w:t>scaled</w:t>
      </w:r>
      <w:proofErr w:type="spellEnd"/>
      <w:r w:rsidR="00321FB7">
        <w:rPr>
          <w:rFonts w:ascii="Times New Roman" w:eastAsia="Times New Roman" w:hAnsi="Times New Roman" w:cs="Times New Roman"/>
          <w:sz w:val="24"/>
          <w:szCs w:val="24"/>
        </w:rPr>
        <w:t xml:space="preserve">) </w:t>
      </w:r>
      <w:r w:rsidR="007F023A">
        <w:rPr>
          <w:rFonts w:ascii="Times New Roman" w:eastAsia="Times New Roman" w:hAnsi="Times New Roman" w:cs="Times New Roman"/>
          <w:sz w:val="24"/>
          <w:szCs w:val="24"/>
        </w:rPr>
        <w:t xml:space="preserve">for the years spanning </w:t>
      </w:r>
      <w:r w:rsidR="006823DE">
        <w:rPr>
          <w:rFonts w:ascii="Times New Roman" w:eastAsia="Times New Roman" w:hAnsi="Times New Roman" w:cs="Times New Roman"/>
          <w:sz w:val="24"/>
          <w:szCs w:val="24"/>
        </w:rPr>
        <w:t xml:space="preserve">the low abundance </w:t>
      </w:r>
      <w:r w:rsidR="000D7D8D">
        <w:rPr>
          <w:rFonts w:ascii="Times New Roman" w:eastAsia="Times New Roman" w:hAnsi="Times New Roman" w:cs="Times New Roman"/>
          <w:sz w:val="24"/>
          <w:szCs w:val="24"/>
        </w:rPr>
        <w:t>and</w:t>
      </w:r>
      <w:r w:rsidR="006823DE">
        <w:rPr>
          <w:rFonts w:ascii="Times New Roman" w:eastAsia="Times New Roman" w:hAnsi="Times New Roman" w:cs="Times New Roman"/>
          <w:sz w:val="24"/>
          <w:szCs w:val="24"/>
        </w:rPr>
        <w:t xml:space="preserve"> high abundance phase</w:t>
      </w:r>
      <w:r w:rsidR="001550AA">
        <w:rPr>
          <w:rFonts w:ascii="Times New Roman" w:eastAsia="Times New Roman" w:hAnsi="Times New Roman" w:cs="Times New Roman"/>
          <w:sz w:val="24"/>
          <w:szCs w:val="24"/>
        </w:rPr>
        <w:t xml:space="preserve"> (</w:t>
      </w:r>
      <w:r w:rsidR="009F7D5E">
        <w:rPr>
          <w:rFonts w:ascii="Times New Roman" w:eastAsia="Times New Roman" w:hAnsi="Times New Roman" w:cs="Times New Roman"/>
          <w:sz w:val="24"/>
          <w:szCs w:val="24"/>
        </w:rPr>
        <w:t xml:space="preserve">criterion 1: </w:t>
      </w:r>
      <w:r w:rsidR="004B7926">
        <w:rPr>
          <w:rFonts w:ascii="Times New Roman" w:eastAsia="Times New Roman" w:hAnsi="Times New Roman" w:cs="Times New Roman"/>
          <w:sz w:val="24"/>
          <w:szCs w:val="24"/>
        </w:rPr>
        <w:t>growth rate</w:t>
      </w:r>
      <w:r w:rsidR="009F7D5E">
        <w:rPr>
          <w:rFonts w:ascii="Times New Roman" w:eastAsia="Times New Roman" w:hAnsi="Times New Roman" w:cs="Times New Roman"/>
          <w:sz w:val="24"/>
          <w:szCs w:val="24"/>
        </w:rPr>
        <w:t>)</w:t>
      </w:r>
      <w:r w:rsidR="00D17883">
        <w:rPr>
          <w:rFonts w:ascii="Times New Roman" w:eastAsia="Times New Roman" w:hAnsi="Times New Roman" w:cs="Times New Roman"/>
          <w:sz w:val="24"/>
          <w:szCs w:val="24"/>
        </w:rPr>
        <w:t>, and we</w:t>
      </w:r>
      <w:r w:rsidR="000D7D8D">
        <w:rPr>
          <w:rFonts w:ascii="Times New Roman" w:eastAsia="Times New Roman" w:hAnsi="Times New Roman" w:cs="Times New Roman"/>
          <w:sz w:val="24"/>
          <w:szCs w:val="24"/>
        </w:rPr>
        <w:t xml:space="preserve"> found the</w:t>
      </w:r>
      <w:r w:rsidR="007D37FA">
        <w:rPr>
          <w:rFonts w:ascii="Times New Roman" w:eastAsia="Times New Roman" w:hAnsi="Times New Roman" w:cs="Times New Roman"/>
          <w:sz w:val="24"/>
          <w:szCs w:val="24"/>
        </w:rPr>
        <w:t xml:space="preserve"> maximum rate of decline (i.e., smallest</w:t>
      </w:r>
      <w:r w:rsidR="00321FB7">
        <w:rPr>
          <w:rFonts w:ascii="Times New Roman" w:eastAsia="Times New Roman" w:hAnsi="Times New Roman" w:cs="Times New Roman"/>
          <w:sz w:val="24"/>
          <w:szCs w:val="24"/>
        </w:rPr>
        <w:t xml:space="preserve"> </w:t>
      </w:r>
      <w:proofErr w:type="spellStart"/>
      <w:r w:rsidR="00321FB7">
        <w:rPr>
          <w:rFonts w:ascii="Times New Roman" w:eastAsia="Times New Roman" w:hAnsi="Times New Roman" w:cs="Times New Roman"/>
          <w:sz w:val="24"/>
          <w:szCs w:val="24"/>
        </w:rPr>
        <w:t>λ</w:t>
      </w:r>
      <w:r w:rsidR="00321FB7" w:rsidRPr="00CA334D">
        <w:rPr>
          <w:rFonts w:ascii="Times New Roman" w:eastAsia="Times New Roman" w:hAnsi="Times New Roman" w:cs="Times New Roman"/>
          <w:sz w:val="24"/>
          <w:szCs w:val="24"/>
          <w:vertAlign w:val="subscript"/>
        </w:rPr>
        <w:t>scaled</w:t>
      </w:r>
      <w:proofErr w:type="spellEnd"/>
      <w:r w:rsidR="007D37FA">
        <w:rPr>
          <w:rFonts w:ascii="Times New Roman" w:eastAsia="Times New Roman" w:hAnsi="Times New Roman" w:cs="Times New Roman"/>
          <w:sz w:val="24"/>
          <w:szCs w:val="24"/>
        </w:rPr>
        <w:t>)</w:t>
      </w:r>
      <w:r w:rsidR="00D17883">
        <w:rPr>
          <w:rFonts w:ascii="Times New Roman" w:eastAsia="Times New Roman" w:hAnsi="Times New Roman" w:cs="Times New Roman"/>
          <w:sz w:val="24"/>
          <w:szCs w:val="24"/>
        </w:rPr>
        <w:t xml:space="preserve"> </w:t>
      </w:r>
      <w:r w:rsidR="00D842D3">
        <w:rPr>
          <w:rFonts w:ascii="Times New Roman" w:eastAsia="Times New Roman" w:hAnsi="Times New Roman" w:cs="Times New Roman"/>
          <w:sz w:val="24"/>
          <w:szCs w:val="24"/>
        </w:rPr>
        <w:t xml:space="preserve">between the high abundance phase and the </w:t>
      </w:r>
      <w:r w:rsidR="00633AB6">
        <w:rPr>
          <w:rFonts w:ascii="Times New Roman" w:eastAsia="Times New Roman" w:hAnsi="Times New Roman" w:cs="Times New Roman"/>
          <w:sz w:val="24"/>
          <w:szCs w:val="24"/>
        </w:rPr>
        <w:t>collapse</w:t>
      </w:r>
      <w:r w:rsidR="00D842D3">
        <w:rPr>
          <w:rFonts w:ascii="Times New Roman" w:eastAsia="Times New Roman" w:hAnsi="Times New Roman" w:cs="Times New Roman"/>
          <w:sz w:val="24"/>
          <w:szCs w:val="24"/>
        </w:rPr>
        <w:t xml:space="preserve"> phase</w:t>
      </w:r>
      <w:r w:rsidR="009F7D5E">
        <w:rPr>
          <w:rFonts w:ascii="Times New Roman" w:eastAsia="Times New Roman" w:hAnsi="Times New Roman" w:cs="Times New Roman"/>
          <w:sz w:val="24"/>
          <w:szCs w:val="24"/>
        </w:rPr>
        <w:t xml:space="preserve"> (criterion 2: </w:t>
      </w:r>
      <w:r w:rsidR="004B7926">
        <w:rPr>
          <w:rFonts w:ascii="Times New Roman" w:eastAsia="Times New Roman" w:hAnsi="Times New Roman" w:cs="Times New Roman"/>
          <w:sz w:val="24"/>
          <w:szCs w:val="24"/>
        </w:rPr>
        <w:t>decline</w:t>
      </w:r>
      <w:r w:rsidR="009F7D5E">
        <w:rPr>
          <w:rFonts w:ascii="Times New Roman" w:eastAsia="Times New Roman" w:hAnsi="Times New Roman" w:cs="Times New Roman"/>
          <w:sz w:val="24"/>
          <w:szCs w:val="24"/>
        </w:rPr>
        <w:t xml:space="preserve"> rate)</w:t>
      </w:r>
      <w:r w:rsidR="00D842D3">
        <w:rPr>
          <w:rFonts w:ascii="Times New Roman" w:eastAsia="Times New Roman" w:hAnsi="Times New Roman" w:cs="Times New Roman"/>
          <w:sz w:val="24"/>
          <w:szCs w:val="24"/>
        </w:rPr>
        <w:t>.</w:t>
      </w:r>
      <w:r w:rsidR="00F077F8">
        <w:rPr>
          <w:rFonts w:ascii="Times New Roman" w:eastAsia="Times New Roman" w:hAnsi="Times New Roman" w:cs="Times New Roman"/>
          <w:sz w:val="24"/>
          <w:szCs w:val="24"/>
        </w:rPr>
        <w:t xml:space="preserve"> We</w:t>
      </w:r>
      <w:r w:rsidR="008238BE">
        <w:rPr>
          <w:rFonts w:ascii="Times New Roman" w:eastAsia="Times New Roman" w:hAnsi="Times New Roman" w:cs="Times New Roman"/>
          <w:sz w:val="24"/>
          <w:szCs w:val="24"/>
        </w:rPr>
        <w:t xml:space="preserve"> then</w:t>
      </w:r>
      <w:r w:rsidR="00F077F8">
        <w:rPr>
          <w:rFonts w:ascii="Times New Roman" w:eastAsia="Times New Roman" w:hAnsi="Times New Roman" w:cs="Times New Roman"/>
          <w:sz w:val="24"/>
          <w:szCs w:val="24"/>
        </w:rPr>
        <w:t xml:space="preserve"> calculated the</w:t>
      </w:r>
      <w:r w:rsidR="008C6772">
        <w:rPr>
          <w:rFonts w:ascii="Times New Roman" w:eastAsia="Times New Roman" w:hAnsi="Times New Roman" w:cs="Times New Roman"/>
          <w:sz w:val="24"/>
          <w:szCs w:val="24"/>
        </w:rPr>
        <w:t xml:space="preserve"> </w:t>
      </w:r>
      <w:r w:rsidR="00F077F8">
        <w:rPr>
          <w:rFonts w:ascii="Times New Roman" w:eastAsia="Times New Roman" w:hAnsi="Times New Roman" w:cs="Times New Roman"/>
          <w:sz w:val="24"/>
          <w:szCs w:val="24"/>
        </w:rPr>
        <w:t xml:space="preserve">percent decline from the maximum </w:t>
      </w:r>
      <w:r w:rsidR="008C6772">
        <w:rPr>
          <w:rFonts w:ascii="Times New Roman" w:eastAsia="Times New Roman" w:hAnsi="Times New Roman" w:cs="Times New Roman"/>
          <w:sz w:val="24"/>
          <w:szCs w:val="24"/>
        </w:rPr>
        <w:t xml:space="preserve">abundance </w:t>
      </w:r>
      <w:r w:rsidR="00F077F8">
        <w:rPr>
          <w:rFonts w:ascii="Times New Roman" w:eastAsia="Times New Roman" w:hAnsi="Times New Roman" w:cs="Times New Roman"/>
          <w:sz w:val="24"/>
          <w:szCs w:val="24"/>
        </w:rPr>
        <w:t xml:space="preserve">and </w:t>
      </w:r>
      <w:r w:rsidR="008C6772">
        <w:rPr>
          <w:rFonts w:ascii="Times New Roman" w:eastAsia="Times New Roman" w:hAnsi="Times New Roman" w:cs="Times New Roman"/>
          <w:sz w:val="24"/>
          <w:szCs w:val="24"/>
        </w:rPr>
        <w:t xml:space="preserve">smallest </w:t>
      </w:r>
      <w:r w:rsidR="00BB2067">
        <w:rPr>
          <w:rFonts w:ascii="Times New Roman" w:eastAsia="Times New Roman" w:hAnsi="Times New Roman" w:cs="Times New Roman"/>
          <w:sz w:val="24"/>
          <w:szCs w:val="24"/>
        </w:rPr>
        <w:t xml:space="preserve">abundance record in the </w:t>
      </w:r>
      <w:proofErr w:type="gramStart"/>
      <w:r w:rsidR="002067BB">
        <w:rPr>
          <w:rFonts w:ascii="Times New Roman" w:eastAsia="Times New Roman" w:hAnsi="Times New Roman" w:cs="Times New Roman"/>
          <w:sz w:val="24"/>
          <w:szCs w:val="24"/>
        </w:rPr>
        <w:t>collapse</w:t>
      </w:r>
      <w:r w:rsidR="00BB2067">
        <w:rPr>
          <w:rFonts w:ascii="Times New Roman" w:eastAsia="Times New Roman" w:hAnsi="Times New Roman" w:cs="Times New Roman"/>
          <w:sz w:val="24"/>
          <w:szCs w:val="24"/>
        </w:rPr>
        <w:t xml:space="preserve"> phase</w:t>
      </w:r>
      <w:proofErr w:type="gramEnd"/>
      <w:r w:rsidR="004B7926">
        <w:rPr>
          <w:rFonts w:ascii="Times New Roman" w:eastAsia="Times New Roman" w:hAnsi="Times New Roman" w:cs="Times New Roman"/>
          <w:sz w:val="24"/>
          <w:szCs w:val="24"/>
        </w:rPr>
        <w:t xml:space="preserve"> (criterion 3: decline percent)</w:t>
      </w:r>
      <w:r w:rsidR="00295632">
        <w:rPr>
          <w:rFonts w:ascii="Times New Roman" w:eastAsia="Times New Roman" w:hAnsi="Times New Roman" w:cs="Times New Roman"/>
          <w:sz w:val="24"/>
          <w:szCs w:val="24"/>
        </w:rPr>
        <w:t xml:space="preserve">. </w:t>
      </w:r>
      <w:r w:rsidR="00761828">
        <w:rPr>
          <w:rFonts w:ascii="Times New Roman" w:eastAsia="Times New Roman" w:hAnsi="Times New Roman" w:cs="Times New Roman"/>
          <w:sz w:val="24"/>
          <w:szCs w:val="24"/>
        </w:rPr>
        <w:t xml:space="preserve"> Finally, we </w:t>
      </w:r>
      <w:r w:rsidR="00AA319A">
        <w:rPr>
          <w:rFonts w:ascii="Times New Roman" w:eastAsia="Times New Roman" w:hAnsi="Times New Roman" w:cs="Times New Roman"/>
          <w:sz w:val="24"/>
          <w:szCs w:val="24"/>
        </w:rPr>
        <w:t xml:space="preserve">found the number of consecutive records that </w:t>
      </w:r>
      <w:r w:rsidR="00681F15">
        <w:rPr>
          <w:rFonts w:ascii="Times New Roman" w:eastAsia="Times New Roman" w:hAnsi="Times New Roman" w:cs="Times New Roman"/>
          <w:sz w:val="24"/>
          <w:szCs w:val="24"/>
        </w:rPr>
        <w:t>had ≥</w:t>
      </w:r>
      <w:r w:rsidR="00AA319A">
        <w:rPr>
          <w:rFonts w:ascii="Times New Roman" w:eastAsia="Times New Roman" w:hAnsi="Times New Roman" w:cs="Times New Roman"/>
          <w:sz w:val="24"/>
          <w:szCs w:val="24"/>
        </w:rPr>
        <w:t xml:space="preserve"> 90% </w:t>
      </w:r>
      <w:r w:rsidR="000D1E99">
        <w:rPr>
          <w:rFonts w:ascii="Times New Roman" w:eastAsia="Times New Roman" w:hAnsi="Times New Roman" w:cs="Times New Roman"/>
          <w:sz w:val="24"/>
          <w:szCs w:val="24"/>
        </w:rPr>
        <w:t xml:space="preserve">decline between the maximum value with the high abundance phase and the </w:t>
      </w:r>
      <w:r w:rsidR="00DA1811">
        <w:rPr>
          <w:rFonts w:ascii="Times New Roman" w:eastAsia="Times New Roman" w:hAnsi="Times New Roman" w:cs="Times New Roman"/>
          <w:sz w:val="24"/>
          <w:szCs w:val="24"/>
        </w:rPr>
        <w:t>decline phase</w:t>
      </w:r>
      <w:r w:rsidR="004B7926">
        <w:rPr>
          <w:rFonts w:ascii="Times New Roman" w:eastAsia="Times New Roman" w:hAnsi="Times New Roman" w:cs="Times New Roman"/>
          <w:sz w:val="24"/>
          <w:szCs w:val="24"/>
        </w:rPr>
        <w:t xml:space="preserve"> (criterion 4: </w:t>
      </w:r>
      <w:r w:rsidR="00CF2B00">
        <w:rPr>
          <w:rFonts w:ascii="Times New Roman" w:eastAsia="Times New Roman" w:hAnsi="Times New Roman" w:cs="Times New Roman"/>
          <w:sz w:val="24"/>
          <w:szCs w:val="24"/>
        </w:rPr>
        <w:t>stable bust)</w:t>
      </w:r>
      <w:r w:rsidR="00DA1811">
        <w:rPr>
          <w:rFonts w:ascii="Times New Roman" w:eastAsia="Times New Roman" w:hAnsi="Times New Roman" w:cs="Times New Roman"/>
          <w:sz w:val="24"/>
          <w:szCs w:val="24"/>
        </w:rPr>
        <w:t>.</w:t>
      </w:r>
      <w:r w:rsidR="00E46926">
        <w:rPr>
          <w:rFonts w:ascii="Times New Roman" w:eastAsia="Times New Roman" w:hAnsi="Times New Roman" w:cs="Times New Roman"/>
          <w:sz w:val="24"/>
          <w:szCs w:val="24"/>
        </w:rPr>
        <w:t xml:space="preserve">  </w:t>
      </w:r>
      <w:r w:rsidR="001F1F7F">
        <w:rPr>
          <w:rFonts w:ascii="Times New Roman" w:eastAsia="Times New Roman" w:hAnsi="Times New Roman" w:cs="Times New Roman"/>
          <w:sz w:val="24"/>
          <w:szCs w:val="24"/>
        </w:rPr>
        <w:t xml:space="preserve"> </w:t>
      </w:r>
      <w:r w:rsidR="00AC1C98">
        <w:rPr>
          <w:rFonts w:ascii="Times New Roman" w:eastAsia="Times New Roman" w:hAnsi="Times New Roman" w:cs="Times New Roman"/>
          <w:sz w:val="24"/>
          <w:szCs w:val="24"/>
        </w:rPr>
        <w:t>Time series that met all four criteria were classified as</w:t>
      </w:r>
      <w:r w:rsidR="00DA0631">
        <w:rPr>
          <w:rFonts w:ascii="Times New Roman" w:eastAsia="Times New Roman" w:hAnsi="Times New Roman" w:cs="Times New Roman"/>
          <w:sz w:val="24"/>
          <w:szCs w:val="24"/>
        </w:rPr>
        <w:t xml:space="preserve"> “boom-bust”</w:t>
      </w:r>
      <w:r w:rsidR="00CB5F15">
        <w:rPr>
          <w:rFonts w:ascii="Times New Roman" w:eastAsia="Times New Roman" w:hAnsi="Times New Roman" w:cs="Times New Roman"/>
          <w:sz w:val="24"/>
          <w:szCs w:val="24"/>
        </w:rPr>
        <w:t xml:space="preserve"> and</w:t>
      </w:r>
      <w:r w:rsidR="00DA0631">
        <w:rPr>
          <w:rFonts w:ascii="Times New Roman" w:eastAsia="Times New Roman" w:hAnsi="Times New Roman" w:cs="Times New Roman"/>
          <w:sz w:val="24"/>
          <w:szCs w:val="24"/>
        </w:rPr>
        <w:t xml:space="preserve"> represent</w:t>
      </w:r>
      <w:r w:rsidR="00CD6F70">
        <w:rPr>
          <w:rFonts w:ascii="Times New Roman" w:eastAsia="Times New Roman" w:hAnsi="Times New Roman" w:cs="Times New Roman"/>
          <w:sz w:val="24"/>
          <w:szCs w:val="24"/>
        </w:rPr>
        <w:t>s</w:t>
      </w:r>
      <w:r w:rsidR="006448C9">
        <w:rPr>
          <w:rFonts w:ascii="Times New Roman" w:eastAsia="Times New Roman" w:hAnsi="Times New Roman" w:cs="Times New Roman"/>
          <w:sz w:val="24"/>
          <w:szCs w:val="24"/>
        </w:rPr>
        <w:t xml:space="preserve"> good examples of the phenomenon</w:t>
      </w:r>
      <w:r w:rsidR="0076734E">
        <w:rPr>
          <w:rFonts w:ascii="Times New Roman" w:eastAsia="Times New Roman" w:hAnsi="Times New Roman" w:cs="Times New Roman"/>
          <w:sz w:val="24"/>
          <w:szCs w:val="24"/>
        </w:rPr>
        <w:t xml:space="preserve">.  </w:t>
      </w:r>
    </w:p>
    <w:p w14:paraId="38345AD6" w14:textId="2E4334EE" w:rsidR="003B0332" w:rsidRDefault="00CB5F15" w:rsidP="0031179D">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compiling and classifying the time series, we noticed that some time-series </w:t>
      </w:r>
      <w:r w:rsidR="004C5CCB">
        <w:rPr>
          <w:rFonts w:ascii="Times New Roman" w:eastAsia="Times New Roman" w:hAnsi="Times New Roman" w:cs="Times New Roman"/>
          <w:sz w:val="24"/>
          <w:szCs w:val="24"/>
        </w:rPr>
        <w:t>began when abundances were already high</w:t>
      </w:r>
      <w:r w:rsidR="00A15E94">
        <w:rPr>
          <w:rFonts w:ascii="Times New Roman" w:eastAsia="Times New Roman" w:hAnsi="Times New Roman" w:cs="Times New Roman"/>
          <w:sz w:val="24"/>
          <w:szCs w:val="24"/>
        </w:rPr>
        <w:t xml:space="preserve">, some time series </w:t>
      </w:r>
      <w:r w:rsidR="004C5CCB">
        <w:rPr>
          <w:rFonts w:ascii="Times New Roman" w:eastAsia="Times New Roman" w:hAnsi="Times New Roman" w:cs="Times New Roman"/>
          <w:sz w:val="24"/>
          <w:szCs w:val="24"/>
        </w:rPr>
        <w:t>did not continue records after the</w:t>
      </w:r>
      <w:r w:rsidR="00FA23C1">
        <w:rPr>
          <w:rFonts w:ascii="Times New Roman" w:eastAsia="Times New Roman" w:hAnsi="Times New Roman" w:cs="Times New Roman"/>
          <w:sz w:val="24"/>
          <w:szCs w:val="24"/>
        </w:rPr>
        <w:t xml:space="preserve"> populations </w:t>
      </w:r>
      <w:r w:rsidR="002D6721">
        <w:rPr>
          <w:rFonts w:ascii="Times New Roman" w:eastAsia="Times New Roman" w:hAnsi="Times New Roman" w:cs="Times New Roman"/>
          <w:sz w:val="24"/>
          <w:szCs w:val="24"/>
        </w:rPr>
        <w:t>first</w:t>
      </w:r>
      <w:r w:rsidR="00FA23C1">
        <w:rPr>
          <w:rFonts w:ascii="Times New Roman" w:eastAsia="Times New Roman" w:hAnsi="Times New Roman" w:cs="Times New Roman"/>
          <w:sz w:val="24"/>
          <w:szCs w:val="24"/>
        </w:rPr>
        <w:t xml:space="preserve"> declined</w:t>
      </w:r>
      <w:r w:rsidR="00A15E94">
        <w:rPr>
          <w:rFonts w:ascii="Times New Roman" w:eastAsia="Times New Roman" w:hAnsi="Times New Roman" w:cs="Times New Roman"/>
          <w:sz w:val="24"/>
          <w:szCs w:val="24"/>
        </w:rPr>
        <w:t>, and some time series had slow rates of decline</w:t>
      </w:r>
      <w:r w:rsidR="00FA23C1">
        <w:rPr>
          <w:rFonts w:ascii="Times New Roman" w:eastAsia="Times New Roman" w:hAnsi="Times New Roman" w:cs="Times New Roman"/>
          <w:sz w:val="24"/>
          <w:szCs w:val="24"/>
        </w:rPr>
        <w:t xml:space="preserve">. </w:t>
      </w:r>
      <w:r w:rsidR="001E33FE">
        <w:rPr>
          <w:rFonts w:ascii="Times New Roman" w:eastAsia="Times New Roman" w:hAnsi="Times New Roman" w:cs="Times New Roman"/>
          <w:sz w:val="24"/>
          <w:szCs w:val="24"/>
        </w:rPr>
        <w:t>W</w:t>
      </w:r>
      <w:r w:rsidR="00FA23C1">
        <w:rPr>
          <w:rFonts w:ascii="Times New Roman" w:eastAsia="Times New Roman" w:hAnsi="Times New Roman" w:cs="Times New Roman"/>
          <w:sz w:val="24"/>
          <w:szCs w:val="24"/>
        </w:rPr>
        <w:t xml:space="preserve">hile these time-series </w:t>
      </w:r>
      <w:r w:rsidR="001E33FE">
        <w:rPr>
          <w:rFonts w:ascii="Times New Roman" w:eastAsia="Times New Roman" w:hAnsi="Times New Roman" w:cs="Times New Roman"/>
          <w:sz w:val="24"/>
          <w:szCs w:val="24"/>
        </w:rPr>
        <w:t>did not have enough observation</w:t>
      </w:r>
      <w:r w:rsidR="00C5017F">
        <w:rPr>
          <w:rFonts w:ascii="Times New Roman" w:eastAsia="Times New Roman" w:hAnsi="Times New Roman" w:cs="Times New Roman"/>
          <w:sz w:val="24"/>
          <w:szCs w:val="24"/>
        </w:rPr>
        <w:t>s</w:t>
      </w:r>
      <w:r w:rsidR="001E33FE">
        <w:rPr>
          <w:rFonts w:ascii="Times New Roman" w:eastAsia="Times New Roman" w:hAnsi="Times New Roman" w:cs="Times New Roman"/>
          <w:sz w:val="24"/>
          <w:szCs w:val="24"/>
        </w:rPr>
        <w:t xml:space="preserve"> to be certain they met our definition of a boom-bust, they did provide some support that a boom-bust may have occurred. Thus, we</w:t>
      </w:r>
      <w:r w:rsidR="00C5017F">
        <w:rPr>
          <w:rFonts w:ascii="Times New Roman" w:eastAsia="Times New Roman" w:hAnsi="Times New Roman" w:cs="Times New Roman"/>
          <w:sz w:val="24"/>
          <w:szCs w:val="24"/>
        </w:rPr>
        <w:t xml:space="preserve"> classified these data based off the degree of support they presented for a boom-bust.</w:t>
      </w:r>
      <w:r w:rsidR="001E33FE">
        <w:rPr>
          <w:rFonts w:ascii="Times New Roman" w:eastAsia="Times New Roman" w:hAnsi="Times New Roman" w:cs="Times New Roman"/>
          <w:sz w:val="24"/>
          <w:szCs w:val="24"/>
        </w:rPr>
        <w:t xml:space="preserve">  </w:t>
      </w:r>
      <w:r w:rsidR="00742613">
        <w:rPr>
          <w:rFonts w:ascii="Times New Roman" w:eastAsia="Times New Roman" w:hAnsi="Times New Roman" w:cs="Times New Roman"/>
          <w:sz w:val="24"/>
          <w:szCs w:val="24"/>
        </w:rPr>
        <w:t>Some</w:t>
      </w:r>
      <w:r w:rsidR="0076734E">
        <w:rPr>
          <w:rFonts w:ascii="Times New Roman" w:eastAsia="Times New Roman" w:hAnsi="Times New Roman" w:cs="Times New Roman"/>
          <w:sz w:val="24"/>
          <w:szCs w:val="24"/>
        </w:rPr>
        <w:t xml:space="preserve"> time </w:t>
      </w:r>
      <w:r w:rsidR="0017727A">
        <w:rPr>
          <w:rFonts w:ascii="Times New Roman" w:eastAsia="Times New Roman" w:hAnsi="Times New Roman" w:cs="Times New Roman"/>
          <w:sz w:val="24"/>
          <w:szCs w:val="24"/>
        </w:rPr>
        <w:t>series</w:t>
      </w:r>
      <w:r w:rsidR="0076734E">
        <w:rPr>
          <w:rFonts w:ascii="Times New Roman" w:eastAsia="Times New Roman" w:hAnsi="Times New Roman" w:cs="Times New Roman"/>
          <w:sz w:val="24"/>
          <w:szCs w:val="24"/>
        </w:rPr>
        <w:t xml:space="preserve"> </w:t>
      </w:r>
      <w:r w:rsidR="0017727A">
        <w:rPr>
          <w:rFonts w:ascii="Times New Roman" w:eastAsia="Times New Roman" w:hAnsi="Times New Roman" w:cs="Times New Roman"/>
          <w:sz w:val="24"/>
          <w:szCs w:val="24"/>
        </w:rPr>
        <w:t>met criteria</w:t>
      </w:r>
      <w:r w:rsidR="000B41A4">
        <w:rPr>
          <w:rFonts w:ascii="Times New Roman" w:eastAsia="Times New Roman" w:hAnsi="Times New Roman" w:cs="Times New Roman"/>
          <w:sz w:val="24"/>
          <w:szCs w:val="24"/>
        </w:rPr>
        <w:t xml:space="preserve"> 1-3</w:t>
      </w:r>
      <w:r w:rsidR="00C5017F">
        <w:rPr>
          <w:rFonts w:ascii="Times New Roman" w:eastAsia="Times New Roman" w:hAnsi="Times New Roman" w:cs="Times New Roman"/>
          <w:sz w:val="24"/>
          <w:szCs w:val="24"/>
        </w:rPr>
        <w:t>,</w:t>
      </w:r>
      <w:r w:rsidR="001D0D22">
        <w:rPr>
          <w:rFonts w:ascii="Times New Roman" w:eastAsia="Times New Roman" w:hAnsi="Times New Roman" w:cs="Times New Roman"/>
          <w:sz w:val="24"/>
          <w:szCs w:val="24"/>
        </w:rPr>
        <w:t xml:space="preserve"> </w:t>
      </w:r>
      <w:r w:rsidR="000B41A4">
        <w:rPr>
          <w:rFonts w:ascii="Times New Roman" w:eastAsia="Times New Roman" w:hAnsi="Times New Roman" w:cs="Times New Roman"/>
          <w:sz w:val="24"/>
          <w:szCs w:val="24"/>
        </w:rPr>
        <w:t xml:space="preserve">but the fit to criterion 4 was unknown because records ceased after the first observation of </w:t>
      </w:r>
      <w:r w:rsidR="00742613">
        <w:rPr>
          <w:rFonts w:ascii="Times New Roman" w:eastAsia="Times New Roman" w:hAnsi="Times New Roman" w:cs="Times New Roman"/>
          <w:sz w:val="24"/>
          <w:szCs w:val="24"/>
        </w:rPr>
        <w:t>≥ 90% decline from the maximum. We</w:t>
      </w:r>
      <w:r w:rsidR="001D0D22">
        <w:rPr>
          <w:rFonts w:ascii="Times New Roman" w:eastAsia="Times New Roman" w:hAnsi="Times New Roman" w:cs="Times New Roman"/>
          <w:sz w:val="24"/>
          <w:szCs w:val="24"/>
        </w:rPr>
        <w:t xml:space="preserve"> classified the</w:t>
      </w:r>
      <w:r w:rsidR="00742613">
        <w:rPr>
          <w:rFonts w:ascii="Times New Roman" w:eastAsia="Times New Roman" w:hAnsi="Times New Roman" w:cs="Times New Roman"/>
          <w:sz w:val="24"/>
          <w:szCs w:val="24"/>
        </w:rPr>
        <w:t>se</w:t>
      </w:r>
      <w:r w:rsidR="001D0D22">
        <w:rPr>
          <w:rFonts w:ascii="Times New Roman" w:eastAsia="Times New Roman" w:hAnsi="Times New Roman" w:cs="Times New Roman"/>
          <w:sz w:val="24"/>
          <w:szCs w:val="24"/>
        </w:rPr>
        <w:t xml:space="preserve"> time series as a “boom-bust sustained unknown”</w:t>
      </w:r>
      <w:r w:rsidR="00F73244">
        <w:rPr>
          <w:rFonts w:ascii="Times New Roman" w:eastAsia="Times New Roman" w:hAnsi="Times New Roman" w:cs="Times New Roman"/>
          <w:sz w:val="24"/>
          <w:szCs w:val="24"/>
        </w:rPr>
        <w:t xml:space="preserve"> </w:t>
      </w:r>
      <w:r w:rsidR="006448C9">
        <w:rPr>
          <w:rFonts w:ascii="Times New Roman" w:eastAsia="Times New Roman" w:hAnsi="Times New Roman" w:cs="Times New Roman"/>
          <w:sz w:val="24"/>
          <w:szCs w:val="24"/>
        </w:rPr>
        <w:t>meaning</w:t>
      </w:r>
      <w:r w:rsidR="00F73244">
        <w:rPr>
          <w:rFonts w:ascii="Times New Roman" w:eastAsia="Times New Roman" w:hAnsi="Times New Roman" w:cs="Times New Roman"/>
          <w:sz w:val="24"/>
          <w:szCs w:val="24"/>
        </w:rPr>
        <w:t xml:space="preserve"> </w:t>
      </w:r>
      <w:r w:rsidR="006448C9">
        <w:rPr>
          <w:rFonts w:ascii="Times New Roman" w:eastAsia="Times New Roman" w:hAnsi="Times New Roman" w:cs="Times New Roman"/>
          <w:sz w:val="24"/>
          <w:szCs w:val="24"/>
        </w:rPr>
        <w:t>we</w:t>
      </w:r>
      <w:r w:rsidR="00F73244">
        <w:rPr>
          <w:rFonts w:ascii="Times New Roman" w:eastAsia="Times New Roman" w:hAnsi="Times New Roman" w:cs="Times New Roman"/>
          <w:sz w:val="24"/>
          <w:szCs w:val="24"/>
        </w:rPr>
        <w:t xml:space="preserve"> ha</w:t>
      </w:r>
      <w:r w:rsidR="006448C9">
        <w:rPr>
          <w:rFonts w:ascii="Times New Roman" w:eastAsia="Times New Roman" w:hAnsi="Times New Roman" w:cs="Times New Roman"/>
          <w:sz w:val="24"/>
          <w:szCs w:val="24"/>
        </w:rPr>
        <w:t>d</w:t>
      </w:r>
      <w:r w:rsidR="00F73244">
        <w:rPr>
          <w:rFonts w:ascii="Times New Roman" w:eastAsia="Times New Roman" w:hAnsi="Times New Roman" w:cs="Times New Roman"/>
          <w:sz w:val="24"/>
          <w:szCs w:val="24"/>
        </w:rPr>
        <w:t xml:space="preserve"> some confidence that a boom-bust </w:t>
      </w:r>
      <w:r w:rsidR="00AC3AEE">
        <w:rPr>
          <w:rFonts w:ascii="Times New Roman" w:eastAsia="Times New Roman" w:hAnsi="Times New Roman" w:cs="Times New Roman"/>
          <w:sz w:val="24"/>
          <w:szCs w:val="24"/>
        </w:rPr>
        <w:t>occurred,</w:t>
      </w:r>
      <w:r w:rsidR="00F73244">
        <w:rPr>
          <w:rFonts w:ascii="Times New Roman" w:eastAsia="Times New Roman" w:hAnsi="Times New Roman" w:cs="Times New Roman"/>
          <w:sz w:val="24"/>
          <w:szCs w:val="24"/>
        </w:rPr>
        <w:t xml:space="preserve"> but </w:t>
      </w:r>
      <w:r w:rsidR="00B118B5">
        <w:rPr>
          <w:rFonts w:ascii="Times New Roman" w:eastAsia="Times New Roman" w:hAnsi="Times New Roman" w:cs="Times New Roman"/>
          <w:sz w:val="24"/>
          <w:szCs w:val="24"/>
        </w:rPr>
        <w:t xml:space="preserve">we </w:t>
      </w:r>
      <w:r w:rsidR="006448C9">
        <w:rPr>
          <w:rFonts w:ascii="Times New Roman" w:eastAsia="Times New Roman" w:hAnsi="Times New Roman" w:cs="Times New Roman"/>
          <w:sz w:val="24"/>
          <w:szCs w:val="24"/>
        </w:rPr>
        <w:t xml:space="preserve">were </w:t>
      </w:r>
      <w:r w:rsidR="00F73244">
        <w:rPr>
          <w:rFonts w:ascii="Times New Roman" w:eastAsia="Times New Roman" w:hAnsi="Times New Roman" w:cs="Times New Roman"/>
          <w:sz w:val="24"/>
          <w:szCs w:val="24"/>
        </w:rPr>
        <w:t xml:space="preserve">uncertain </w:t>
      </w:r>
      <w:r w:rsidR="006448C9">
        <w:rPr>
          <w:rFonts w:ascii="Times New Roman" w:eastAsia="Times New Roman" w:hAnsi="Times New Roman" w:cs="Times New Roman"/>
          <w:sz w:val="24"/>
          <w:szCs w:val="24"/>
        </w:rPr>
        <w:t xml:space="preserve">whether </w:t>
      </w:r>
      <w:r w:rsidR="00F73244">
        <w:rPr>
          <w:rFonts w:ascii="Times New Roman" w:eastAsia="Times New Roman" w:hAnsi="Times New Roman" w:cs="Times New Roman"/>
          <w:sz w:val="24"/>
          <w:szCs w:val="24"/>
        </w:rPr>
        <w:t xml:space="preserve">the bust was sustained.  </w:t>
      </w:r>
      <w:r w:rsidR="009270AD">
        <w:rPr>
          <w:rFonts w:ascii="Times New Roman" w:eastAsia="Times New Roman" w:hAnsi="Times New Roman" w:cs="Times New Roman"/>
          <w:sz w:val="24"/>
          <w:szCs w:val="24"/>
        </w:rPr>
        <w:t xml:space="preserve">Some time series </w:t>
      </w:r>
      <w:r w:rsidR="00084DFE">
        <w:rPr>
          <w:rFonts w:ascii="Times New Roman" w:eastAsia="Times New Roman" w:hAnsi="Times New Roman" w:cs="Times New Roman"/>
          <w:sz w:val="24"/>
          <w:szCs w:val="24"/>
        </w:rPr>
        <w:t xml:space="preserve">met the criteria for a bust (i.e., </w:t>
      </w:r>
      <w:r w:rsidR="00655015">
        <w:rPr>
          <w:rFonts w:ascii="Times New Roman" w:eastAsia="Times New Roman" w:hAnsi="Times New Roman" w:cs="Times New Roman"/>
          <w:sz w:val="24"/>
          <w:szCs w:val="24"/>
        </w:rPr>
        <w:t>criteria 2-4)</w:t>
      </w:r>
      <w:r w:rsidR="00084DFE">
        <w:rPr>
          <w:rFonts w:ascii="Times New Roman" w:eastAsia="Times New Roman" w:hAnsi="Times New Roman" w:cs="Times New Roman"/>
          <w:sz w:val="24"/>
          <w:szCs w:val="24"/>
        </w:rPr>
        <w:t xml:space="preserve">, </w:t>
      </w:r>
      <w:r w:rsidR="006448C9">
        <w:rPr>
          <w:rFonts w:ascii="Times New Roman" w:eastAsia="Times New Roman" w:hAnsi="Times New Roman" w:cs="Times New Roman"/>
          <w:sz w:val="24"/>
          <w:szCs w:val="24"/>
        </w:rPr>
        <w:t>but the fit to criterion 1 was</w:t>
      </w:r>
      <w:r w:rsidR="00084DFE">
        <w:rPr>
          <w:rFonts w:ascii="Times New Roman" w:eastAsia="Times New Roman" w:hAnsi="Times New Roman" w:cs="Times New Roman"/>
          <w:sz w:val="24"/>
          <w:szCs w:val="24"/>
        </w:rPr>
        <w:t xml:space="preserve"> unknown</w:t>
      </w:r>
      <w:r w:rsidR="00D84645">
        <w:rPr>
          <w:rFonts w:ascii="Times New Roman" w:eastAsia="Times New Roman" w:hAnsi="Times New Roman" w:cs="Times New Roman"/>
          <w:sz w:val="24"/>
          <w:szCs w:val="24"/>
        </w:rPr>
        <w:t xml:space="preserve"> because records began during the high </w:t>
      </w:r>
      <w:r w:rsidR="00D84645">
        <w:rPr>
          <w:rFonts w:ascii="Times New Roman" w:eastAsia="Times New Roman" w:hAnsi="Times New Roman" w:cs="Times New Roman"/>
          <w:sz w:val="24"/>
          <w:szCs w:val="24"/>
        </w:rPr>
        <w:lastRenderedPageBreak/>
        <w:t>abundance phase</w:t>
      </w:r>
      <w:r w:rsidR="00612AFA">
        <w:rPr>
          <w:rFonts w:ascii="Times New Roman" w:eastAsia="Times New Roman" w:hAnsi="Times New Roman" w:cs="Times New Roman"/>
          <w:sz w:val="24"/>
          <w:szCs w:val="24"/>
        </w:rPr>
        <w:t xml:space="preserve">. For </w:t>
      </w:r>
      <w:r w:rsidR="006A2A1B">
        <w:rPr>
          <w:rFonts w:ascii="Times New Roman" w:eastAsia="Times New Roman" w:hAnsi="Times New Roman" w:cs="Times New Roman"/>
          <w:sz w:val="24"/>
          <w:szCs w:val="24"/>
        </w:rPr>
        <w:t>these cases</w:t>
      </w:r>
      <w:r w:rsidR="00612AFA">
        <w:rPr>
          <w:rFonts w:ascii="Times New Roman" w:eastAsia="Times New Roman" w:hAnsi="Times New Roman" w:cs="Times New Roman"/>
          <w:sz w:val="24"/>
          <w:szCs w:val="24"/>
        </w:rPr>
        <w:t>, we had strong confidence that a bust</w:t>
      </w:r>
      <w:r w:rsidR="006A2A1B">
        <w:rPr>
          <w:rFonts w:ascii="Times New Roman" w:eastAsia="Times New Roman" w:hAnsi="Times New Roman" w:cs="Times New Roman"/>
          <w:sz w:val="24"/>
          <w:szCs w:val="24"/>
        </w:rPr>
        <w:t xml:space="preserve"> had</w:t>
      </w:r>
      <w:r w:rsidR="00646ED8">
        <w:rPr>
          <w:rFonts w:ascii="Times New Roman" w:eastAsia="Times New Roman" w:hAnsi="Times New Roman" w:cs="Times New Roman"/>
          <w:sz w:val="24"/>
          <w:szCs w:val="24"/>
        </w:rPr>
        <w:t xml:space="preserve"> </w:t>
      </w:r>
      <w:r w:rsidR="006448C9">
        <w:rPr>
          <w:rFonts w:ascii="Times New Roman" w:eastAsia="Times New Roman" w:hAnsi="Times New Roman" w:cs="Times New Roman"/>
          <w:sz w:val="24"/>
          <w:szCs w:val="24"/>
        </w:rPr>
        <w:t>occurred</w:t>
      </w:r>
      <w:r w:rsidR="00D75A24">
        <w:rPr>
          <w:rFonts w:ascii="Times New Roman" w:eastAsia="Times New Roman" w:hAnsi="Times New Roman" w:cs="Times New Roman"/>
          <w:sz w:val="24"/>
          <w:szCs w:val="24"/>
        </w:rPr>
        <w:t>,</w:t>
      </w:r>
      <w:r w:rsidR="00612AFA">
        <w:rPr>
          <w:rFonts w:ascii="Times New Roman" w:eastAsia="Times New Roman" w:hAnsi="Times New Roman" w:cs="Times New Roman"/>
          <w:sz w:val="24"/>
          <w:szCs w:val="24"/>
        </w:rPr>
        <w:t xml:space="preserve"> but we were uncertain if the rate was fast enough to be considered a </w:t>
      </w:r>
      <w:r w:rsidR="006A2A1B">
        <w:rPr>
          <w:rFonts w:ascii="Times New Roman" w:eastAsia="Times New Roman" w:hAnsi="Times New Roman" w:cs="Times New Roman"/>
          <w:sz w:val="24"/>
          <w:szCs w:val="24"/>
        </w:rPr>
        <w:t>boom</w:t>
      </w:r>
      <w:r w:rsidR="00612AFA">
        <w:rPr>
          <w:rFonts w:ascii="Times New Roman" w:eastAsia="Times New Roman" w:hAnsi="Times New Roman" w:cs="Times New Roman"/>
          <w:sz w:val="24"/>
          <w:szCs w:val="24"/>
        </w:rPr>
        <w:t>, so we classified these time series as “</w:t>
      </w:r>
      <w:r w:rsidR="004364B8">
        <w:rPr>
          <w:rFonts w:ascii="Times New Roman" w:eastAsia="Times New Roman" w:hAnsi="Times New Roman" w:cs="Times New Roman"/>
          <w:sz w:val="24"/>
          <w:szCs w:val="24"/>
        </w:rPr>
        <w:t>bust with unclear boom</w:t>
      </w:r>
      <w:r w:rsidR="005538C5">
        <w:rPr>
          <w:rFonts w:ascii="Times New Roman" w:eastAsia="Times New Roman" w:hAnsi="Times New Roman" w:cs="Times New Roman"/>
          <w:sz w:val="24"/>
          <w:szCs w:val="24"/>
        </w:rPr>
        <w:t>”.</w:t>
      </w:r>
      <w:r w:rsidR="00A272EF">
        <w:rPr>
          <w:rFonts w:ascii="Times New Roman" w:eastAsia="Times New Roman" w:hAnsi="Times New Roman" w:cs="Times New Roman"/>
          <w:sz w:val="24"/>
          <w:szCs w:val="24"/>
        </w:rPr>
        <w:t xml:space="preserve"> </w:t>
      </w:r>
    </w:p>
    <w:p w14:paraId="5A0CF445" w14:textId="77777777" w:rsidR="0088426D" w:rsidRDefault="0088426D" w:rsidP="0088426D">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Mechanisms of Boom-Busts</w:t>
      </w:r>
    </w:p>
    <w:p w14:paraId="58E68D9E" w14:textId="2D85CCB1" w:rsidR="0088426D" w:rsidRDefault="0088426D" w:rsidP="0088426D">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To understand the mechanisms that can lead to </w:t>
      </w:r>
      <w:proofErr w:type="gramStart"/>
      <w:r>
        <w:rPr>
          <w:rFonts w:ascii="Times New Roman" w:eastAsia="Times New Roman" w:hAnsi="Times New Roman" w:cs="Times New Roman"/>
          <w:sz w:val="24"/>
          <w:szCs w:val="24"/>
        </w:rPr>
        <w:t>a boom</w:t>
      </w:r>
      <w:proofErr w:type="gramEnd"/>
      <w:r>
        <w:rPr>
          <w:rFonts w:ascii="Times New Roman" w:eastAsia="Times New Roman" w:hAnsi="Times New Roman" w:cs="Times New Roman"/>
          <w:sz w:val="24"/>
          <w:szCs w:val="24"/>
        </w:rPr>
        <w:t xml:space="preserve">-bust, </w:t>
      </w:r>
      <w:r w:rsidR="006531B0">
        <w:rPr>
          <w:rFonts w:ascii="Times New Roman" w:eastAsia="Times New Roman" w:hAnsi="Times New Roman" w:cs="Times New Roman"/>
          <w:sz w:val="24"/>
          <w:szCs w:val="24"/>
        </w:rPr>
        <w:t xml:space="preserve">we </w:t>
      </w:r>
      <w:r>
        <w:rPr>
          <w:rFonts w:ascii="Times New Roman" w:eastAsia="Times New Roman" w:hAnsi="Times New Roman" w:cs="Times New Roman"/>
          <w:sz w:val="24"/>
          <w:szCs w:val="24"/>
        </w:rPr>
        <w:t xml:space="preserve">reviewed the set of papers that contained at least one time-series that </w:t>
      </w:r>
      <w:r w:rsidR="006531B0">
        <w:rPr>
          <w:rFonts w:ascii="Times New Roman" w:eastAsia="Times New Roman" w:hAnsi="Times New Roman" w:cs="Times New Roman"/>
          <w:sz w:val="24"/>
          <w:szCs w:val="24"/>
        </w:rPr>
        <w:t>met all</w:t>
      </w:r>
      <w:r>
        <w:rPr>
          <w:rFonts w:ascii="Times New Roman" w:eastAsia="Times New Roman" w:hAnsi="Times New Roman" w:cs="Times New Roman"/>
          <w:sz w:val="24"/>
          <w:szCs w:val="24"/>
        </w:rPr>
        <w:t xml:space="preserve"> 4</w:t>
      </w:r>
      <w:r w:rsidR="006531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criteria for a boom-bust.  Using the results and discussion of the papers, the hypothesized mechanisms and the major lines of evidence in support of different mechanisms were identified and recorded. Then, using the lines of evidence as presented in the paper, a score was given describing the evidence strength.  The scores were weak, poor, intermediate and strong and were scored based off a rubric that is described in more detail in</w:t>
      </w:r>
      <w:r w:rsidR="006531B0">
        <w:rPr>
          <w:rFonts w:ascii="Times New Roman" w:eastAsia="Times New Roman" w:hAnsi="Times New Roman" w:cs="Times New Roman"/>
          <w:sz w:val="24"/>
          <w:szCs w:val="24"/>
        </w:rPr>
        <w:t xml:space="preserve"> </w:t>
      </w:r>
      <w:r w:rsidR="006531B0" w:rsidRPr="006531B0">
        <w:rPr>
          <w:rFonts w:ascii="Times New Roman" w:eastAsia="Times New Roman" w:hAnsi="Times New Roman" w:cs="Times New Roman"/>
          <w:sz w:val="24"/>
          <w:szCs w:val="24"/>
          <w:highlight w:val="yellow"/>
        </w:rPr>
        <w:t>Appendix S2: Table S1</w:t>
      </w:r>
      <w:r w:rsidR="006531B0">
        <w:rPr>
          <w:rFonts w:ascii="Times New Roman" w:eastAsia="Times New Roman" w:hAnsi="Times New Roman" w:cs="Times New Roman"/>
          <w:sz w:val="24"/>
          <w:szCs w:val="24"/>
        </w:rPr>
        <w:fldChar w:fldCharType="begin"/>
      </w:r>
      <w:r w:rsidR="006531B0">
        <w:rPr>
          <w:rFonts w:ascii="Times New Roman" w:eastAsia="Times New Roman" w:hAnsi="Times New Roman" w:cs="Times New Roman"/>
          <w:sz w:val="24"/>
          <w:szCs w:val="24"/>
        </w:rPr>
        <w:instrText xml:space="preserve"> ADDIN ZOTERO_TEMP </w:instrText>
      </w:r>
      <w:r w:rsidR="006531B0">
        <w:rPr>
          <w:rFonts w:ascii="Times New Roman" w:eastAsia="Times New Roman" w:hAnsi="Times New Roman" w:cs="Times New Roman"/>
          <w:sz w:val="24"/>
          <w:szCs w:val="24"/>
        </w:rPr>
        <w:fldChar w:fldCharType="separate"/>
      </w:r>
      <w:r w:rsidR="006531B0">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We summarized the common mechanisms using our compiled taxonomic and geographic characteristics to identify any interesting patterns or commonalities.</w:t>
      </w:r>
    </w:p>
    <w:p w14:paraId="508DCED1" w14:textId="157DDDA8" w:rsidR="001805BA" w:rsidRDefault="001805BA"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7279E9A5" w14:textId="6EAAA589" w:rsidR="00FE56CF" w:rsidRPr="00605F58" w:rsidRDefault="00760511" w:rsidP="00605F58">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Time Series Classification</w:t>
      </w:r>
    </w:p>
    <w:p w14:paraId="7279E9A8" w14:textId="73213746" w:rsidR="00FE56CF" w:rsidRDefault="00C44750"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figures and appendices of </w:t>
      </w:r>
      <w:r w:rsidR="00030804">
        <w:rPr>
          <w:rFonts w:ascii="Times New Roman" w:eastAsia="Times New Roman" w:hAnsi="Times New Roman" w:cs="Times New Roman"/>
          <w:sz w:val="24"/>
          <w:szCs w:val="24"/>
        </w:rPr>
        <w:t xml:space="preserve">72 relevant studies </w:t>
      </w:r>
      <w:r w:rsidR="004A0A57">
        <w:rPr>
          <w:rFonts w:ascii="Times New Roman" w:eastAsia="Times New Roman" w:hAnsi="Times New Roman" w:cs="Times New Roman"/>
          <w:sz w:val="24"/>
          <w:szCs w:val="24"/>
        </w:rPr>
        <w:t>we compiled a set of</w:t>
      </w:r>
      <w:r w:rsidR="00030804">
        <w:rPr>
          <w:rFonts w:ascii="Times New Roman" w:eastAsia="Times New Roman" w:hAnsi="Times New Roman" w:cs="Times New Roman"/>
          <w:sz w:val="24"/>
          <w:szCs w:val="24"/>
        </w:rPr>
        <w:t xml:space="preserve"> </w:t>
      </w:r>
      <w:r w:rsidR="003F4466">
        <w:rPr>
          <w:rFonts w:ascii="Times New Roman" w:eastAsia="Times New Roman" w:hAnsi="Times New Roman" w:cs="Times New Roman"/>
          <w:sz w:val="24"/>
          <w:szCs w:val="24"/>
        </w:rPr>
        <w:t xml:space="preserve">452 </w:t>
      </w:r>
      <w:r w:rsidR="004A0A57">
        <w:rPr>
          <w:rFonts w:ascii="Times New Roman" w:eastAsia="Times New Roman" w:hAnsi="Times New Roman" w:cs="Times New Roman"/>
          <w:sz w:val="24"/>
          <w:szCs w:val="24"/>
        </w:rPr>
        <w:t xml:space="preserve">time series </w:t>
      </w:r>
      <w:r w:rsidR="00760511">
        <w:rPr>
          <w:rFonts w:ascii="Times New Roman" w:eastAsia="Times New Roman" w:hAnsi="Times New Roman" w:cs="Times New Roman"/>
          <w:sz w:val="24"/>
          <w:szCs w:val="24"/>
        </w:rPr>
        <w:t>(Fig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w:t>
      </w:r>
      <w:r w:rsidR="008F64FB">
        <w:rPr>
          <w:rFonts w:ascii="Times New Roman" w:eastAsia="Times New Roman" w:hAnsi="Times New Roman" w:cs="Times New Roman"/>
          <w:sz w:val="24"/>
          <w:szCs w:val="24"/>
        </w:rPr>
        <w:t>. A</w:t>
      </w:r>
      <w:r w:rsidR="00030804">
        <w:rPr>
          <w:rFonts w:ascii="Times New Roman" w:eastAsia="Times New Roman" w:hAnsi="Times New Roman" w:cs="Times New Roman"/>
          <w:sz w:val="24"/>
          <w:szCs w:val="24"/>
        </w:rPr>
        <w:t xml:space="preserve"> full list of these studies and </w:t>
      </w:r>
      <w:r w:rsidR="004A24DE">
        <w:rPr>
          <w:rFonts w:ascii="Times New Roman" w:eastAsia="Times New Roman" w:hAnsi="Times New Roman" w:cs="Times New Roman"/>
          <w:sz w:val="24"/>
          <w:szCs w:val="24"/>
        </w:rPr>
        <w:t>plots for the</w:t>
      </w:r>
      <w:r w:rsidR="00030804">
        <w:rPr>
          <w:rFonts w:ascii="Times New Roman" w:eastAsia="Times New Roman" w:hAnsi="Times New Roman" w:cs="Times New Roman"/>
          <w:sz w:val="24"/>
          <w:szCs w:val="24"/>
        </w:rPr>
        <w:t xml:space="preserve"> time series </w:t>
      </w:r>
      <w:proofErr w:type="gramStart"/>
      <w:r w:rsidR="00B97A24">
        <w:rPr>
          <w:rFonts w:ascii="Times New Roman" w:eastAsia="Times New Roman" w:hAnsi="Times New Roman" w:cs="Times New Roman"/>
          <w:sz w:val="24"/>
          <w:szCs w:val="24"/>
        </w:rPr>
        <w:t>were</w:t>
      </w:r>
      <w:proofErr w:type="gramEnd"/>
      <w:r w:rsidR="00B97A24">
        <w:rPr>
          <w:rFonts w:ascii="Times New Roman" w:eastAsia="Times New Roman" w:hAnsi="Times New Roman" w:cs="Times New Roman"/>
          <w:sz w:val="24"/>
          <w:szCs w:val="24"/>
        </w:rPr>
        <w:t xml:space="preserve"> </w:t>
      </w:r>
      <w:r w:rsidR="00030804">
        <w:rPr>
          <w:rFonts w:ascii="Times New Roman" w:eastAsia="Times New Roman" w:hAnsi="Times New Roman" w:cs="Times New Roman"/>
          <w:sz w:val="24"/>
          <w:szCs w:val="24"/>
        </w:rPr>
        <w:t xml:space="preserve">included in the </w:t>
      </w:r>
      <w:commentRangeStart w:id="369"/>
      <w:r w:rsidR="00030804">
        <w:rPr>
          <w:rFonts w:ascii="Times New Roman" w:eastAsia="Times New Roman" w:hAnsi="Times New Roman" w:cs="Times New Roman"/>
          <w:sz w:val="24"/>
          <w:szCs w:val="24"/>
        </w:rPr>
        <w:t>Appendix XXX</w:t>
      </w:r>
      <w:commentRangeEnd w:id="369"/>
      <w:r w:rsidR="00030804">
        <w:rPr>
          <w:rStyle w:val="CommentReference"/>
          <w:rFonts w:ascii="Times New Roman" w:eastAsia="Times New Roman" w:hAnsi="Times New Roman" w:cs="Times New Roman"/>
          <w:sz w:val="24"/>
          <w:szCs w:val="24"/>
        </w:rPr>
        <w:commentReference w:id="369"/>
      </w:r>
      <w:r w:rsidR="00030804">
        <w:rPr>
          <w:rFonts w:ascii="Times New Roman" w:eastAsia="Times New Roman" w:hAnsi="Times New Roman" w:cs="Times New Roman"/>
          <w:sz w:val="24"/>
          <w:szCs w:val="24"/>
        </w:rPr>
        <w:t xml:space="preserve">.  </w:t>
      </w:r>
      <w:r w:rsidR="005B054C">
        <w:rPr>
          <w:rFonts w:ascii="Times New Roman" w:eastAsia="Times New Roman" w:hAnsi="Times New Roman" w:cs="Times New Roman"/>
          <w:sz w:val="24"/>
          <w:szCs w:val="24"/>
        </w:rPr>
        <w:t>25</w:t>
      </w:r>
      <w:r w:rsidR="001D5BD3">
        <w:rPr>
          <w:rFonts w:ascii="Times New Roman" w:eastAsia="Times New Roman" w:hAnsi="Times New Roman" w:cs="Times New Roman"/>
          <w:sz w:val="24"/>
          <w:szCs w:val="24"/>
        </w:rPr>
        <w:t>7</w:t>
      </w:r>
      <w:r w:rsidR="005B054C">
        <w:rPr>
          <w:rFonts w:ascii="Times New Roman" w:eastAsia="Times New Roman" w:hAnsi="Times New Roman" w:cs="Times New Roman"/>
          <w:sz w:val="24"/>
          <w:szCs w:val="24"/>
        </w:rPr>
        <w:t xml:space="preserve"> of these 4</w:t>
      </w:r>
      <w:r w:rsidR="008E4363">
        <w:rPr>
          <w:rFonts w:ascii="Times New Roman" w:eastAsia="Times New Roman" w:hAnsi="Times New Roman" w:cs="Times New Roman"/>
          <w:sz w:val="24"/>
          <w:szCs w:val="24"/>
        </w:rPr>
        <w:t>52</w:t>
      </w:r>
      <w:r w:rsidR="005B054C">
        <w:rPr>
          <w:rFonts w:ascii="Times New Roman" w:eastAsia="Times New Roman" w:hAnsi="Times New Roman" w:cs="Times New Roman"/>
          <w:sz w:val="24"/>
          <w:szCs w:val="24"/>
        </w:rPr>
        <w:t xml:space="preserve"> timeseries were excluded because they were too short, </w:t>
      </w:r>
      <w:r w:rsidR="00B97A24">
        <w:rPr>
          <w:rFonts w:ascii="Times New Roman" w:eastAsia="Times New Roman" w:hAnsi="Times New Roman" w:cs="Times New Roman"/>
          <w:sz w:val="24"/>
          <w:szCs w:val="24"/>
        </w:rPr>
        <w:t>too</w:t>
      </w:r>
      <w:r w:rsidR="005B054C">
        <w:rPr>
          <w:rFonts w:ascii="Times New Roman" w:eastAsia="Times New Roman" w:hAnsi="Times New Roman" w:cs="Times New Roman"/>
          <w:sz w:val="24"/>
          <w:szCs w:val="24"/>
        </w:rPr>
        <w:t xml:space="preserve"> incomplete, or data</w:t>
      </w:r>
      <w:r w:rsidR="00C45B94">
        <w:rPr>
          <w:rFonts w:ascii="Times New Roman" w:eastAsia="Times New Roman" w:hAnsi="Times New Roman" w:cs="Times New Roman"/>
          <w:sz w:val="24"/>
          <w:szCs w:val="24"/>
        </w:rPr>
        <w:t xml:space="preserve"> were</w:t>
      </w:r>
      <w:r w:rsidR="005B054C">
        <w:rPr>
          <w:rFonts w:ascii="Times New Roman" w:eastAsia="Times New Roman" w:hAnsi="Times New Roman" w:cs="Times New Roman"/>
          <w:sz w:val="24"/>
          <w:szCs w:val="24"/>
        </w:rPr>
        <w:t xml:space="preserve"> obtained through harvest</w:t>
      </w:r>
      <w:r w:rsidR="00760511">
        <w:rPr>
          <w:rFonts w:ascii="Times New Roman" w:eastAsia="Times New Roman" w:hAnsi="Times New Roman" w:cs="Times New Roman"/>
          <w:sz w:val="24"/>
          <w:szCs w:val="24"/>
        </w:rPr>
        <w:t xml:space="preserve"> (Fig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w:t>
      </w:r>
      <w:r w:rsidR="005B054C">
        <w:rPr>
          <w:rFonts w:ascii="Times New Roman" w:eastAsia="Times New Roman" w:hAnsi="Times New Roman" w:cs="Times New Roman"/>
          <w:sz w:val="24"/>
          <w:szCs w:val="24"/>
        </w:rPr>
        <w:t xml:space="preserve">.  </w:t>
      </w:r>
      <w:r w:rsidR="00760511">
        <w:rPr>
          <w:rFonts w:ascii="Times New Roman" w:eastAsia="Times New Roman" w:hAnsi="Times New Roman" w:cs="Times New Roman"/>
          <w:sz w:val="24"/>
          <w:szCs w:val="24"/>
        </w:rPr>
        <w:t>Of</w:t>
      </w:r>
      <w:r w:rsidR="005B054C">
        <w:rPr>
          <w:rFonts w:ascii="Times New Roman" w:eastAsia="Times New Roman" w:hAnsi="Times New Roman" w:cs="Times New Roman"/>
          <w:sz w:val="24"/>
          <w:szCs w:val="24"/>
        </w:rPr>
        <w:t xml:space="preserve"> the</w:t>
      </w:r>
      <w:r w:rsidR="009D0358">
        <w:rPr>
          <w:rFonts w:ascii="Times New Roman" w:eastAsia="Times New Roman" w:hAnsi="Times New Roman" w:cs="Times New Roman"/>
          <w:sz w:val="24"/>
          <w:szCs w:val="24"/>
        </w:rPr>
        <w:t xml:space="preserve"> remaining</w:t>
      </w:r>
      <w:r w:rsidR="005B054C">
        <w:rPr>
          <w:rFonts w:ascii="Times New Roman" w:eastAsia="Times New Roman" w:hAnsi="Times New Roman" w:cs="Times New Roman"/>
          <w:sz w:val="24"/>
          <w:szCs w:val="24"/>
        </w:rPr>
        <w:t xml:space="preserve"> </w:t>
      </w:r>
      <w:r w:rsidR="00760511">
        <w:rPr>
          <w:rFonts w:ascii="Times New Roman" w:eastAsia="Times New Roman" w:hAnsi="Times New Roman" w:cs="Times New Roman"/>
          <w:sz w:val="24"/>
          <w:szCs w:val="24"/>
        </w:rPr>
        <w:t>19</w:t>
      </w:r>
      <w:r w:rsidR="001D5BD3">
        <w:rPr>
          <w:rFonts w:ascii="Times New Roman" w:eastAsia="Times New Roman" w:hAnsi="Times New Roman" w:cs="Times New Roman"/>
          <w:sz w:val="24"/>
          <w:szCs w:val="24"/>
        </w:rPr>
        <w:t>5</w:t>
      </w:r>
      <w:r w:rsidR="00760511">
        <w:rPr>
          <w:rFonts w:ascii="Times New Roman" w:eastAsia="Times New Roman" w:hAnsi="Times New Roman" w:cs="Times New Roman"/>
          <w:sz w:val="24"/>
          <w:szCs w:val="24"/>
        </w:rPr>
        <w:t>-time</w:t>
      </w:r>
      <w:r w:rsidR="005B054C">
        <w:rPr>
          <w:rFonts w:ascii="Times New Roman" w:eastAsia="Times New Roman" w:hAnsi="Times New Roman" w:cs="Times New Roman"/>
          <w:sz w:val="24"/>
          <w:szCs w:val="24"/>
        </w:rPr>
        <w:t xml:space="preserve"> series</w:t>
      </w:r>
      <w:r w:rsidR="00760511">
        <w:rPr>
          <w:rFonts w:ascii="Times New Roman" w:eastAsia="Times New Roman" w:hAnsi="Times New Roman" w:cs="Times New Roman"/>
          <w:sz w:val="24"/>
          <w:szCs w:val="24"/>
        </w:rPr>
        <w:t xml:space="preserve"> regime shifts were</w:t>
      </w:r>
      <w:r w:rsidR="009D0358">
        <w:rPr>
          <w:rFonts w:ascii="Times New Roman" w:eastAsia="Times New Roman" w:hAnsi="Times New Roman" w:cs="Times New Roman"/>
          <w:sz w:val="24"/>
          <w:szCs w:val="24"/>
        </w:rPr>
        <w:t xml:space="preserve"> </w:t>
      </w:r>
      <w:r w:rsidR="00760511">
        <w:rPr>
          <w:rFonts w:ascii="Times New Roman" w:eastAsia="Times New Roman" w:hAnsi="Times New Roman" w:cs="Times New Roman"/>
          <w:sz w:val="24"/>
          <w:szCs w:val="24"/>
        </w:rPr>
        <w:t xml:space="preserve">detected in </w:t>
      </w:r>
      <w:r w:rsidR="009D0358">
        <w:rPr>
          <w:rFonts w:ascii="Times New Roman" w:eastAsia="Times New Roman" w:hAnsi="Times New Roman" w:cs="Times New Roman"/>
          <w:sz w:val="24"/>
          <w:szCs w:val="24"/>
        </w:rPr>
        <w:t>165</w:t>
      </w:r>
      <w:r w:rsidR="00760511">
        <w:rPr>
          <w:rFonts w:ascii="Times New Roman" w:eastAsia="Times New Roman" w:hAnsi="Times New Roman" w:cs="Times New Roman"/>
          <w:sz w:val="24"/>
          <w:szCs w:val="24"/>
        </w:rPr>
        <w:t xml:space="preserve"> (Fig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 </w:t>
      </w:r>
      <w:r w:rsidR="009D0358">
        <w:rPr>
          <w:rFonts w:ascii="Times New Roman" w:eastAsia="Times New Roman" w:hAnsi="Times New Roman" w:cs="Times New Roman"/>
          <w:sz w:val="24"/>
          <w:szCs w:val="24"/>
        </w:rPr>
        <w:t>Eighty-seven (</w:t>
      </w:r>
      <w:r w:rsidR="00082D43">
        <w:rPr>
          <w:rFonts w:ascii="Times New Roman" w:eastAsia="Times New Roman" w:hAnsi="Times New Roman" w:cs="Times New Roman"/>
          <w:sz w:val="24"/>
          <w:szCs w:val="24"/>
        </w:rPr>
        <w:t>87</w:t>
      </w:r>
      <w:r w:rsidR="009D0358">
        <w:rPr>
          <w:rFonts w:ascii="Times New Roman" w:eastAsia="Times New Roman" w:hAnsi="Times New Roman" w:cs="Times New Roman"/>
          <w:sz w:val="24"/>
          <w:szCs w:val="24"/>
        </w:rPr>
        <w:t>)</w:t>
      </w:r>
      <w:r w:rsidR="00FF497F">
        <w:rPr>
          <w:rFonts w:ascii="Times New Roman" w:eastAsia="Times New Roman" w:hAnsi="Times New Roman" w:cs="Times New Roman"/>
          <w:sz w:val="24"/>
          <w:szCs w:val="24"/>
        </w:rPr>
        <w:t xml:space="preserve"> ha</w:t>
      </w:r>
      <w:r w:rsidR="00F703CB">
        <w:rPr>
          <w:rFonts w:ascii="Times New Roman" w:eastAsia="Times New Roman" w:hAnsi="Times New Roman" w:cs="Times New Roman"/>
          <w:sz w:val="24"/>
          <w:szCs w:val="24"/>
        </w:rPr>
        <w:t>d</w:t>
      </w:r>
      <w:r w:rsidR="00A70856">
        <w:rPr>
          <w:rFonts w:ascii="Times New Roman" w:eastAsia="Times New Roman" w:hAnsi="Times New Roman" w:cs="Times New Roman"/>
          <w:sz w:val="24"/>
          <w:szCs w:val="24"/>
        </w:rPr>
        <w:t xml:space="preserve"> declines ≥ 90% from the max</w:t>
      </w:r>
      <w:r w:rsidR="000B2204">
        <w:rPr>
          <w:rFonts w:ascii="Times New Roman" w:eastAsia="Times New Roman" w:hAnsi="Times New Roman" w:cs="Times New Roman"/>
          <w:sz w:val="24"/>
          <w:szCs w:val="24"/>
        </w:rPr>
        <w:t xml:space="preserve"> abundance (criteri</w:t>
      </w:r>
      <w:r w:rsidR="00BE249F">
        <w:rPr>
          <w:rFonts w:ascii="Times New Roman" w:eastAsia="Times New Roman" w:hAnsi="Times New Roman" w:cs="Times New Roman"/>
          <w:sz w:val="24"/>
          <w:szCs w:val="24"/>
        </w:rPr>
        <w:t>on</w:t>
      </w:r>
      <w:r w:rsidR="000B2204">
        <w:rPr>
          <w:rFonts w:ascii="Times New Roman" w:eastAsia="Times New Roman" w:hAnsi="Times New Roman" w:cs="Times New Roman"/>
          <w:sz w:val="24"/>
          <w:szCs w:val="24"/>
        </w:rPr>
        <w:t xml:space="preserve"> 3)</w:t>
      </w:r>
      <w:r w:rsidR="00FF497F">
        <w:rPr>
          <w:rFonts w:ascii="Times New Roman" w:eastAsia="Times New Roman" w:hAnsi="Times New Roman" w:cs="Times New Roman"/>
          <w:sz w:val="24"/>
          <w:szCs w:val="24"/>
        </w:rPr>
        <w:t xml:space="preserve">, </w:t>
      </w:r>
      <w:r w:rsidR="00082D43">
        <w:rPr>
          <w:rFonts w:ascii="Times New Roman" w:eastAsia="Times New Roman" w:hAnsi="Times New Roman" w:cs="Times New Roman"/>
          <w:sz w:val="24"/>
          <w:szCs w:val="24"/>
        </w:rPr>
        <w:t>52</w:t>
      </w:r>
      <w:r w:rsidR="00FF497F">
        <w:rPr>
          <w:rFonts w:ascii="Times New Roman" w:eastAsia="Times New Roman" w:hAnsi="Times New Roman" w:cs="Times New Roman"/>
          <w:sz w:val="24"/>
          <w:szCs w:val="24"/>
        </w:rPr>
        <w:t xml:space="preserve"> were classified as overshoot dynamics</w:t>
      </w:r>
      <w:r w:rsidR="00F16604">
        <w:rPr>
          <w:rFonts w:ascii="Times New Roman" w:eastAsia="Times New Roman" w:hAnsi="Times New Roman" w:cs="Times New Roman"/>
          <w:sz w:val="24"/>
          <w:szCs w:val="24"/>
        </w:rPr>
        <w:t xml:space="preserve"> (did not meet criteri</w:t>
      </w:r>
      <w:r w:rsidR="00BE249F">
        <w:rPr>
          <w:rFonts w:ascii="Times New Roman" w:eastAsia="Times New Roman" w:hAnsi="Times New Roman" w:cs="Times New Roman"/>
          <w:sz w:val="24"/>
          <w:szCs w:val="24"/>
        </w:rPr>
        <w:t>on</w:t>
      </w:r>
      <w:r w:rsidR="00F16604">
        <w:rPr>
          <w:rFonts w:ascii="Times New Roman" w:eastAsia="Times New Roman" w:hAnsi="Times New Roman" w:cs="Times New Roman"/>
          <w:sz w:val="24"/>
          <w:szCs w:val="24"/>
        </w:rPr>
        <w:t xml:space="preserve"> 3)</w:t>
      </w:r>
      <w:r w:rsidR="00FF497F">
        <w:rPr>
          <w:rFonts w:ascii="Times New Roman" w:eastAsia="Times New Roman" w:hAnsi="Times New Roman" w:cs="Times New Roman"/>
          <w:sz w:val="24"/>
          <w:szCs w:val="24"/>
        </w:rPr>
        <w:t xml:space="preserve">, and </w:t>
      </w:r>
      <w:r w:rsidR="00082D43">
        <w:rPr>
          <w:rFonts w:ascii="Times New Roman" w:eastAsia="Times New Roman" w:hAnsi="Times New Roman" w:cs="Times New Roman"/>
          <w:sz w:val="24"/>
          <w:szCs w:val="24"/>
        </w:rPr>
        <w:t>26</w:t>
      </w:r>
      <w:r w:rsidR="00FF497F">
        <w:rPr>
          <w:rFonts w:ascii="Times New Roman" w:eastAsia="Times New Roman" w:hAnsi="Times New Roman" w:cs="Times New Roman"/>
          <w:sz w:val="24"/>
          <w:szCs w:val="24"/>
        </w:rPr>
        <w:t xml:space="preserve"> of the time series were </w:t>
      </w:r>
      <w:r w:rsidR="00D4040D">
        <w:rPr>
          <w:rFonts w:ascii="Times New Roman" w:eastAsia="Times New Roman" w:hAnsi="Times New Roman" w:cs="Times New Roman"/>
          <w:sz w:val="24"/>
          <w:szCs w:val="24"/>
        </w:rPr>
        <w:t xml:space="preserve">considered </w:t>
      </w:r>
      <w:r w:rsidR="00503FE6">
        <w:rPr>
          <w:rFonts w:ascii="Times New Roman" w:eastAsia="Times New Roman" w:hAnsi="Times New Roman" w:cs="Times New Roman"/>
          <w:sz w:val="24"/>
          <w:szCs w:val="24"/>
        </w:rPr>
        <w:t>established</w:t>
      </w:r>
      <w:r w:rsidR="00F16604">
        <w:rPr>
          <w:rFonts w:ascii="Times New Roman" w:eastAsia="Times New Roman" w:hAnsi="Times New Roman" w:cs="Times New Roman"/>
          <w:sz w:val="24"/>
          <w:szCs w:val="24"/>
        </w:rPr>
        <w:t xml:space="preserve"> </w:t>
      </w:r>
      <w:r w:rsidR="00D4040D">
        <w:rPr>
          <w:rFonts w:ascii="Times New Roman" w:eastAsia="Times New Roman" w:hAnsi="Times New Roman" w:cs="Times New Roman"/>
          <w:sz w:val="24"/>
          <w:szCs w:val="24"/>
        </w:rPr>
        <w:t>populations</w:t>
      </w:r>
      <w:r w:rsidR="002829BC">
        <w:rPr>
          <w:rFonts w:ascii="Times New Roman" w:eastAsia="Times New Roman" w:hAnsi="Times New Roman" w:cs="Times New Roman"/>
          <w:sz w:val="24"/>
          <w:szCs w:val="24"/>
        </w:rPr>
        <w:t xml:space="preserve"> (Fig.</w:t>
      </w:r>
      <w:r w:rsidR="00B77248">
        <w:rPr>
          <w:rFonts w:ascii="Times New Roman" w:eastAsia="Times New Roman" w:hAnsi="Times New Roman" w:cs="Times New Roman"/>
          <w:sz w:val="24"/>
          <w:szCs w:val="24"/>
        </w:rPr>
        <w:t xml:space="preserve"> </w:t>
      </w:r>
      <w:r w:rsidR="002829BC">
        <w:rPr>
          <w:rFonts w:ascii="Times New Roman" w:eastAsia="Times New Roman" w:hAnsi="Times New Roman" w:cs="Times New Roman"/>
          <w:sz w:val="24"/>
          <w:szCs w:val="24"/>
        </w:rPr>
        <w:t>2)</w:t>
      </w:r>
      <w:r w:rsidR="00FF497F">
        <w:rPr>
          <w:rFonts w:ascii="Times New Roman" w:eastAsia="Times New Roman" w:hAnsi="Times New Roman" w:cs="Times New Roman"/>
          <w:sz w:val="24"/>
          <w:szCs w:val="24"/>
        </w:rPr>
        <w:t xml:space="preserve">.  </w:t>
      </w:r>
      <w:r w:rsidR="00BE37A1">
        <w:rPr>
          <w:rFonts w:ascii="Times New Roman" w:eastAsia="Times New Roman" w:hAnsi="Times New Roman" w:cs="Times New Roman"/>
          <w:sz w:val="24"/>
          <w:szCs w:val="24"/>
        </w:rPr>
        <w:t xml:space="preserve">Of the </w:t>
      </w:r>
      <w:r w:rsidR="00082D43">
        <w:rPr>
          <w:rFonts w:ascii="Times New Roman" w:eastAsia="Times New Roman" w:hAnsi="Times New Roman" w:cs="Times New Roman"/>
          <w:sz w:val="24"/>
          <w:szCs w:val="24"/>
        </w:rPr>
        <w:t>87</w:t>
      </w:r>
      <w:r w:rsidR="00BE37A1">
        <w:rPr>
          <w:rFonts w:ascii="Times New Roman" w:eastAsia="Times New Roman" w:hAnsi="Times New Roman" w:cs="Times New Roman"/>
          <w:sz w:val="24"/>
          <w:szCs w:val="24"/>
        </w:rPr>
        <w:t>-time series</w:t>
      </w:r>
      <w:r w:rsidR="00F16604">
        <w:rPr>
          <w:rFonts w:ascii="Times New Roman" w:eastAsia="Times New Roman" w:hAnsi="Times New Roman" w:cs="Times New Roman"/>
          <w:sz w:val="24"/>
          <w:szCs w:val="24"/>
        </w:rPr>
        <w:t xml:space="preserve"> that met criteri</w:t>
      </w:r>
      <w:r w:rsidR="00BE249F">
        <w:rPr>
          <w:rFonts w:ascii="Times New Roman" w:eastAsia="Times New Roman" w:hAnsi="Times New Roman" w:cs="Times New Roman"/>
          <w:sz w:val="24"/>
          <w:szCs w:val="24"/>
        </w:rPr>
        <w:t>on</w:t>
      </w:r>
      <w:r w:rsidR="009517F8">
        <w:rPr>
          <w:rFonts w:ascii="Times New Roman" w:eastAsia="Times New Roman" w:hAnsi="Times New Roman" w:cs="Times New Roman"/>
          <w:sz w:val="24"/>
          <w:szCs w:val="24"/>
        </w:rPr>
        <w:t xml:space="preserve"> 3,</w:t>
      </w:r>
      <w:r w:rsidR="00F16604">
        <w:rPr>
          <w:rFonts w:ascii="Times New Roman" w:eastAsia="Times New Roman" w:hAnsi="Times New Roman" w:cs="Times New Roman"/>
          <w:sz w:val="24"/>
          <w:szCs w:val="24"/>
        </w:rPr>
        <w:t xml:space="preserve"> </w:t>
      </w:r>
      <w:r w:rsidR="000C468B">
        <w:rPr>
          <w:rFonts w:ascii="Times New Roman" w:eastAsia="Times New Roman" w:hAnsi="Times New Roman" w:cs="Times New Roman"/>
          <w:sz w:val="24"/>
          <w:szCs w:val="24"/>
        </w:rPr>
        <w:t>3</w:t>
      </w:r>
      <w:r w:rsidR="005E0F1B">
        <w:rPr>
          <w:rFonts w:ascii="Times New Roman" w:eastAsia="Times New Roman" w:hAnsi="Times New Roman" w:cs="Times New Roman"/>
          <w:sz w:val="24"/>
          <w:szCs w:val="24"/>
        </w:rPr>
        <w:t>7</w:t>
      </w:r>
      <w:r w:rsidR="000C468B">
        <w:rPr>
          <w:rFonts w:ascii="Times New Roman" w:eastAsia="Times New Roman" w:hAnsi="Times New Roman" w:cs="Times New Roman"/>
          <w:sz w:val="24"/>
          <w:szCs w:val="24"/>
        </w:rPr>
        <w:t xml:space="preserve"> </w:t>
      </w:r>
      <w:r w:rsidR="00BE37A1">
        <w:rPr>
          <w:rFonts w:ascii="Times New Roman" w:eastAsia="Times New Roman" w:hAnsi="Times New Roman" w:cs="Times New Roman"/>
          <w:sz w:val="24"/>
          <w:szCs w:val="24"/>
        </w:rPr>
        <w:t xml:space="preserve">met </w:t>
      </w:r>
      <w:r w:rsidR="003F434A">
        <w:rPr>
          <w:rFonts w:ascii="Times New Roman" w:eastAsia="Times New Roman" w:hAnsi="Times New Roman" w:cs="Times New Roman"/>
          <w:sz w:val="24"/>
          <w:szCs w:val="24"/>
        </w:rPr>
        <w:t>the remaining</w:t>
      </w:r>
      <w:r w:rsidR="00DA3BC7">
        <w:rPr>
          <w:rFonts w:ascii="Times New Roman" w:eastAsia="Times New Roman" w:hAnsi="Times New Roman" w:cs="Times New Roman"/>
          <w:sz w:val="24"/>
          <w:szCs w:val="24"/>
        </w:rPr>
        <w:t xml:space="preserve"> criteri</w:t>
      </w:r>
      <w:r w:rsidR="00BE249F">
        <w:rPr>
          <w:rFonts w:ascii="Times New Roman" w:eastAsia="Times New Roman" w:hAnsi="Times New Roman" w:cs="Times New Roman"/>
          <w:sz w:val="24"/>
          <w:szCs w:val="24"/>
        </w:rPr>
        <w:t xml:space="preserve">a </w:t>
      </w:r>
      <w:r w:rsidR="00A66494">
        <w:rPr>
          <w:rFonts w:ascii="Times New Roman" w:eastAsia="Times New Roman" w:hAnsi="Times New Roman" w:cs="Times New Roman"/>
          <w:sz w:val="24"/>
          <w:szCs w:val="24"/>
        </w:rPr>
        <w:t xml:space="preserve">providing </w:t>
      </w:r>
      <w:r w:rsidR="00423983">
        <w:rPr>
          <w:rFonts w:ascii="Times New Roman" w:eastAsia="Times New Roman" w:hAnsi="Times New Roman" w:cs="Times New Roman"/>
          <w:sz w:val="24"/>
          <w:szCs w:val="24"/>
        </w:rPr>
        <w:t>the best</w:t>
      </w:r>
      <w:r w:rsidR="00A66494">
        <w:rPr>
          <w:rFonts w:ascii="Times New Roman" w:eastAsia="Times New Roman" w:hAnsi="Times New Roman" w:cs="Times New Roman"/>
          <w:sz w:val="24"/>
          <w:szCs w:val="24"/>
        </w:rPr>
        <w:t xml:space="preserve"> evidence for</w:t>
      </w:r>
      <w:r w:rsidR="00BE37A1">
        <w:rPr>
          <w:rFonts w:ascii="Times New Roman" w:eastAsia="Times New Roman" w:hAnsi="Times New Roman" w:cs="Times New Roman"/>
          <w:sz w:val="24"/>
          <w:szCs w:val="24"/>
        </w:rPr>
        <w:t xml:space="preserve"> a boom-bust</w:t>
      </w:r>
      <w:r w:rsidR="00423983">
        <w:rPr>
          <w:rFonts w:ascii="Times New Roman" w:eastAsia="Times New Roman" w:hAnsi="Times New Roman" w:cs="Times New Roman"/>
          <w:sz w:val="24"/>
          <w:szCs w:val="24"/>
        </w:rPr>
        <w:t>,</w:t>
      </w:r>
      <w:r w:rsidR="00A454F8">
        <w:rPr>
          <w:rFonts w:ascii="Times New Roman" w:eastAsia="Times New Roman" w:hAnsi="Times New Roman" w:cs="Times New Roman"/>
          <w:sz w:val="24"/>
          <w:szCs w:val="24"/>
        </w:rPr>
        <w:t xml:space="preserve"> </w:t>
      </w:r>
      <w:r w:rsidR="00A044C9">
        <w:rPr>
          <w:rFonts w:ascii="Times New Roman" w:eastAsia="Times New Roman" w:hAnsi="Times New Roman" w:cs="Times New Roman"/>
          <w:sz w:val="24"/>
          <w:szCs w:val="24"/>
        </w:rPr>
        <w:t>1</w:t>
      </w:r>
      <w:r w:rsidR="00522FE1">
        <w:rPr>
          <w:rFonts w:ascii="Times New Roman" w:eastAsia="Times New Roman" w:hAnsi="Times New Roman" w:cs="Times New Roman"/>
          <w:sz w:val="24"/>
          <w:szCs w:val="24"/>
        </w:rPr>
        <w:t>6</w:t>
      </w:r>
      <w:r w:rsidR="00A454F8">
        <w:rPr>
          <w:rFonts w:ascii="Times New Roman" w:eastAsia="Times New Roman" w:hAnsi="Times New Roman" w:cs="Times New Roman"/>
          <w:sz w:val="24"/>
          <w:szCs w:val="24"/>
        </w:rPr>
        <w:t xml:space="preserve"> </w:t>
      </w:r>
      <w:r w:rsidR="00BE67FF">
        <w:rPr>
          <w:rFonts w:ascii="Times New Roman" w:eastAsia="Times New Roman" w:hAnsi="Times New Roman" w:cs="Times New Roman"/>
          <w:sz w:val="24"/>
          <w:szCs w:val="24"/>
        </w:rPr>
        <w:lastRenderedPageBreak/>
        <w:t>met criteria 1-3</w:t>
      </w:r>
      <w:r w:rsidR="008614BC">
        <w:rPr>
          <w:rFonts w:ascii="Times New Roman" w:eastAsia="Times New Roman" w:hAnsi="Times New Roman" w:cs="Times New Roman"/>
          <w:sz w:val="24"/>
          <w:szCs w:val="24"/>
        </w:rPr>
        <w:t xml:space="preserve"> but did</w:t>
      </w:r>
      <w:r w:rsidR="009618CF">
        <w:rPr>
          <w:rFonts w:ascii="Times New Roman" w:eastAsia="Times New Roman" w:hAnsi="Times New Roman" w:cs="Times New Roman"/>
          <w:sz w:val="24"/>
          <w:szCs w:val="24"/>
        </w:rPr>
        <w:t xml:space="preserve"> not</w:t>
      </w:r>
      <w:r w:rsidR="008614BC">
        <w:rPr>
          <w:rFonts w:ascii="Times New Roman" w:eastAsia="Times New Roman" w:hAnsi="Times New Roman" w:cs="Times New Roman"/>
          <w:sz w:val="24"/>
          <w:szCs w:val="24"/>
        </w:rPr>
        <w:t xml:space="preserve"> include enough survey</w:t>
      </w:r>
      <w:r w:rsidR="002907D2">
        <w:rPr>
          <w:rFonts w:ascii="Times New Roman" w:eastAsia="Times New Roman" w:hAnsi="Times New Roman" w:cs="Times New Roman"/>
          <w:sz w:val="24"/>
          <w:szCs w:val="24"/>
        </w:rPr>
        <w:t>s</w:t>
      </w:r>
      <w:r w:rsidR="008614BC">
        <w:rPr>
          <w:rFonts w:ascii="Times New Roman" w:eastAsia="Times New Roman" w:hAnsi="Times New Roman" w:cs="Times New Roman"/>
          <w:sz w:val="24"/>
          <w:szCs w:val="24"/>
        </w:rPr>
        <w:t xml:space="preserve"> to determine if</w:t>
      </w:r>
      <w:r w:rsidR="000E3AB6">
        <w:rPr>
          <w:rFonts w:ascii="Times New Roman" w:eastAsia="Times New Roman" w:hAnsi="Times New Roman" w:cs="Times New Roman"/>
          <w:sz w:val="24"/>
          <w:szCs w:val="24"/>
        </w:rPr>
        <w:t xml:space="preserve"> criterion 4 was met</w:t>
      </w:r>
      <w:r w:rsidR="00423983">
        <w:rPr>
          <w:rFonts w:ascii="Times New Roman" w:eastAsia="Times New Roman" w:hAnsi="Times New Roman" w:cs="Times New Roman"/>
          <w:sz w:val="24"/>
          <w:szCs w:val="24"/>
        </w:rPr>
        <w:t xml:space="preserve"> (</w:t>
      </w:r>
      <w:r w:rsidR="0072689E">
        <w:rPr>
          <w:rFonts w:ascii="Times New Roman" w:eastAsia="Times New Roman" w:hAnsi="Times New Roman" w:cs="Times New Roman"/>
          <w:sz w:val="24"/>
          <w:szCs w:val="24"/>
        </w:rPr>
        <w:t xml:space="preserve">i.e., </w:t>
      </w:r>
      <w:r w:rsidR="00423983">
        <w:rPr>
          <w:rFonts w:ascii="Times New Roman" w:eastAsia="Times New Roman" w:hAnsi="Times New Roman" w:cs="Times New Roman"/>
          <w:sz w:val="24"/>
          <w:szCs w:val="24"/>
        </w:rPr>
        <w:t>sustained declines)</w:t>
      </w:r>
      <w:r w:rsidR="008614BC">
        <w:rPr>
          <w:rFonts w:ascii="Times New Roman" w:eastAsia="Times New Roman" w:hAnsi="Times New Roman" w:cs="Times New Roman"/>
          <w:sz w:val="24"/>
          <w:szCs w:val="24"/>
        </w:rPr>
        <w:t>,</w:t>
      </w:r>
      <w:r w:rsidR="00A37147">
        <w:rPr>
          <w:rFonts w:ascii="Times New Roman" w:eastAsia="Times New Roman" w:hAnsi="Times New Roman" w:cs="Times New Roman"/>
          <w:sz w:val="24"/>
          <w:szCs w:val="24"/>
        </w:rPr>
        <w:t xml:space="preserve"> and</w:t>
      </w:r>
      <w:r w:rsidR="008614BC">
        <w:rPr>
          <w:rFonts w:ascii="Times New Roman" w:eastAsia="Times New Roman" w:hAnsi="Times New Roman" w:cs="Times New Roman"/>
          <w:sz w:val="24"/>
          <w:szCs w:val="24"/>
        </w:rPr>
        <w:t xml:space="preserve"> </w:t>
      </w:r>
      <w:r w:rsidR="00A044C9">
        <w:rPr>
          <w:rFonts w:ascii="Times New Roman" w:eastAsia="Times New Roman" w:hAnsi="Times New Roman" w:cs="Times New Roman"/>
          <w:sz w:val="24"/>
          <w:szCs w:val="24"/>
        </w:rPr>
        <w:t>3</w:t>
      </w:r>
      <w:r w:rsidR="00522FE1">
        <w:rPr>
          <w:rFonts w:ascii="Times New Roman" w:eastAsia="Times New Roman" w:hAnsi="Times New Roman" w:cs="Times New Roman"/>
          <w:sz w:val="24"/>
          <w:szCs w:val="24"/>
        </w:rPr>
        <w:t>4</w:t>
      </w:r>
      <w:r w:rsidR="008614BC">
        <w:rPr>
          <w:rFonts w:ascii="Times New Roman" w:eastAsia="Times New Roman" w:hAnsi="Times New Roman" w:cs="Times New Roman"/>
          <w:sz w:val="24"/>
          <w:szCs w:val="24"/>
        </w:rPr>
        <w:t xml:space="preserve"> met the definition of</w:t>
      </w:r>
      <w:r w:rsidR="00A454F8">
        <w:rPr>
          <w:rFonts w:ascii="Times New Roman" w:eastAsia="Times New Roman" w:hAnsi="Times New Roman" w:cs="Times New Roman"/>
          <w:sz w:val="24"/>
          <w:szCs w:val="24"/>
        </w:rPr>
        <w:t xml:space="preserve"> </w:t>
      </w:r>
      <w:r w:rsidR="008614BC">
        <w:rPr>
          <w:rFonts w:ascii="Times New Roman" w:eastAsia="Times New Roman" w:hAnsi="Times New Roman" w:cs="Times New Roman"/>
          <w:sz w:val="24"/>
          <w:szCs w:val="24"/>
        </w:rPr>
        <w:t xml:space="preserve">bust </w:t>
      </w:r>
      <w:r w:rsidR="00A66494">
        <w:rPr>
          <w:rFonts w:ascii="Times New Roman" w:eastAsia="Times New Roman" w:hAnsi="Times New Roman" w:cs="Times New Roman"/>
          <w:sz w:val="24"/>
          <w:szCs w:val="24"/>
        </w:rPr>
        <w:t>(criteria 2</w:t>
      </w:r>
      <w:r w:rsidR="00CB195E">
        <w:rPr>
          <w:rFonts w:ascii="Times New Roman" w:eastAsia="Times New Roman" w:hAnsi="Times New Roman" w:cs="Times New Roman"/>
          <w:sz w:val="24"/>
          <w:szCs w:val="24"/>
        </w:rPr>
        <w:t>-</w:t>
      </w:r>
      <w:r w:rsidR="00A66494">
        <w:rPr>
          <w:rFonts w:ascii="Times New Roman" w:eastAsia="Times New Roman" w:hAnsi="Times New Roman" w:cs="Times New Roman"/>
          <w:sz w:val="24"/>
          <w:szCs w:val="24"/>
        </w:rPr>
        <w:t xml:space="preserve">4) </w:t>
      </w:r>
      <w:r w:rsidR="008614BC">
        <w:rPr>
          <w:rFonts w:ascii="Times New Roman" w:eastAsia="Times New Roman" w:hAnsi="Times New Roman" w:cs="Times New Roman"/>
          <w:sz w:val="24"/>
          <w:szCs w:val="24"/>
        </w:rPr>
        <w:t xml:space="preserve">but did not present data </w:t>
      </w:r>
      <w:r w:rsidR="00A66494">
        <w:rPr>
          <w:rFonts w:ascii="Times New Roman" w:eastAsia="Times New Roman" w:hAnsi="Times New Roman" w:cs="Times New Roman"/>
          <w:sz w:val="24"/>
          <w:szCs w:val="24"/>
        </w:rPr>
        <w:t>to address criterion 1 (</w:t>
      </w:r>
      <w:r w:rsidR="00423983">
        <w:rPr>
          <w:rFonts w:ascii="Times New Roman" w:eastAsia="Times New Roman" w:hAnsi="Times New Roman" w:cs="Times New Roman"/>
          <w:sz w:val="24"/>
          <w:szCs w:val="24"/>
        </w:rPr>
        <w:t>rapid population growth</w:t>
      </w:r>
      <w:r w:rsidR="00CB195E">
        <w:rPr>
          <w:rFonts w:ascii="Times New Roman" w:eastAsia="Times New Roman" w:hAnsi="Times New Roman" w:cs="Times New Roman"/>
          <w:sz w:val="24"/>
          <w:szCs w:val="24"/>
        </w:rPr>
        <w:t xml:space="preserve">; </w:t>
      </w:r>
      <w:r w:rsidR="008614BC">
        <w:rPr>
          <w:rFonts w:ascii="Times New Roman" w:eastAsia="Times New Roman" w:hAnsi="Times New Roman" w:cs="Times New Roman"/>
          <w:sz w:val="24"/>
          <w:szCs w:val="24"/>
        </w:rPr>
        <w:t>Fig</w:t>
      </w:r>
      <w:r w:rsidR="00147DB7">
        <w:rPr>
          <w:rFonts w:ascii="Times New Roman" w:eastAsia="Times New Roman" w:hAnsi="Times New Roman" w:cs="Times New Roman"/>
          <w:sz w:val="24"/>
          <w:szCs w:val="24"/>
        </w:rPr>
        <w:t>.</w:t>
      </w:r>
      <w:r w:rsidR="008614BC">
        <w:rPr>
          <w:rFonts w:ascii="Times New Roman" w:eastAsia="Times New Roman" w:hAnsi="Times New Roman" w:cs="Times New Roman"/>
          <w:sz w:val="24"/>
          <w:szCs w:val="24"/>
        </w:rPr>
        <w:t xml:space="preserve"> 2).</w:t>
      </w:r>
    </w:p>
    <w:p w14:paraId="3B9A043C" w14:textId="11A9698F" w:rsidR="00EA7F5D" w:rsidRPr="00311695" w:rsidRDefault="00311695" w:rsidP="00311695">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Geographic and Taxonomic</w:t>
      </w:r>
      <w:r w:rsidR="00A56DD6">
        <w:rPr>
          <w:rFonts w:ascii="Times New Roman" w:eastAsia="Times New Roman" w:hAnsi="Times New Roman" w:cs="Times New Roman"/>
          <w:i/>
          <w:iCs/>
          <w:sz w:val="24"/>
          <w:szCs w:val="24"/>
        </w:rPr>
        <w:t xml:space="preserve"> Characteristics</w:t>
      </w:r>
      <w:r w:rsidR="00420424">
        <w:rPr>
          <w:rFonts w:ascii="Times New Roman" w:eastAsia="Times New Roman" w:hAnsi="Times New Roman" w:cs="Times New Roman"/>
          <w:i/>
          <w:iCs/>
          <w:sz w:val="24"/>
          <w:szCs w:val="24"/>
        </w:rPr>
        <w:t xml:space="preserve"> </w:t>
      </w:r>
    </w:p>
    <w:p w14:paraId="774A1D51" w14:textId="0CB45520" w:rsidR="001F1F86" w:rsidRDefault="00210620"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87</w:t>
      </w:r>
      <w:r w:rsidR="008D37AF">
        <w:rPr>
          <w:rFonts w:ascii="Times New Roman" w:eastAsia="Times New Roman" w:hAnsi="Times New Roman" w:cs="Times New Roman"/>
          <w:sz w:val="24"/>
          <w:szCs w:val="24"/>
        </w:rPr>
        <w:t xml:space="preserve"> times</w:t>
      </w:r>
      <w:proofErr w:type="gramEnd"/>
      <w:r w:rsidR="008D37AF">
        <w:rPr>
          <w:rFonts w:ascii="Times New Roman" w:eastAsia="Times New Roman" w:hAnsi="Times New Roman" w:cs="Times New Roman"/>
          <w:sz w:val="24"/>
          <w:szCs w:val="24"/>
        </w:rPr>
        <w:t xml:space="preserve"> series </w:t>
      </w:r>
      <w:r w:rsidR="00702B87">
        <w:rPr>
          <w:rFonts w:ascii="Times New Roman" w:eastAsia="Times New Roman" w:hAnsi="Times New Roman" w:cs="Times New Roman"/>
          <w:sz w:val="24"/>
          <w:szCs w:val="24"/>
        </w:rPr>
        <w:t>that met criteria 3 (</w:t>
      </w:r>
      <w:r w:rsidR="00EB48DF">
        <w:rPr>
          <w:rFonts w:ascii="Times New Roman" w:eastAsia="Times New Roman" w:hAnsi="Times New Roman" w:cs="Times New Roman"/>
          <w:sz w:val="24"/>
          <w:szCs w:val="24"/>
        </w:rPr>
        <w:t xml:space="preserve">i.e., </w:t>
      </w:r>
      <w:proofErr w:type="gramStart"/>
      <w:r w:rsidR="00EB48DF">
        <w:rPr>
          <w:rFonts w:ascii="Times New Roman" w:eastAsia="Times New Roman" w:hAnsi="Times New Roman" w:cs="Times New Roman"/>
          <w:sz w:val="24"/>
          <w:szCs w:val="24"/>
        </w:rPr>
        <w:t>≥  90</w:t>
      </w:r>
      <w:proofErr w:type="gramEnd"/>
      <w:r w:rsidR="00EB48DF">
        <w:rPr>
          <w:rFonts w:ascii="Times New Roman" w:eastAsia="Times New Roman" w:hAnsi="Times New Roman" w:cs="Times New Roman"/>
          <w:sz w:val="24"/>
          <w:szCs w:val="24"/>
        </w:rPr>
        <w:t>% decline)</w:t>
      </w:r>
      <w:r w:rsidR="00B87F7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were unevenly distributed</w:t>
      </w:r>
      <w:r w:rsidR="00B87F74">
        <w:rPr>
          <w:rFonts w:ascii="Times New Roman" w:eastAsia="Times New Roman" w:hAnsi="Times New Roman" w:cs="Times New Roman"/>
          <w:sz w:val="24"/>
          <w:szCs w:val="24"/>
        </w:rPr>
        <w:t xml:space="preserve"> across continents</w:t>
      </w:r>
      <w:r>
        <w:rPr>
          <w:rFonts w:ascii="Times New Roman" w:eastAsia="Times New Roman" w:hAnsi="Times New Roman" w:cs="Times New Roman"/>
          <w:sz w:val="24"/>
          <w:szCs w:val="24"/>
        </w:rPr>
        <w:t xml:space="preserve"> (Fig</w:t>
      </w:r>
      <w:r w:rsidR="00777978">
        <w:rPr>
          <w:rFonts w:ascii="Times New Roman" w:eastAsia="Times New Roman" w:hAnsi="Times New Roman" w:cs="Times New Roman"/>
          <w:sz w:val="24"/>
          <w:szCs w:val="24"/>
        </w:rPr>
        <w:t>.3)</w:t>
      </w:r>
      <w:r w:rsidR="00B87F74">
        <w:rPr>
          <w:rFonts w:ascii="Times New Roman" w:eastAsia="Times New Roman" w:hAnsi="Times New Roman" w:cs="Times New Roman"/>
          <w:sz w:val="24"/>
          <w:szCs w:val="24"/>
        </w:rPr>
        <w:t>.</w:t>
      </w:r>
      <w:r w:rsidR="00A06CE7">
        <w:rPr>
          <w:rFonts w:ascii="Times New Roman" w:eastAsia="Times New Roman" w:hAnsi="Times New Roman" w:cs="Times New Roman"/>
          <w:sz w:val="24"/>
          <w:szCs w:val="24"/>
        </w:rPr>
        <w:t xml:space="preserve"> </w:t>
      </w:r>
      <w:r w:rsidR="00CB23F0">
        <w:rPr>
          <w:rFonts w:ascii="Times New Roman" w:eastAsia="Times New Roman" w:hAnsi="Times New Roman" w:cs="Times New Roman"/>
          <w:sz w:val="24"/>
          <w:szCs w:val="24"/>
        </w:rPr>
        <w:t xml:space="preserve">76% of the time </w:t>
      </w:r>
      <w:r w:rsidR="00492E2B">
        <w:rPr>
          <w:rFonts w:ascii="Times New Roman" w:eastAsia="Times New Roman" w:hAnsi="Times New Roman" w:cs="Times New Roman"/>
          <w:sz w:val="24"/>
          <w:szCs w:val="24"/>
        </w:rPr>
        <w:t>series</w:t>
      </w:r>
      <w:r w:rsidR="00CB23F0">
        <w:rPr>
          <w:rFonts w:ascii="Times New Roman" w:eastAsia="Times New Roman" w:hAnsi="Times New Roman" w:cs="Times New Roman"/>
          <w:sz w:val="24"/>
          <w:szCs w:val="24"/>
        </w:rPr>
        <w:t xml:space="preserve"> (</w:t>
      </w:r>
      <w:r w:rsidR="00492E2B">
        <w:rPr>
          <w:rFonts w:ascii="Times New Roman" w:eastAsia="Times New Roman" w:hAnsi="Times New Roman" w:cs="Times New Roman"/>
          <w:sz w:val="24"/>
          <w:szCs w:val="24"/>
        </w:rPr>
        <w:t xml:space="preserve">66 out of 87) that documented ≥ 90% declines were from </w:t>
      </w:r>
      <w:r w:rsidR="00DE5F04">
        <w:rPr>
          <w:rFonts w:ascii="Times New Roman" w:eastAsia="Times New Roman" w:hAnsi="Times New Roman" w:cs="Times New Roman"/>
          <w:sz w:val="24"/>
          <w:szCs w:val="24"/>
        </w:rPr>
        <w:t>Europe and North America</w:t>
      </w:r>
      <w:r w:rsidR="00492E2B">
        <w:rPr>
          <w:rFonts w:ascii="Times New Roman" w:eastAsia="Times New Roman" w:hAnsi="Times New Roman" w:cs="Times New Roman"/>
          <w:sz w:val="24"/>
          <w:szCs w:val="24"/>
        </w:rPr>
        <w:t xml:space="preserve"> (34 and 32, respectively</w:t>
      </w:r>
      <w:r w:rsidR="00914DEA">
        <w:rPr>
          <w:rFonts w:ascii="Times New Roman" w:eastAsia="Times New Roman" w:hAnsi="Times New Roman" w:cs="Times New Roman"/>
          <w:sz w:val="24"/>
          <w:szCs w:val="24"/>
        </w:rPr>
        <w:t>; Fig. 3A</w:t>
      </w:r>
      <w:r w:rsidR="00492E2B">
        <w:rPr>
          <w:rFonts w:ascii="Times New Roman" w:eastAsia="Times New Roman" w:hAnsi="Times New Roman" w:cs="Times New Roman"/>
          <w:sz w:val="24"/>
          <w:szCs w:val="24"/>
        </w:rPr>
        <w:t>).</w:t>
      </w:r>
      <w:r w:rsidR="00DE5F04">
        <w:rPr>
          <w:rFonts w:ascii="Times New Roman" w:eastAsia="Times New Roman" w:hAnsi="Times New Roman" w:cs="Times New Roman"/>
          <w:sz w:val="24"/>
          <w:szCs w:val="24"/>
        </w:rPr>
        <w:t xml:space="preserve"> </w:t>
      </w:r>
      <w:r w:rsidR="00914DEA">
        <w:rPr>
          <w:rFonts w:ascii="Times New Roman" w:eastAsia="Times New Roman" w:hAnsi="Times New Roman" w:cs="Times New Roman"/>
          <w:sz w:val="24"/>
          <w:szCs w:val="24"/>
        </w:rPr>
        <w:t>22% of the time series (</w:t>
      </w:r>
      <w:r w:rsidR="0010570C">
        <w:rPr>
          <w:rFonts w:ascii="Times New Roman" w:eastAsia="Times New Roman" w:hAnsi="Times New Roman" w:cs="Times New Roman"/>
          <w:sz w:val="24"/>
          <w:szCs w:val="24"/>
        </w:rPr>
        <w:t>19 out of 87</w:t>
      </w:r>
      <w:r w:rsidR="00914DEA">
        <w:rPr>
          <w:rFonts w:ascii="Times New Roman" w:eastAsia="Times New Roman" w:hAnsi="Times New Roman" w:cs="Times New Roman"/>
          <w:sz w:val="24"/>
          <w:szCs w:val="24"/>
        </w:rPr>
        <w:t xml:space="preserve">) were from </w:t>
      </w:r>
      <w:r w:rsidR="00083377">
        <w:rPr>
          <w:rFonts w:ascii="Times New Roman" w:eastAsia="Times New Roman" w:hAnsi="Times New Roman" w:cs="Times New Roman"/>
          <w:sz w:val="24"/>
          <w:szCs w:val="24"/>
        </w:rPr>
        <w:t>i</w:t>
      </w:r>
      <w:r w:rsidR="00B87F74">
        <w:rPr>
          <w:rFonts w:ascii="Times New Roman" w:eastAsia="Times New Roman" w:hAnsi="Times New Roman" w:cs="Times New Roman"/>
          <w:sz w:val="24"/>
          <w:szCs w:val="24"/>
        </w:rPr>
        <w:t>slands (i.e., Oceania</w:t>
      </w:r>
      <w:r w:rsidR="001F1F86">
        <w:rPr>
          <w:rFonts w:ascii="Times New Roman" w:eastAsia="Times New Roman" w:hAnsi="Times New Roman" w:cs="Times New Roman"/>
          <w:sz w:val="24"/>
          <w:szCs w:val="24"/>
        </w:rPr>
        <w:t>; Fig. 3A</w:t>
      </w:r>
      <w:r w:rsidR="00B87F74">
        <w:rPr>
          <w:rFonts w:ascii="Times New Roman" w:eastAsia="Times New Roman" w:hAnsi="Times New Roman" w:cs="Times New Roman"/>
          <w:sz w:val="24"/>
          <w:szCs w:val="24"/>
        </w:rPr>
        <w:t>)</w:t>
      </w:r>
      <w:r w:rsidR="00914DEA">
        <w:rPr>
          <w:rFonts w:ascii="Times New Roman" w:eastAsia="Times New Roman" w:hAnsi="Times New Roman" w:cs="Times New Roman"/>
          <w:sz w:val="24"/>
          <w:szCs w:val="24"/>
        </w:rPr>
        <w:t>. Asian and Australia only had 1 time series each that documented ≥ 90% declines (Fig</w:t>
      </w:r>
      <w:r w:rsidR="001F1F86">
        <w:rPr>
          <w:rFonts w:ascii="Times New Roman" w:eastAsia="Times New Roman" w:hAnsi="Times New Roman" w:cs="Times New Roman"/>
          <w:sz w:val="24"/>
          <w:szCs w:val="24"/>
        </w:rPr>
        <w:t>. 3A)</w:t>
      </w:r>
      <w:r w:rsidR="00914DEA">
        <w:rPr>
          <w:rFonts w:ascii="Times New Roman" w:eastAsia="Times New Roman" w:hAnsi="Times New Roman" w:cs="Times New Roman"/>
          <w:sz w:val="24"/>
          <w:szCs w:val="24"/>
        </w:rPr>
        <w:t xml:space="preserve">. </w:t>
      </w:r>
      <w:r w:rsidR="00083377">
        <w:rPr>
          <w:rFonts w:ascii="Times New Roman" w:eastAsia="Times New Roman" w:hAnsi="Times New Roman" w:cs="Times New Roman"/>
          <w:sz w:val="24"/>
          <w:szCs w:val="24"/>
        </w:rPr>
        <w:t xml:space="preserve"> </w:t>
      </w:r>
      <w:r w:rsidR="0034020B">
        <w:rPr>
          <w:rFonts w:ascii="Times New Roman" w:eastAsia="Times New Roman" w:hAnsi="Times New Roman" w:cs="Times New Roman"/>
          <w:sz w:val="24"/>
          <w:szCs w:val="24"/>
        </w:rPr>
        <w:t>South America, Africa, and Antarctica had no time series</w:t>
      </w:r>
      <w:r w:rsidR="00D57452">
        <w:rPr>
          <w:rFonts w:ascii="Times New Roman" w:eastAsia="Times New Roman" w:hAnsi="Times New Roman" w:cs="Times New Roman"/>
          <w:sz w:val="24"/>
          <w:szCs w:val="24"/>
        </w:rPr>
        <w:t xml:space="preserve"> that</w:t>
      </w:r>
      <w:r w:rsidR="0034020B">
        <w:rPr>
          <w:rFonts w:ascii="Times New Roman" w:eastAsia="Times New Roman" w:hAnsi="Times New Roman" w:cs="Times New Roman"/>
          <w:sz w:val="24"/>
          <w:szCs w:val="24"/>
        </w:rPr>
        <w:t xml:space="preserve"> documented </w:t>
      </w:r>
      <w:r w:rsidR="001F1F86">
        <w:rPr>
          <w:rFonts w:ascii="Times New Roman" w:eastAsia="Times New Roman" w:hAnsi="Times New Roman" w:cs="Times New Roman"/>
          <w:sz w:val="24"/>
          <w:szCs w:val="24"/>
        </w:rPr>
        <w:t xml:space="preserve">≥ 90% declines </w:t>
      </w:r>
      <w:r w:rsidR="004F2FBF">
        <w:rPr>
          <w:rFonts w:ascii="Times New Roman" w:eastAsia="Times New Roman" w:hAnsi="Times New Roman" w:cs="Times New Roman"/>
          <w:sz w:val="24"/>
          <w:szCs w:val="24"/>
        </w:rPr>
        <w:t>(Figure 3A)</w:t>
      </w:r>
      <w:r w:rsidR="0034020B">
        <w:rPr>
          <w:rFonts w:ascii="Times New Roman" w:eastAsia="Times New Roman" w:hAnsi="Times New Roman" w:cs="Times New Roman"/>
          <w:sz w:val="24"/>
          <w:szCs w:val="24"/>
        </w:rPr>
        <w:t>.</w:t>
      </w:r>
      <w:r w:rsidR="004F2FBF">
        <w:rPr>
          <w:rFonts w:ascii="Times New Roman" w:eastAsia="Times New Roman" w:hAnsi="Times New Roman" w:cs="Times New Roman"/>
          <w:sz w:val="24"/>
          <w:szCs w:val="24"/>
        </w:rPr>
        <w:t xml:space="preserve"> </w:t>
      </w:r>
    </w:p>
    <w:p w14:paraId="69E72045" w14:textId="391362F2" w:rsidR="00027047" w:rsidRDefault="00791326" w:rsidP="004F0F71">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Taxonomic groups</w:t>
      </w:r>
      <w:r w:rsidR="002B031A">
        <w:rPr>
          <w:rFonts w:ascii="Times New Roman" w:eastAsia="Times New Roman" w:hAnsi="Times New Roman" w:cs="Times New Roman"/>
          <w:sz w:val="24"/>
          <w:szCs w:val="24"/>
        </w:rPr>
        <w:t xml:space="preserve"> were also unevenly represented in the </w:t>
      </w:r>
      <w:r w:rsidR="00ED4337">
        <w:rPr>
          <w:rFonts w:ascii="Times New Roman" w:eastAsia="Times New Roman" w:hAnsi="Times New Roman" w:cs="Times New Roman"/>
          <w:sz w:val="24"/>
          <w:szCs w:val="24"/>
        </w:rPr>
        <w:t>87-time</w:t>
      </w:r>
      <w:r w:rsidR="002B031A">
        <w:rPr>
          <w:rFonts w:ascii="Times New Roman" w:eastAsia="Times New Roman" w:hAnsi="Times New Roman" w:cs="Times New Roman"/>
          <w:sz w:val="24"/>
          <w:szCs w:val="24"/>
        </w:rPr>
        <w:t xml:space="preserve"> series that met criteria 3</w:t>
      </w:r>
      <w:r w:rsidR="00F60F10">
        <w:rPr>
          <w:rFonts w:ascii="Times New Roman" w:eastAsia="Times New Roman" w:hAnsi="Times New Roman" w:cs="Times New Roman"/>
          <w:sz w:val="24"/>
          <w:szCs w:val="24"/>
        </w:rPr>
        <w:t xml:space="preserve">. </w:t>
      </w:r>
      <w:r w:rsidR="00471B45">
        <w:rPr>
          <w:rFonts w:ascii="Times New Roman" w:eastAsia="Times New Roman" w:hAnsi="Times New Roman" w:cs="Times New Roman"/>
          <w:sz w:val="24"/>
          <w:szCs w:val="24"/>
        </w:rPr>
        <w:t>Almost a third of all the time series (</w:t>
      </w:r>
      <w:r w:rsidR="005C5711">
        <w:rPr>
          <w:rFonts w:ascii="Times New Roman" w:eastAsia="Times New Roman" w:hAnsi="Times New Roman" w:cs="Times New Roman"/>
          <w:sz w:val="24"/>
          <w:szCs w:val="24"/>
        </w:rPr>
        <w:t>27 out of 87</w:t>
      </w:r>
      <w:r w:rsidR="00627B05">
        <w:rPr>
          <w:rFonts w:ascii="Times New Roman" w:eastAsia="Times New Roman" w:hAnsi="Times New Roman" w:cs="Times New Roman"/>
          <w:sz w:val="24"/>
          <w:szCs w:val="24"/>
        </w:rPr>
        <w:t xml:space="preserve"> = 31%</w:t>
      </w:r>
      <w:r w:rsidR="00471B45">
        <w:rPr>
          <w:rFonts w:ascii="Times New Roman" w:eastAsia="Times New Roman" w:hAnsi="Times New Roman" w:cs="Times New Roman"/>
          <w:sz w:val="24"/>
          <w:szCs w:val="24"/>
        </w:rPr>
        <w:t xml:space="preserve">) that documented </w:t>
      </w:r>
      <w:r w:rsidR="00B360B8">
        <w:rPr>
          <w:rFonts w:ascii="Times New Roman" w:eastAsia="Times New Roman" w:hAnsi="Times New Roman" w:cs="Times New Roman"/>
          <w:sz w:val="24"/>
          <w:szCs w:val="24"/>
        </w:rPr>
        <w:t>≥ 90 % declines were from different populations of the</w:t>
      </w:r>
      <w:r w:rsidR="005645B8">
        <w:rPr>
          <w:rFonts w:ascii="Times New Roman" w:eastAsia="Times New Roman" w:hAnsi="Times New Roman" w:cs="Times New Roman"/>
          <w:sz w:val="24"/>
          <w:szCs w:val="24"/>
        </w:rPr>
        <w:t xml:space="preserve"> New Zealand </w:t>
      </w:r>
      <w:r w:rsidR="001049BD">
        <w:rPr>
          <w:rFonts w:ascii="Times New Roman" w:eastAsia="Times New Roman" w:hAnsi="Times New Roman" w:cs="Times New Roman"/>
          <w:sz w:val="24"/>
          <w:szCs w:val="24"/>
        </w:rPr>
        <w:t>mud snail</w:t>
      </w:r>
      <w:r w:rsidR="00B360B8">
        <w:rPr>
          <w:rFonts w:ascii="Times New Roman" w:eastAsia="Times New Roman" w:hAnsi="Times New Roman" w:cs="Times New Roman"/>
          <w:sz w:val="24"/>
          <w:szCs w:val="24"/>
        </w:rPr>
        <w:t xml:space="preserve"> (</w:t>
      </w:r>
      <w:proofErr w:type="spellStart"/>
      <w:r w:rsidR="001049BD" w:rsidRPr="001049BD">
        <w:rPr>
          <w:rFonts w:ascii="Times New Roman" w:eastAsia="Times New Roman" w:hAnsi="Times New Roman" w:cs="Times New Roman"/>
          <w:i/>
          <w:iCs/>
          <w:sz w:val="24"/>
          <w:szCs w:val="24"/>
        </w:rPr>
        <w:t>Potamopyrgus</w:t>
      </w:r>
      <w:proofErr w:type="spellEnd"/>
      <w:r w:rsidR="001049BD" w:rsidRPr="001049BD">
        <w:rPr>
          <w:rFonts w:ascii="Times New Roman" w:eastAsia="Times New Roman" w:hAnsi="Times New Roman" w:cs="Times New Roman"/>
          <w:i/>
          <w:iCs/>
          <w:sz w:val="24"/>
          <w:szCs w:val="24"/>
        </w:rPr>
        <w:t xml:space="preserve"> </w:t>
      </w:r>
      <w:proofErr w:type="spellStart"/>
      <w:r w:rsidR="001049BD" w:rsidRPr="001049BD">
        <w:rPr>
          <w:rFonts w:ascii="Times New Roman" w:eastAsia="Times New Roman" w:hAnsi="Times New Roman" w:cs="Times New Roman"/>
          <w:i/>
          <w:iCs/>
          <w:sz w:val="24"/>
          <w:szCs w:val="24"/>
        </w:rPr>
        <w:t>antipodarum</w:t>
      </w:r>
      <w:proofErr w:type="spellEnd"/>
      <w:r w:rsidR="003341E4" w:rsidRPr="003341E4">
        <w:rPr>
          <w:rFonts w:ascii="Times New Roman" w:eastAsia="Times New Roman" w:hAnsi="Times New Roman" w:cs="Times New Roman"/>
          <w:sz w:val="24"/>
          <w:szCs w:val="24"/>
        </w:rPr>
        <w:t>)</w:t>
      </w:r>
      <w:r w:rsidR="005C5711">
        <w:rPr>
          <w:rFonts w:ascii="Times New Roman" w:eastAsia="Times New Roman" w:hAnsi="Times New Roman" w:cs="Times New Roman"/>
          <w:sz w:val="24"/>
          <w:szCs w:val="24"/>
        </w:rPr>
        <w:t>. Fig. 3B</w:t>
      </w:r>
      <w:r w:rsidR="001049BD">
        <w:rPr>
          <w:rFonts w:ascii="Times New Roman" w:eastAsia="Times New Roman" w:hAnsi="Times New Roman" w:cs="Times New Roman"/>
          <w:sz w:val="24"/>
          <w:szCs w:val="24"/>
        </w:rPr>
        <w:t>)</w:t>
      </w:r>
      <w:r w:rsidR="005C5711">
        <w:rPr>
          <w:rFonts w:ascii="Times New Roman" w:eastAsia="Times New Roman" w:hAnsi="Times New Roman" w:cs="Times New Roman"/>
          <w:sz w:val="24"/>
          <w:szCs w:val="24"/>
        </w:rPr>
        <w:t>. The remaining species all had</w:t>
      </w:r>
      <w:r w:rsidR="00882DA5">
        <w:rPr>
          <w:rFonts w:ascii="Times New Roman" w:eastAsia="Times New Roman" w:hAnsi="Times New Roman" w:cs="Times New Roman"/>
          <w:sz w:val="24"/>
          <w:szCs w:val="24"/>
        </w:rPr>
        <w:t xml:space="preserve"> ≤ 4 time series documenting ≥ 90% declines</w:t>
      </w:r>
      <w:r w:rsidR="007E4A44">
        <w:rPr>
          <w:rFonts w:ascii="Times New Roman" w:eastAsia="Times New Roman" w:hAnsi="Times New Roman" w:cs="Times New Roman"/>
          <w:sz w:val="24"/>
          <w:szCs w:val="24"/>
        </w:rPr>
        <w:t xml:space="preserve"> (Fig. 3B).</w:t>
      </w:r>
      <w:r w:rsidR="00BA1273" w:rsidRPr="00BA1273">
        <w:rPr>
          <w:rFonts w:ascii="Times New Roman" w:eastAsia="Times New Roman" w:hAnsi="Times New Roman" w:cs="Times New Roman"/>
          <w:sz w:val="24"/>
          <w:szCs w:val="24"/>
        </w:rPr>
        <w:t xml:space="preserve"> </w:t>
      </w:r>
      <w:r w:rsidR="00BA1273">
        <w:rPr>
          <w:rFonts w:ascii="Times New Roman" w:eastAsia="Times New Roman" w:hAnsi="Times New Roman" w:cs="Times New Roman"/>
          <w:sz w:val="24"/>
          <w:szCs w:val="24"/>
        </w:rPr>
        <w:t xml:space="preserve">98% of the time series (85 out of 87) that documented ≥ 90% declines were from animals which illuminated a noticeable lack of time-series (2 out of 87) for non-native plants (Fig. 3C).  The prevalence of New </w:t>
      </w:r>
      <w:r w:rsidR="00F3216D">
        <w:rPr>
          <w:rFonts w:ascii="Times New Roman" w:eastAsia="Times New Roman" w:hAnsi="Times New Roman" w:cs="Times New Roman"/>
          <w:sz w:val="24"/>
          <w:szCs w:val="24"/>
        </w:rPr>
        <w:t>Zealand</w:t>
      </w:r>
      <w:r w:rsidR="00BA1273">
        <w:rPr>
          <w:rFonts w:ascii="Times New Roman" w:eastAsia="Times New Roman" w:hAnsi="Times New Roman" w:cs="Times New Roman"/>
          <w:sz w:val="24"/>
          <w:szCs w:val="24"/>
        </w:rPr>
        <w:t xml:space="preserve"> mud s</w:t>
      </w:r>
      <w:r w:rsidR="001F0A04">
        <w:rPr>
          <w:rFonts w:ascii="Times New Roman" w:eastAsia="Times New Roman" w:hAnsi="Times New Roman" w:cs="Times New Roman"/>
          <w:sz w:val="24"/>
          <w:szCs w:val="24"/>
        </w:rPr>
        <w:t>nails</w:t>
      </w:r>
      <w:r w:rsidR="00F3216D">
        <w:rPr>
          <w:rFonts w:ascii="Times New Roman" w:eastAsia="Times New Roman" w:hAnsi="Times New Roman" w:cs="Times New Roman"/>
          <w:sz w:val="24"/>
          <w:szCs w:val="24"/>
        </w:rPr>
        <w:t xml:space="preserve"> was also reflected in the </w:t>
      </w:r>
      <w:r w:rsidR="00572084">
        <w:rPr>
          <w:rFonts w:ascii="Times New Roman" w:eastAsia="Times New Roman" w:hAnsi="Times New Roman" w:cs="Times New Roman"/>
          <w:sz w:val="24"/>
          <w:szCs w:val="24"/>
        </w:rPr>
        <w:t>amount</w:t>
      </w:r>
      <w:r w:rsidR="00F3216D">
        <w:rPr>
          <w:rFonts w:ascii="Times New Roman" w:eastAsia="Times New Roman" w:hAnsi="Times New Roman" w:cs="Times New Roman"/>
          <w:sz w:val="24"/>
          <w:szCs w:val="24"/>
        </w:rPr>
        <w:t xml:space="preserve"> of </w:t>
      </w:r>
      <w:proofErr w:type="spellStart"/>
      <w:r w:rsidR="001F0A04">
        <w:rPr>
          <w:rFonts w:ascii="Times New Roman" w:eastAsia="Times New Roman" w:hAnsi="Times New Roman" w:cs="Times New Roman"/>
          <w:sz w:val="24"/>
          <w:szCs w:val="24"/>
        </w:rPr>
        <w:t>Gas</w:t>
      </w:r>
      <w:r w:rsidR="004D11D5">
        <w:rPr>
          <w:rFonts w:ascii="Times New Roman" w:eastAsia="Times New Roman" w:hAnsi="Times New Roman" w:cs="Times New Roman"/>
          <w:sz w:val="24"/>
          <w:szCs w:val="24"/>
        </w:rPr>
        <w:t>t</w:t>
      </w:r>
      <w:r w:rsidR="001F0A04">
        <w:rPr>
          <w:rFonts w:ascii="Times New Roman" w:eastAsia="Times New Roman" w:hAnsi="Times New Roman" w:cs="Times New Roman"/>
          <w:sz w:val="24"/>
          <w:szCs w:val="24"/>
        </w:rPr>
        <w:t>ropod</w:t>
      </w:r>
      <w:r w:rsidR="00F3216D">
        <w:rPr>
          <w:rFonts w:ascii="Times New Roman" w:eastAsia="Times New Roman" w:hAnsi="Times New Roman" w:cs="Times New Roman"/>
          <w:sz w:val="24"/>
          <w:szCs w:val="24"/>
        </w:rPr>
        <w:t>a</w:t>
      </w:r>
      <w:proofErr w:type="spellEnd"/>
      <w:r w:rsidR="00F3216D">
        <w:rPr>
          <w:rFonts w:ascii="Times New Roman" w:eastAsia="Times New Roman" w:hAnsi="Times New Roman" w:cs="Times New Roman"/>
          <w:sz w:val="24"/>
          <w:szCs w:val="24"/>
        </w:rPr>
        <w:t xml:space="preserve"> </w:t>
      </w:r>
      <w:r w:rsidR="00572084">
        <w:rPr>
          <w:rFonts w:ascii="Times New Roman" w:eastAsia="Times New Roman" w:hAnsi="Times New Roman" w:cs="Times New Roman"/>
          <w:sz w:val="24"/>
          <w:szCs w:val="24"/>
        </w:rPr>
        <w:t>time</w:t>
      </w:r>
      <w:r w:rsidR="00F3216D">
        <w:rPr>
          <w:rFonts w:ascii="Times New Roman" w:eastAsia="Times New Roman" w:hAnsi="Times New Roman" w:cs="Times New Roman"/>
          <w:sz w:val="24"/>
          <w:szCs w:val="24"/>
        </w:rPr>
        <w:t xml:space="preserve"> series that</w:t>
      </w:r>
      <w:r w:rsidR="00572084">
        <w:rPr>
          <w:rFonts w:ascii="Times New Roman" w:eastAsia="Times New Roman" w:hAnsi="Times New Roman" w:cs="Times New Roman"/>
          <w:sz w:val="24"/>
          <w:szCs w:val="24"/>
        </w:rPr>
        <w:t xml:space="preserve"> documented ≥ 90% declines</w:t>
      </w:r>
      <w:r w:rsidR="0025442B">
        <w:rPr>
          <w:rFonts w:ascii="Times New Roman" w:eastAsia="Times New Roman" w:hAnsi="Times New Roman" w:cs="Times New Roman"/>
          <w:sz w:val="24"/>
          <w:szCs w:val="24"/>
        </w:rPr>
        <w:t xml:space="preserve">. </w:t>
      </w:r>
      <w:proofErr w:type="spellStart"/>
      <w:r w:rsidR="0025442B">
        <w:rPr>
          <w:rFonts w:ascii="Times New Roman" w:eastAsia="Times New Roman" w:hAnsi="Times New Roman" w:cs="Times New Roman"/>
          <w:sz w:val="24"/>
          <w:szCs w:val="24"/>
        </w:rPr>
        <w:t>Gastropoda</w:t>
      </w:r>
      <w:proofErr w:type="spellEnd"/>
      <w:r w:rsidR="0025442B">
        <w:rPr>
          <w:rFonts w:ascii="Times New Roman" w:eastAsia="Times New Roman" w:hAnsi="Times New Roman" w:cs="Times New Roman"/>
          <w:sz w:val="24"/>
          <w:szCs w:val="24"/>
        </w:rPr>
        <w:t xml:space="preserve"> had the most time seri</w:t>
      </w:r>
      <w:r w:rsidR="00594A07">
        <w:rPr>
          <w:rFonts w:ascii="Times New Roman" w:eastAsia="Times New Roman" w:hAnsi="Times New Roman" w:cs="Times New Roman"/>
          <w:sz w:val="24"/>
          <w:szCs w:val="24"/>
        </w:rPr>
        <w:t>e</w:t>
      </w:r>
      <w:r w:rsidR="0025442B">
        <w:rPr>
          <w:rFonts w:ascii="Times New Roman" w:eastAsia="Times New Roman" w:hAnsi="Times New Roman" w:cs="Times New Roman"/>
          <w:sz w:val="24"/>
          <w:szCs w:val="24"/>
        </w:rPr>
        <w:t xml:space="preserve">s (28 out of </w:t>
      </w:r>
      <w:r w:rsidR="00594A07">
        <w:rPr>
          <w:rFonts w:ascii="Times New Roman" w:eastAsia="Times New Roman" w:hAnsi="Times New Roman" w:cs="Times New Roman"/>
          <w:sz w:val="24"/>
          <w:szCs w:val="24"/>
        </w:rPr>
        <w:t>87; 32%) that met criteria 3</w:t>
      </w:r>
      <w:r w:rsidR="00ED2F2B">
        <w:rPr>
          <w:rFonts w:ascii="Times New Roman" w:eastAsia="Times New Roman" w:hAnsi="Times New Roman" w:cs="Times New Roman"/>
          <w:sz w:val="24"/>
          <w:szCs w:val="24"/>
        </w:rPr>
        <w:t xml:space="preserve"> (Fig. 3</w:t>
      </w:r>
      <w:r w:rsidR="00045601">
        <w:rPr>
          <w:rFonts w:ascii="Times New Roman" w:eastAsia="Times New Roman" w:hAnsi="Times New Roman" w:cs="Times New Roman"/>
          <w:sz w:val="24"/>
          <w:szCs w:val="24"/>
        </w:rPr>
        <w:t>C</w:t>
      </w:r>
      <w:r w:rsidR="00E65591">
        <w:rPr>
          <w:rFonts w:ascii="Times New Roman" w:eastAsia="Times New Roman" w:hAnsi="Times New Roman" w:cs="Times New Roman"/>
          <w:sz w:val="24"/>
          <w:szCs w:val="24"/>
        </w:rPr>
        <w:t>)</w:t>
      </w:r>
      <w:r w:rsidR="00594A07">
        <w:rPr>
          <w:rFonts w:ascii="Times New Roman" w:eastAsia="Times New Roman" w:hAnsi="Times New Roman" w:cs="Times New Roman"/>
          <w:sz w:val="24"/>
          <w:szCs w:val="24"/>
        </w:rPr>
        <w:t xml:space="preserve">.  </w:t>
      </w:r>
      <w:r w:rsidR="00BD5A26">
        <w:rPr>
          <w:rFonts w:ascii="Times New Roman" w:eastAsia="Times New Roman" w:hAnsi="Times New Roman" w:cs="Times New Roman"/>
          <w:sz w:val="24"/>
          <w:szCs w:val="24"/>
        </w:rPr>
        <w:t>28% of the time series (</w:t>
      </w:r>
      <w:r w:rsidR="00F435EA">
        <w:rPr>
          <w:rFonts w:ascii="Times New Roman" w:eastAsia="Times New Roman" w:hAnsi="Times New Roman" w:cs="Times New Roman"/>
          <w:sz w:val="24"/>
          <w:szCs w:val="24"/>
        </w:rPr>
        <w:t>24</w:t>
      </w:r>
      <w:r w:rsidR="00C6288D">
        <w:rPr>
          <w:rFonts w:ascii="Times New Roman" w:eastAsia="Times New Roman" w:hAnsi="Times New Roman" w:cs="Times New Roman"/>
          <w:sz w:val="24"/>
          <w:szCs w:val="24"/>
        </w:rPr>
        <w:t xml:space="preserve"> out of </w:t>
      </w:r>
      <w:r w:rsidR="00F435EA">
        <w:rPr>
          <w:rFonts w:ascii="Times New Roman" w:eastAsia="Times New Roman" w:hAnsi="Times New Roman" w:cs="Times New Roman"/>
          <w:sz w:val="24"/>
          <w:szCs w:val="24"/>
        </w:rPr>
        <w:t>87)</w:t>
      </w:r>
      <w:r w:rsidR="00BD5A26">
        <w:rPr>
          <w:rFonts w:ascii="Times New Roman" w:eastAsia="Times New Roman" w:hAnsi="Times New Roman" w:cs="Times New Roman"/>
          <w:sz w:val="24"/>
          <w:szCs w:val="24"/>
        </w:rPr>
        <w:t xml:space="preserve"> and</w:t>
      </w:r>
      <w:r w:rsidR="00F435EA">
        <w:rPr>
          <w:rFonts w:ascii="Times New Roman" w:eastAsia="Times New Roman" w:hAnsi="Times New Roman" w:cs="Times New Roman"/>
          <w:sz w:val="24"/>
          <w:szCs w:val="24"/>
        </w:rPr>
        <w:t xml:space="preserve"> </w:t>
      </w:r>
      <w:r w:rsidR="00C6288D">
        <w:rPr>
          <w:rFonts w:ascii="Times New Roman" w:eastAsia="Times New Roman" w:hAnsi="Times New Roman" w:cs="Times New Roman"/>
          <w:sz w:val="24"/>
          <w:szCs w:val="24"/>
        </w:rPr>
        <w:t>20% of the time series (17 out of 87)</w:t>
      </w:r>
      <w:r w:rsidR="000A4AC8">
        <w:rPr>
          <w:rFonts w:ascii="Times New Roman" w:eastAsia="Times New Roman" w:hAnsi="Times New Roman" w:cs="Times New Roman"/>
          <w:sz w:val="24"/>
          <w:szCs w:val="24"/>
        </w:rPr>
        <w:t xml:space="preserve"> were from</w:t>
      </w:r>
      <w:r w:rsidR="001F0A04">
        <w:rPr>
          <w:rFonts w:ascii="Times New Roman" w:eastAsia="Times New Roman" w:hAnsi="Times New Roman" w:cs="Times New Roman"/>
          <w:sz w:val="24"/>
          <w:szCs w:val="24"/>
        </w:rPr>
        <w:t xml:space="preserve"> birds (Aves) and ray-finned </w:t>
      </w:r>
      <w:proofErr w:type="gramStart"/>
      <w:r w:rsidR="001F0A04">
        <w:rPr>
          <w:rFonts w:ascii="Times New Roman" w:eastAsia="Times New Roman" w:hAnsi="Times New Roman" w:cs="Times New Roman"/>
          <w:sz w:val="24"/>
          <w:szCs w:val="24"/>
        </w:rPr>
        <w:t>fishes</w:t>
      </w:r>
      <w:proofErr w:type="gramEnd"/>
      <w:r w:rsidR="001F0A04">
        <w:rPr>
          <w:rFonts w:ascii="Times New Roman" w:eastAsia="Times New Roman" w:hAnsi="Times New Roman" w:cs="Times New Roman"/>
          <w:sz w:val="24"/>
          <w:szCs w:val="24"/>
        </w:rPr>
        <w:t xml:space="preserve"> (Actinopterygii)</w:t>
      </w:r>
      <w:r w:rsidR="000A4AC8">
        <w:rPr>
          <w:rFonts w:ascii="Times New Roman" w:eastAsia="Times New Roman" w:hAnsi="Times New Roman" w:cs="Times New Roman"/>
          <w:sz w:val="24"/>
          <w:szCs w:val="24"/>
        </w:rPr>
        <w:t>, respectively</w:t>
      </w:r>
      <w:r w:rsidR="00E65591">
        <w:rPr>
          <w:rFonts w:ascii="Times New Roman" w:eastAsia="Times New Roman" w:hAnsi="Times New Roman" w:cs="Times New Roman"/>
          <w:sz w:val="24"/>
          <w:szCs w:val="24"/>
        </w:rPr>
        <w:t xml:space="preserve"> (Fig. 3</w:t>
      </w:r>
      <w:r w:rsidR="00045601">
        <w:rPr>
          <w:rFonts w:ascii="Times New Roman" w:eastAsia="Times New Roman" w:hAnsi="Times New Roman" w:cs="Times New Roman"/>
          <w:sz w:val="24"/>
          <w:szCs w:val="24"/>
        </w:rPr>
        <w:t>C</w:t>
      </w:r>
      <w:r w:rsidR="00E65591">
        <w:rPr>
          <w:rFonts w:ascii="Times New Roman" w:eastAsia="Times New Roman" w:hAnsi="Times New Roman" w:cs="Times New Roman"/>
          <w:sz w:val="24"/>
          <w:szCs w:val="24"/>
        </w:rPr>
        <w:t>)</w:t>
      </w:r>
      <w:r w:rsidR="001D78B9">
        <w:rPr>
          <w:rFonts w:ascii="Times New Roman" w:eastAsia="Times New Roman" w:hAnsi="Times New Roman" w:cs="Times New Roman"/>
          <w:sz w:val="24"/>
          <w:szCs w:val="24"/>
        </w:rPr>
        <w:t xml:space="preserve">.  </w:t>
      </w:r>
      <w:r w:rsidR="0039252E">
        <w:rPr>
          <w:rFonts w:ascii="Times New Roman" w:eastAsia="Times New Roman" w:hAnsi="Times New Roman" w:cs="Times New Roman"/>
          <w:sz w:val="24"/>
          <w:szCs w:val="24"/>
        </w:rPr>
        <w:t xml:space="preserve">8% of the time series were from populations of </w:t>
      </w:r>
      <w:r w:rsidR="001D78B9">
        <w:rPr>
          <w:rFonts w:ascii="Times New Roman" w:eastAsia="Times New Roman" w:hAnsi="Times New Roman" w:cs="Times New Roman"/>
          <w:sz w:val="24"/>
          <w:szCs w:val="24"/>
        </w:rPr>
        <w:t>Crustaceans (7 out of 8</w:t>
      </w:r>
      <w:r w:rsidR="00144234">
        <w:rPr>
          <w:rFonts w:ascii="Times New Roman" w:eastAsia="Times New Roman" w:hAnsi="Times New Roman" w:cs="Times New Roman"/>
          <w:sz w:val="24"/>
          <w:szCs w:val="24"/>
        </w:rPr>
        <w:t>7)</w:t>
      </w:r>
      <w:r w:rsidR="001D78B9">
        <w:rPr>
          <w:rFonts w:ascii="Times New Roman" w:eastAsia="Times New Roman" w:hAnsi="Times New Roman" w:cs="Times New Roman"/>
          <w:sz w:val="24"/>
          <w:szCs w:val="24"/>
        </w:rPr>
        <w:t xml:space="preserve"> and </w:t>
      </w:r>
      <w:r w:rsidR="0039252E">
        <w:rPr>
          <w:rFonts w:ascii="Times New Roman" w:eastAsia="Times New Roman" w:hAnsi="Times New Roman" w:cs="Times New Roman"/>
          <w:sz w:val="24"/>
          <w:szCs w:val="24"/>
        </w:rPr>
        <w:t xml:space="preserve">6% of the time </w:t>
      </w:r>
      <w:proofErr w:type="spellStart"/>
      <w:r w:rsidR="0039252E">
        <w:rPr>
          <w:rFonts w:ascii="Times New Roman" w:eastAsia="Times New Roman" w:hAnsi="Times New Roman" w:cs="Times New Roman"/>
          <w:sz w:val="24"/>
          <w:szCs w:val="24"/>
        </w:rPr>
        <w:t>sereis</w:t>
      </w:r>
      <w:proofErr w:type="spellEnd"/>
      <w:r w:rsidR="0039252E">
        <w:rPr>
          <w:rFonts w:ascii="Times New Roman" w:eastAsia="Times New Roman" w:hAnsi="Times New Roman" w:cs="Times New Roman"/>
          <w:sz w:val="24"/>
          <w:szCs w:val="24"/>
        </w:rPr>
        <w:t xml:space="preserve"> were from M</w:t>
      </w:r>
      <w:r w:rsidR="001D78B9">
        <w:rPr>
          <w:rFonts w:ascii="Times New Roman" w:eastAsia="Times New Roman" w:hAnsi="Times New Roman" w:cs="Times New Roman"/>
          <w:sz w:val="24"/>
          <w:szCs w:val="24"/>
        </w:rPr>
        <w:t>ammals (5 out of 87</w:t>
      </w:r>
      <w:r w:rsidR="00E65591">
        <w:rPr>
          <w:rFonts w:ascii="Times New Roman" w:eastAsia="Times New Roman" w:hAnsi="Times New Roman" w:cs="Times New Roman"/>
          <w:sz w:val="24"/>
          <w:szCs w:val="24"/>
        </w:rPr>
        <w:t>; Fig. 3</w:t>
      </w:r>
      <w:r w:rsidR="00045601">
        <w:rPr>
          <w:rFonts w:ascii="Times New Roman" w:eastAsia="Times New Roman" w:hAnsi="Times New Roman" w:cs="Times New Roman"/>
          <w:sz w:val="24"/>
          <w:szCs w:val="24"/>
        </w:rPr>
        <w:t>C</w:t>
      </w:r>
      <w:r w:rsidR="001D78B9">
        <w:rPr>
          <w:rFonts w:ascii="Times New Roman" w:eastAsia="Times New Roman" w:hAnsi="Times New Roman" w:cs="Times New Roman"/>
          <w:sz w:val="24"/>
          <w:szCs w:val="24"/>
        </w:rPr>
        <w:t>)</w:t>
      </w:r>
      <w:r w:rsidR="0039252E">
        <w:rPr>
          <w:rFonts w:ascii="Times New Roman" w:eastAsia="Times New Roman" w:hAnsi="Times New Roman" w:cs="Times New Roman"/>
          <w:sz w:val="24"/>
          <w:szCs w:val="24"/>
        </w:rPr>
        <w:t xml:space="preserve">. The remaining groups had ≤ 3 time series </w:t>
      </w:r>
      <w:r w:rsidR="00027047">
        <w:rPr>
          <w:rFonts w:ascii="Times New Roman" w:eastAsia="Times New Roman" w:hAnsi="Times New Roman" w:cs="Times New Roman"/>
          <w:sz w:val="24"/>
          <w:szCs w:val="24"/>
        </w:rPr>
        <w:t>that documented ≥ 90 % declines</w:t>
      </w:r>
      <w:r w:rsidR="00E65591">
        <w:rPr>
          <w:rFonts w:ascii="Times New Roman" w:eastAsia="Times New Roman" w:hAnsi="Times New Roman" w:cs="Times New Roman"/>
          <w:sz w:val="24"/>
          <w:szCs w:val="24"/>
        </w:rPr>
        <w:t xml:space="preserve"> (Fig. 3</w:t>
      </w:r>
      <w:r w:rsidR="00045601">
        <w:rPr>
          <w:rFonts w:ascii="Times New Roman" w:eastAsia="Times New Roman" w:hAnsi="Times New Roman" w:cs="Times New Roman"/>
          <w:sz w:val="24"/>
          <w:szCs w:val="24"/>
        </w:rPr>
        <w:t>C</w:t>
      </w:r>
      <w:r w:rsidR="00E65591">
        <w:rPr>
          <w:rFonts w:ascii="Times New Roman" w:eastAsia="Times New Roman" w:hAnsi="Times New Roman" w:cs="Times New Roman"/>
          <w:sz w:val="24"/>
          <w:szCs w:val="24"/>
        </w:rPr>
        <w:t>)</w:t>
      </w:r>
      <w:r w:rsidR="00027047">
        <w:rPr>
          <w:rFonts w:ascii="Times New Roman" w:eastAsia="Times New Roman" w:hAnsi="Times New Roman" w:cs="Times New Roman"/>
          <w:sz w:val="24"/>
          <w:szCs w:val="24"/>
        </w:rPr>
        <w:t>.</w:t>
      </w:r>
    </w:p>
    <w:p w14:paraId="580672FA" w14:textId="7FDA4668" w:rsidR="004F35FB" w:rsidRDefault="00136D9E" w:rsidP="00DB2E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Although s</w:t>
      </w:r>
      <w:r w:rsidR="007B74EF">
        <w:rPr>
          <w:rFonts w:ascii="Times New Roman" w:eastAsia="Times New Roman" w:hAnsi="Times New Roman" w:cs="Times New Roman"/>
          <w:sz w:val="24"/>
          <w:szCs w:val="24"/>
        </w:rPr>
        <w:t xml:space="preserve">pecies with </w:t>
      </w:r>
      <w:r w:rsidR="001326EB">
        <w:rPr>
          <w:rFonts w:ascii="Times New Roman" w:eastAsia="Times New Roman" w:hAnsi="Times New Roman" w:cs="Times New Roman"/>
          <w:sz w:val="24"/>
          <w:szCs w:val="24"/>
        </w:rPr>
        <w:t xml:space="preserve">annual lifespans (longevity </w:t>
      </w:r>
      <w:r w:rsidR="007B74EF">
        <w:rPr>
          <w:rFonts w:ascii="Times New Roman" w:eastAsia="Times New Roman" w:hAnsi="Times New Roman" w:cs="Times New Roman"/>
          <w:sz w:val="24"/>
          <w:szCs w:val="24"/>
        </w:rPr>
        <w:t>&lt; 1</w:t>
      </w:r>
      <w:r w:rsidR="001326EB">
        <w:rPr>
          <w:rFonts w:ascii="Times New Roman" w:eastAsia="Times New Roman" w:hAnsi="Times New Roman" w:cs="Times New Roman"/>
          <w:sz w:val="24"/>
          <w:szCs w:val="24"/>
        </w:rPr>
        <w:t>)</w:t>
      </w:r>
      <w:r w:rsidR="007B74EF">
        <w:rPr>
          <w:rFonts w:ascii="Times New Roman" w:eastAsia="Times New Roman" w:hAnsi="Times New Roman" w:cs="Times New Roman"/>
          <w:sz w:val="24"/>
          <w:szCs w:val="24"/>
        </w:rPr>
        <w:t xml:space="preserve"> year had the highest number of time series </w:t>
      </w:r>
      <w:r w:rsidR="004E775F">
        <w:rPr>
          <w:rFonts w:ascii="Times New Roman" w:eastAsia="Times New Roman" w:hAnsi="Times New Roman" w:cs="Times New Roman"/>
          <w:sz w:val="24"/>
          <w:szCs w:val="24"/>
        </w:rPr>
        <w:t>documenting ≥ 90% declines</w:t>
      </w:r>
      <w:r w:rsidR="007B74EF">
        <w:rPr>
          <w:rFonts w:ascii="Times New Roman" w:eastAsia="Times New Roman" w:hAnsi="Times New Roman" w:cs="Times New Roman"/>
          <w:sz w:val="24"/>
          <w:szCs w:val="24"/>
        </w:rPr>
        <w:t xml:space="preserve"> (</w:t>
      </w:r>
      <w:r w:rsidR="004E775F">
        <w:rPr>
          <w:rFonts w:ascii="Times New Roman" w:eastAsia="Times New Roman" w:hAnsi="Times New Roman" w:cs="Times New Roman"/>
          <w:sz w:val="24"/>
          <w:szCs w:val="24"/>
        </w:rPr>
        <w:t xml:space="preserve">29 out of </w:t>
      </w:r>
      <w:r w:rsidR="00B46261">
        <w:rPr>
          <w:rFonts w:ascii="Times New Roman" w:eastAsia="Times New Roman" w:hAnsi="Times New Roman" w:cs="Times New Roman"/>
          <w:sz w:val="24"/>
          <w:szCs w:val="24"/>
        </w:rPr>
        <w:t>8</w:t>
      </w:r>
      <w:r w:rsidR="004E775F">
        <w:rPr>
          <w:rFonts w:ascii="Times New Roman" w:eastAsia="Times New Roman" w:hAnsi="Times New Roman" w:cs="Times New Roman"/>
          <w:sz w:val="24"/>
          <w:szCs w:val="24"/>
        </w:rPr>
        <w:t>7</w:t>
      </w:r>
      <w:r w:rsidR="00B46261">
        <w:rPr>
          <w:rFonts w:ascii="Times New Roman" w:eastAsia="Times New Roman" w:hAnsi="Times New Roman" w:cs="Times New Roman"/>
          <w:sz w:val="24"/>
          <w:szCs w:val="24"/>
        </w:rPr>
        <w:t xml:space="preserve">; 33%), there was no clear </w:t>
      </w:r>
      <w:r w:rsidR="00512869">
        <w:rPr>
          <w:rFonts w:ascii="Times New Roman" w:eastAsia="Times New Roman" w:hAnsi="Times New Roman" w:cs="Times New Roman"/>
          <w:sz w:val="24"/>
          <w:szCs w:val="24"/>
        </w:rPr>
        <w:t>relationship between the number of time</w:t>
      </w:r>
      <w:r w:rsidR="00BC2FCB">
        <w:rPr>
          <w:rFonts w:ascii="Times New Roman" w:eastAsia="Times New Roman" w:hAnsi="Times New Roman" w:cs="Times New Roman"/>
          <w:sz w:val="24"/>
          <w:szCs w:val="24"/>
        </w:rPr>
        <w:t xml:space="preserve"> </w:t>
      </w:r>
      <w:r w:rsidR="00512869">
        <w:rPr>
          <w:rFonts w:ascii="Times New Roman" w:eastAsia="Times New Roman" w:hAnsi="Times New Roman" w:cs="Times New Roman"/>
          <w:sz w:val="24"/>
          <w:szCs w:val="24"/>
        </w:rPr>
        <w:t>series that met criteria 3 and longevity</w:t>
      </w:r>
      <w:r w:rsidR="00B0033E">
        <w:rPr>
          <w:rFonts w:ascii="Times New Roman" w:eastAsia="Times New Roman" w:hAnsi="Times New Roman" w:cs="Times New Roman"/>
          <w:sz w:val="24"/>
          <w:szCs w:val="24"/>
        </w:rPr>
        <w:t xml:space="preserve"> (Fig. 3E)</w:t>
      </w:r>
      <w:r w:rsidR="007B74EF">
        <w:rPr>
          <w:rFonts w:ascii="Times New Roman" w:eastAsia="Times New Roman" w:hAnsi="Times New Roman" w:cs="Times New Roman"/>
          <w:sz w:val="24"/>
          <w:szCs w:val="24"/>
        </w:rPr>
        <w:t>.</w:t>
      </w:r>
      <w:r w:rsidR="00D25BCF">
        <w:rPr>
          <w:rFonts w:ascii="Times New Roman" w:eastAsia="Times New Roman" w:hAnsi="Times New Roman" w:cs="Times New Roman"/>
          <w:sz w:val="24"/>
          <w:szCs w:val="24"/>
        </w:rPr>
        <w:t xml:space="preserve"> </w:t>
      </w:r>
      <w:r w:rsidR="00BC2FCB">
        <w:rPr>
          <w:rFonts w:ascii="Times New Roman" w:eastAsia="Times New Roman" w:hAnsi="Times New Roman" w:cs="Times New Roman"/>
          <w:sz w:val="24"/>
          <w:szCs w:val="24"/>
        </w:rPr>
        <w:t xml:space="preserve">There were even 3 time series for </w:t>
      </w:r>
      <w:r w:rsidR="006F0428">
        <w:rPr>
          <w:rFonts w:ascii="Times New Roman" w:eastAsia="Times New Roman" w:hAnsi="Times New Roman" w:cs="Times New Roman"/>
          <w:sz w:val="24"/>
          <w:szCs w:val="24"/>
        </w:rPr>
        <w:t xml:space="preserve">species with longevities &gt; 30 that met criteria 3. </w:t>
      </w:r>
    </w:p>
    <w:p w14:paraId="7B9E2703" w14:textId="61917E04" w:rsidR="007658C9" w:rsidRDefault="00C04FC6"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While</w:t>
      </w:r>
      <w:r w:rsidR="0095715C">
        <w:rPr>
          <w:rFonts w:ascii="Times New Roman" w:eastAsia="Times New Roman" w:hAnsi="Times New Roman" w:cs="Times New Roman"/>
          <w:sz w:val="24"/>
          <w:szCs w:val="24"/>
        </w:rPr>
        <w:t xml:space="preserve"> 35.7% of the entire 462 time series that </w:t>
      </w:r>
      <w:r w:rsidR="00E27FEC">
        <w:rPr>
          <w:rFonts w:ascii="Times New Roman" w:eastAsia="Times New Roman" w:hAnsi="Times New Roman" w:cs="Times New Roman"/>
          <w:sz w:val="24"/>
          <w:szCs w:val="24"/>
        </w:rPr>
        <w:t>we</w:t>
      </w:r>
      <w:r w:rsidR="0095715C">
        <w:rPr>
          <w:rFonts w:ascii="Times New Roman" w:eastAsia="Times New Roman" w:hAnsi="Times New Roman" w:cs="Times New Roman"/>
          <w:sz w:val="24"/>
          <w:szCs w:val="24"/>
        </w:rPr>
        <w:t xml:space="preserve"> compiled were </w:t>
      </w:r>
      <w:r w:rsidR="00D36578">
        <w:rPr>
          <w:rFonts w:ascii="Times New Roman" w:eastAsia="Times New Roman" w:hAnsi="Times New Roman" w:cs="Times New Roman"/>
          <w:sz w:val="24"/>
          <w:szCs w:val="24"/>
        </w:rPr>
        <w:t>classifiable</w:t>
      </w:r>
      <w:r w:rsidR="00E27FEC">
        <w:rPr>
          <w:rFonts w:ascii="Times New Roman" w:eastAsia="Times New Roman" w:hAnsi="Times New Roman" w:cs="Times New Roman"/>
          <w:sz w:val="24"/>
          <w:szCs w:val="24"/>
        </w:rPr>
        <w:t xml:space="preserve"> (Fig. 4A-C)</w:t>
      </w:r>
      <w:r w:rsidR="002674B6">
        <w:rPr>
          <w:rFonts w:ascii="Times New Roman" w:eastAsia="Times New Roman" w:hAnsi="Times New Roman" w:cs="Times New Roman"/>
          <w:sz w:val="24"/>
          <w:szCs w:val="24"/>
        </w:rPr>
        <w:t xml:space="preserve">, </w:t>
      </w:r>
      <w:r w:rsidR="00EC6A9F">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time series</w:t>
      </w:r>
      <w:r w:rsidR="00EC6A9F">
        <w:rPr>
          <w:rFonts w:ascii="Times New Roman" w:eastAsia="Times New Roman" w:hAnsi="Times New Roman" w:cs="Times New Roman"/>
          <w:sz w:val="24"/>
          <w:szCs w:val="24"/>
        </w:rPr>
        <w:t xml:space="preserve"> that were </w:t>
      </w:r>
      <w:proofErr w:type="gramStart"/>
      <w:r w:rsidR="00EC6A9F">
        <w:rPr>
          <w:rFonts w:ascii="Times New Roman" w:eastAsia="Times New Roman" w:hAnsi="Times New Roman" w:cs="Times New Roman"/>
          <w:sz w:val="24"/>
          <w:szCs w:val="24"/>
        </w:rPr>
        <w:t>classifiable</w:t>
      </w:r>
      <w:proofErr w:type="gramEnd"/>
      <w:r w:rsidR="00EC6A9F">
        <w:rPr>
          <w:rFonts w:ascii="Times New Roman" w:eastAsia="Times New Roman" w:hAnsi="Times New Roman" w:cs="Times New Roman"/>
          <w:sz w:val="24"/>
          <w:szCs w:val="24"/>
        </w:rPr>
        <w:t xml:space="preserve"> were distributed disproportionately across </w:t>
      </w:r>
      <w:r w:rsidR="002674B6">
        <w:rPr>
          <w:rFonts w:ascii="Times New Roman" w:eastAsia="Times New Roman" w:hAnsi="Times New Roman" w:cs="Times New Roman"/>
          <w:sz w:val="24"/>
          <w:szCs w:val="24"/>
        </w:rPr>
        <w:t>order</w:t>
      </w:r>
      <w:r w:rsidR="00EC6A9F">
        <w:rPr>
          <w:rFonts w:ascii="Times New Roman" w:eastAsia="Times New Roman" w:hAnsi="Times New Roman" w:cs="Times New Roman"/>
          <w:sz w:val="24"/>
          <w:szCs w:val="24"/>
        </w:rPr>
        <w:t>s</w:t>
      </w:r>
      <w:r w:rsidR="002674B6">
        <w:rPr>
          <w:rFonts w:ascii="Times New Roman" w:eastAsia="Times New Roman" w:hAnsi="Times New Roman" w:cs="Times New Roman"/>
          <w:sz w:val="24"/>
          <w:szCs w:val="24"/>
        </w:rPr>
        <w:t>, systems, and continents</w:t>
      </w:r>
      <w:r>
        <w:rPr>
          <w:rFonts w:ascii="Times New Roman" w:eastAsia="Times New Roman" w:hAnsi="Times New Roman" w:cs="Times New Roman"/>
          <w:sz w:val="24"/>
          <w:szCs w:val="24"/>
        </w:rPr>
        <w:t xml:space="preserve"> </w:t>
      </w:r>
      <w:r w:rsidR="002674B6">
        <w:rPr>
          <w:rFonts w:ascii="Times New Roman" w:eastAsia="Times New Roman" w:hAnsi="Times New Roman" w:cs="Times New Roman"/>
          <w:sz w:val="24"/>
          <w:szCs w:val="24"/>
        </w:rPr>
        <w:t>(Fig. 4</w:t>
      </w:r>
      <w:r w:rsidR="00E27FEC">
        <w:rPr>
          <w:rFonts w:ascii="Times New Roman" w:eastAsia="Times New Roman" w:hAnsi="Times New Roman" w:cs="Times New Roman"/>
          <w:sz w:val="24"/>
          <w:szCs w:val="24"/>
        </w:rPr>
        <w:t>D-F</w:t>
      </w:r>
      <w:r w:rsidR="002674B6">
        <w:rPr>
          <w:rFonts w:ascii="Times New Roman" w:eastAsia="Times New Roman" w:hAnsi="Times New Roman" w:cs="Times New Roman"/>
          <w:sz w:val="24"/>
          <w:szCs w:val="24"/>
        </w:rPr>
        <w:t>)</w:t>
      </w:r>
      <w:r w:rsidR="00E27FEC">
        <w:rPr>
          <w:rFonts w:ascii="Times New Roman" w:eastAsia="Times New Roman" w:hAnsi="Times New Roman" w:cs="Times New Roman"/>
          <w:sz w:val="24"/>
          <w:szCs w:val="24"/>
        </w:rPr>
        <w:t>.</w:t>
      </w:r>
      <w:r w:rsidR="0095715C">
        <w:rPr>
          <w:rFonts w:ascii="Times New Roman" w:eastAsia="Times New Roman" w:hAnsi="Times New Roman" w:cs="Times New Roman"/>
          <w:sz w:val="24"/>
          <w:szCs w:val="24"/>
        </w:rPr>
        <w:t xml:space="preserve"> </w:t>
      </w:r>
      <w:r w:rsidR="00854581">
        <w:rPr>
          <w:rFonts w:ascii="Times New Roman" w:eastAsia="Times New Roman" w:hAnsi="Times New Roman" w:cs="Times New Roman"/>
          <w:sz w:val="24"/>
          <w:szCs w:val="24"/>
        </w:rPr>
        <w:t>Notably</w:t>
      </w:r>
      <w:r w:rsidR="00E27FEC">
        <w:rPr>
          <w:rFonts w:ascii="Times New Roman" w:eastAsia="Times New Roman" w:hAnsi="Times New Roman" w:cs="Times New Roman"/>
          <w:sz w:val="24"/>
          <w:szCs w:val="24"/>
        </w:rPr>
        <w:t xml:space="preserve">, gastropods made up </w:t>
      </w:r>
      <w:proofErr w:type="gramStart"/>
      <w:r w:rsidR="00E27FEC">
        <w:rPr>
          <w:rFonts w:ascii="Times New Roman" w:eastAsia="Times New Roman" w:hAnsi="Times New Roman" w:cs="Times New Roman"/>
          <w:sz w:val="24"/>
          <w:szCs w:val="24"/>
        </w:rPr>
        <w:t>the majority of</w:t>
      </w:r>
      <w:proofErr w:type="gramEnd"/>
      <w:r w:rsidR="00E27FEC">
        <w:rPr>
          <w:rFonts w:ascii="Times New Roman" w:eastAsia="Times New Roman" w:hAnsi="Times New Roman" w:cs="Times New Roman"/>
          <w:sz w:val="24"/>
          <w:szCs w:val="24"/>
        </w:rPr>
        <w:t xml:space="preserve"> the compiled time series</w:t>
      </w:r>
      <w:r w:rsidR="00B85CA3">
        <w:rPr>
          <w:rFonts w:ascii="Times New Roman" w:eastAsia="Times New Roman" w:hAnsi="Times New Roman" w:cs="Times New Roman"/>
          <w:sz w:val="24"/>
          <w:szCs w:val="24"/>
        </w:rPr>
        <w:t xml:space="preserve"> (Fig 4A)</w:t>
      </w:r>
      <w:r w:rsidR="00B35EF6">
        <w:rPr>
          <w:rFonts w:ascii="Times New Roman" w:eastAsia="Times New Roman" w:hAnsi="Times New Roman" w:cs="Times New Roman"/>
          <w:sz w:val="24"/>
          <w:szCs w:val="24"/>
        </w:rPr>
        <w:t>,</w:t>
      </w:r>
      <w:r w:rsidR="00E27FEC">
        <w:rPr>
          <w:rFonts w:ascii="Times New Roman" w:eastAsia="Times New Roman" w:hAnsi="Times New Roman" w:cs="Times New Roman"/>
          <w:sz w:val="24"/>
          <w:szCs w:val="24"/>
        </w:rPr>
        <w:t xml:space="preserve"> but only </w:t>
      </w:r>
      <w:r w:rsidR="0053796C">
        <w:rPr>
          <w:rFonts w:ascii="Times New Roman" w:eastAsia="Times New Roman" w:hAnsi="Times New Roman" w:cs="Times New Roman"/>
          <w:sz w:val="24"/>
          <w:szCs w:val="24"/>
        </w:rPr>
        <w:t>27</w:t>
      </w:r>
      <w:r w:rsidR="004D6FA8">
        <w:rPr>
          <w:rFonts w:ascii="Times New Roman" w:eastAsia="Times New Roman" w:hAnsi="Times New Roman" w:cs="Times New Roman"/>
          <w:sz w:val="24"/>
          <w:szCs w:val="24"/>
        </w:rPr>
        <w:t>.7</w:t>
      </w:r>
      <w:r w:rsidR="0053796C">
        <w:rPr>
          <w:rFonts w:ascii="Times New Roman" w:eastAsia="Times New Roman" w:hAnsi="Times New Roman" w:cs="Times New Roman"/>
          <w:sz w:val="24"/>
          <w:szCs w:val="24"/>
        </w:rPr>
        <w:t>% of the time series were classifiable</w:t>
      </w:r>
      <w:r w:rsidR="008D70EA">
        <w:rPr>
          <w:rFonts w:ascii="Times New Roman" w:eastAsia="Times New Roman" w:hAnsi="Times New Roman" w:cs="Times New Roman"/>
          <w:sz w:val="24"/>
          <w:szCs w:val="24"/>
        </w:rPr>
        <w:t xml:space="preserve"> (Fig. 4D)</w:t>
      </w:r>
      <w:r w:rsidR="0053796C">
        <w:rPr>
          <w:rFonts w:ascii="Times New Roman" w:eastAsia="Times New Roman" w:hAnsi="Times New Roman" w:cs="Times New Roman"/>
          <w:sz w:val="24"/>
          <w:szCs w:val="24"/>
        </w:rPr>
        <w:t xml:space="preserve">. </w:t>
      </w:r>
      <w:r w:rsidR="00447600">
        <w:rPr>
          <w:rFonts w:ascii="Times New Roman" w:eastAsia="Times New Roman" w:hAnsi="Times New Roman" w:cs="Times New Roman"/>
          <w:sz w:val="24"/>
          <w:szCs w:val="24"/>
        </w:rPr>
        <w:t xml:space="preserve">In contrast, </w:t>
      </w:r>
      <w:r w:rsidR="009238B8">
        <w:rPr>
          <w:rFonts w:ascii="Times New Roman" w:eastAsia="Times New Roman" w:hAnsi="Times New Roman" w:cs="Times New Roman"/>
          <w:sz w:val="24"/>
          <w:szCs w:val="24"/>
        </w:rPr>
        <w:t>ray-finned</w:t>
      </w:r>
      <w:r w:rsidR="00447600">
        <w:rPr>
          <w:rFonts w:ascii="Times New Roman" w:eastAsia="Times New Roman" w:hAnsi="Times New Roman" w:cs="Times New Roman"/>
          <w:sz w:val="24"/>
          <w:szCs w:val="24"/>
        </w:rPr>
        <w:t xml:space="preserve"> fishes, </w:t>
      </w:r>
      <w:r w:rsidR="009238B8">
        <w:rPr>
          <w:rFonts w:ascii="Times New Roman" w:eastAsia="Times New Roman" w:hAnsi="Times New Roman" w:cs="Times New Roman"/>
          <w:sz w:val="24"/>
          <w:szCs w:val="24"/>
        </w:rPr>
        <w:t>crustaceans,</w:t>
      </w:r>
      <w:r w:rsidR="00447600">
        <w:rPr>
          <w:rFonts w:ascii="Times New Roman" w:eastAsia="Times New Roman" w:hAnsi="Times New Roman" w:cs="Times New Roman"/>
          <w:sz w:val="24"/>
          <w:szCs w:val="24"/>
        </w:rPr>
        <w:t xml:space="preserve"> and birds had fewer numbers of time series that we compiled</w:t>
      </w:r>
      <w:r w:rsidR="00A42100">
        <w:rPr>
          <w:rFonts w:ascii="Times New Roman" w:eastAsia="Times New Roman" w:hAnsi="Times New Roman" w:cs="Times New Roman"/>
          <w:sz w:val="24"/>
          <w:szCs w:val="24"/>
        </w:rPr>
        <w:t>, (Fig. 4A)</w:t>
      </w:r>
      <w:r w:rsidR="005B161C">
        <w:rPr>
          <w:rFonts w:ascii="Times New Roman" w:eastAsia="Times New Roman" w:hAnsi="Times New Roman" w:cs="Times New Roman"/>
          <w:sz w:val="24"/>
          <w:szCs w:val="24"/>
        </w:rPr>
        <w:t>,</w:t>
      </w:r>
      <w:r w:rsidR="00447600">
        <w:rPr>
          <w:rFonts w:ascii="Times New Roman" w:eastAsia="Times New Roman" w:hAnsi="Times New Roman" w:cs="Times New Roman"/>
          <w:sz w:val="24"/>
          <w:szCs w:val="24"/>
        </w:rPr>
        <w:t xml:space="preserve"> but the compiled time series </w:t>
      </w:r>
      <w:r w:rsidR="004F1BC4">
        <w:rPr>
          <w:rFonts w:ascii="Times New Roman" w:eastAsia="Times New Roman" w:hAnsi="Times New Roman" w:cs="Times New Roman"/>
          <w:sz w:val="24"/>
          <w:szCs w:val="24"/>
        </w:rPr>
        <w:t>met the inclusion criteria for classification more often</w:t>
      </w:r>
      <w:r w:rsidR="00D14598">
        <w:rPr>
          <w:rFonts w:ascii="Times New Roman" w:eastAsia="Times New Roman" w:hAnsi="Times New Roman" w:cs="Times New Roman"/>
          <w:sz w:val="24"/>
          <w:szCs w:val="24"/>
        </w:rPr>
        <w:t xml:space="preserve"> (4</w:t>
      </w:r>
      <w:r w:rsidR="008E59E9">
        <w:rPr>
          <w:rFonts w:ascii="Times New Roman" w:eastAsia="Times New Roman" w:hAnsi="Times New Roman" w:cs="Times New Roman"/>
          <w:sz w:val="24"/>
          <w:szCs w:val="24"/>
        </w:rPr>
        <w:t xml:space="preserve">8.6%, </w:t>
      </w:r>
      <w:r w:rsidR="007053BA">
        <w:rPr>
          <w:rFonts w:ascii="Times New Roman" w:eastAsia="Times New Roman" w:hAnsi="Times New Roman" w:cs="Times New Roman"/>
          <w:sz w:val="24"/>
          <w:szCs w:val="24"/>
        </w:rPr>
        <w:t xml:space="preserve">58.8%, </w:t>
      </w:r>
      <w:r w:rsidR="00A42100">
        <w:rPr>
          <w:rFonts w:ascii="Times New Roman" w:eastAsia="Times New Roman" w:hAnsi="Times New Roman" w:cs="Times New Roman"/>
          <w:sz w:val="24"/>
          <w:szCs w:val="24"/>
        </w:rPr>
        <w:t>84.4%</w:t>
      </w:r>
      <w:r w:rsidR="005B161C">
        <w:rPr>
          <w:rFonts w:ascii="Times New Roman" w:eastAsia="Times New Roman" w:hAnsi="Times New Roman" w:cs="Times New Roman"/>
          <w:sz w:val="24"/>
          <w:szCs w:val="24"/>
        </w:rPr>
        <w:t xml:space="preserve"> respectively</w:t>
      </w:r>
      <w:r w:rsidR="00A42100">
        <w:rPr>
          <w:rFonts w:ascii="Times New Roman" w:eastAsia="Times New Roman" w:hAnsi="Times New Roman" w:cs="Times New Roman"/>
          <w:sz w:val="24"/>
          <w:szCs w:val="24"/>
        </w:rPr>
        <w:t>; Fig. 4D)</w:t>
      </w:r>
      <w:r w:rsidR="007A4D42">
        <w:rPr>
          <w:rFonts w:ascii="Times New Roman" w:eastAsia="Times New Roman" w:hAnsi="Times New Roman" w:cs="Times New Roman"/>
          <w:sz w:val="24"/>
          <w:szCs w:val="24"/>
        </w:rPr>
        <w:t>. Freshwater time series dominated the numbers of time series compared to marine and freshwater systems,</w:t>
      </w:r>
      <w:r w:rsidR="00A42C73">
        <w:rPr>
          <w:rFonts w:ascii="Times New Roman" w:eastAsia="Times New Roman" w:hAnsi="Times New Roman" w:cs="Times New Roman"/>
          <w:sz w:val="24"/>
          <w:szCs w:val="24"/>
        </w:rPr>
        <w:t xml:space="preserve"> (Fig 4B)</w:t>
      </w:r>
      <w:r w:rsidR="007A4D42">
        <w:rPr>
          <w:rFonts w:ascii="Times New Roman" w:eastAsia="Times New Roman" w:hAnsi="Times New Roman" w:cs="Times New Roman"/>
          <w:sz w:val="24"/>
          <w:szCs w:val="24"/>
        </w:rPr>
        <w:t xml:space="preserve"> but only </w:t>
      </w:r>
      <w:r w:rsidR="00082FDE">
        <w:rPr>
          <w:rFonts w:ascii="Times New Roman" w:eastAsia="Times New Roman" w:hAnsi="Times New Roman" w:cs="Times New Roman"/>
          <w:sz w:val="24"/>
          <w:szCs w:val="24"/>
        </w:rPr>
        <w:t>31.</w:t>
      </w:r>
      <w:r w:rsidR="00A42C73">
        <w:rPr>
          <w:rFonts w:ascii="Times New Roman" w:eastAsia="Times New Roman" w:hAnsi="Times New Roman" w:cs="Times New Roman"/>
          <w:sz w:val="24"/>
          <w:szCs w:val="24"/>
        </w:rPr>
        <w:t xml:space="preserve">7% of freshwater time series were classifiable (Fig 4E). </w:t>
      </w:r>
      <w:r w:rsidR="00E512BA">
        <w:rPr>
          <w:rFonts w:ascii="Times New Roman" w:eastAsia="Times New Roman" w:hAnsi="Times New Roman" w:cs="Times New Roman"/>
          <w:sz w:val="24"/>
          <w:szCs w:val="24"/>
        </w:rPr>
        <w:t>Although t</w:t>
      </w:r>
      <w:r w:rsidR="00A42C73">
        <w:rPr>
          <w:rFonts w:ascii="Times New Roman" w:eastAsia="Times New Roman" w:hAnsi="Times New Roman" w:cs="Times New Roman"/>
          <w:sz w:val="24"/>
          <w:szCs w:val="24"/>
        </w:rPr>
        <w:t xml:space="preserve">errestrial systems had fewer time </w:t>
      </w:r>
      <w:r w:rsidR="004D34D7">
        <w:rPr>
          <w:rFonts w:ascii="Times New Roman" w:eastAsia="Times New Roman" w:hAnsi="Times New Roman" w:cs="Times New Roman"/>
          <w:sz w:val="24"/>
          <w:szCs w:val="24"/>
        </w:rPr>
        <w:t>series</w:t>
      </w:r>
      <w:r w:rsidR="004D1FE9">
        <w:rPr>
          <w:rFonts w:ascii="Times New Roman" w:eastAsia="Times New Roman" w:hAnsi="Times New Roman" w:cs="Times New Roman"/>
          <w:sz w:val="24"/>
          <w:szCs w:val="24"/>
        </w:rPr>
        <w:t xml:space="preserve"> than freshwater systems</w:t>
      </w:r>
      <w:r w:rsidR="00A42C73">
        <w:rPr>
          <w:rFonts w:ascii="Times New Roman" w:eastAsia="Times New Roman" w:hAnsi="Times New Roman" w:cs="Times New Roman"/>
          <w:sz w:val="24"/>
          <w:szCs w:val="24"/>
        </w:rPr>
        <w:t xml:space="preserve"> (Fig. 4B)</w:t>
      </w:r>
      <w:r w:rsidR="00E512BA">
        <w:rPr>
          <w:rFonts w:ascii="Times New Roman" w:eastAsia="Times New Roman" w:hAnsi="Times New Roman" w:cs="Times New Roman"/>
          <w:sz w:val="24"/>
          <w:szCs w:val="24"/>
        </w:rPr>
        <w:t>,</w:t>
      </w:r>
      <w:r w:rsidR="00346084">
        <w:rPr>
          <w:rFonts w:ascii="Times New Roman" w:eastAsia="Times New Roman" w:hAnsi="Times New Roman" w:cs="Times New Roman"/>
          <w:sz w:val="24"/>
          <w:szCs w:val="24"/>
        </w:rPr>
        <w:t xml:space="preserve"> </w:t>
      </w:r>
      <w:r w:rsidR="004D1FE9">
        <w:rPr>
          <w:rFonts w:ascii="Times New Roman" w:eastAsia="Times New Roman" w:hAnsi="Times New Roman" w:cs="Times New Roman"/>
          <w:sz w:val="24"/>
          <w:szCs w:val="24"/>
        </w:rPr>
        <w:t>time series from terrestrial systems had higher percentages (</w:t>
      </w:r>
      <w:r w:rsidR="00CC7D17">
        <w:rPr>
          <w:rFonts w:ascii="Times New Roman" w:eastAsia="Times New Roman" w:hAnsi="Times New Roman" w:cs="Times New Roman"/>
          <w:sz w:val="24"/>
          <w:szCs w:val="24"/>
        </w:rPr>
        <w:t>48.6%)</w:t>
      </w:r>
      <w:r w:rsidR="004D1FE9">
        <w:rPr>
          <w:rFonts w:ascii="Times New Roman" w:eastAsia="Times New Roman" w:hAnsi="Times New Roman" w:cs="Times New Roman"/>
          <w:sz w:val="24"/>
          <w:szCs w:val="24"/>
        </w:rPr>
        <w:t xml:space="preserve"> of time series that were classifiable (Fig 4E). Marine systems had fewer time series than freshwater systems but had similar percentages (37.7%) that were classifiable (Fig. 4E).  </w:t>
      </w:r>
      <w:r w:rsidR="00D5649C">
        <w:rPr>
          <w:rFonts w:ascii="Times New Roman" w:eastAsia="Times New Roman" w:hAnsi="Times New Roman" w:cs="Times New Roman"/>
          <w:sz w:val="24"/>
          <w:szCs w:val="24"/>
        </w:rPr>
        <w:t xml:space="preserve">Most of the time series were from </w:t>
      </w:r>
      <w:r w:rsidR="007C571C">
        <w:rPr>
          <w:rFonts w:ascii="Times New Roman" w:eastAsia="Times New Roman" w:hAnsi="Times New Roman" w:cs="Times New Roman"/>
          <w:sz w:val="24"/>
          <w:szCs w:val="24"/>
        </w:rPr>
        <w:t>Europe</w:t>
      </w:r>
      <w:r w:rsidR="0059584F">
        <w:rPr>
          <w:rFonts w:ascii="Times New Roman" w:eastAsia="Times New Roman" w:hAnsi="Times New Roman" w:cs="Times New Roman"/>
          <w:sz w:val="24"/>
          <w:szCs w:val="24"/>
        </w:rPr>
        <w:t xml:space="preserve"> or N. America</w:t>
      </w:r>
      <w:r w:rsidR="00F966EE">
        <w:rPr>
          <w:rFonts w:ascii="Times New Roman" w:eastAsia="Times New Roman" w:hAnsi="Times New Roman" w:cs="Times New Roman"/>
          <w:sz w:val="24"/>
          <w:szCs w:val="24"/>
        </w:rPr>
        <w:t xml:space="preserve"> (Fig. 4C)</w:t>
      </w:r>
      <w:r w:rsidR="00D5649C">
        <w:rPr>
          <w:rFonts w:ascii="Times New Roman" w:eastAsia="Times New Roman" w:hAnsi="Times New Roman" w:cs="Times New Roman"/>
          <w:sz w:val="24"/>
          <w:szCs w:val="24"/>
        </w:rPr>
        <w:t>, but</w:t>
      </w:r>
      <w:r w:rsidR="008A3829">
        <w:rPr>
          <w:rFonts w:ascii="Times New Roman" w:eastAsia="Times New Roman" w:hAnsi="Times New Roman" w:cs="Times New Roman"/>
          <w:sz w:val="24"/>
          <w:szCs w:val="24"/>
        </w:rPr>
        <w:t xml:space="preserve"> only</w:t>
      </w:r>
      <w:r w:rsidR="0033035B">
        <w:rPr>
          <w:rFonts w:ascii="Times New Roman" w:eastAsia="Times New Roman" w:hAnsi="Times New Roman" w:cs="Times New Roman"/>
          <w:sz w:val="24"/>
          <w:szCs w:val="24"/>
        </w:rPr>
        <w:t xml:space="preserve"> </w:t>
      </w:r>
      <w:r w:rsidR="008A3829">
        <w:rPr>
          <w:rFonts w:ascii="Times New Roman" w:eastAsia="Times New Roman" w:hAnsi="Times New Roman" w:cs="Times New Roman"/>
          <w:sz w:val="24"/>
          <w:szCs w:val="24"/>
        </w:rPr>
        <w:t>31.1%</w:t>
      </w:r>
      <w:r w:rsidR="001033F6">
        <w:rPr>
          <w:rFonts w:ascii="Times New Roman" w:eastAsia="Times New Roman" w:hAnsi="Times New Roman" w:cs="Times New Roman"/>
          <w:sz w:val="24"/>
          <w:szCs w:val="24"/>
        </w:rPr>
        <w:t xml:space="preserve"> of </w:t>
      </w:r>
      <w:r w:rsidR="008A3829">
        <w:rPr>
          <w:rFonts w:ascii="Times New Roman" w:eastAsia="Times New Roman" w:hAnsi="Times New Roman" w:cs="Times New Roman"/>
          <w:sz w:val="24"/>
          <w:szCs w:val="24"/>
        </w:rPr>
        <w:t xml:space="preserve">European </w:t>
      </w:r>
      <w:r w:rsidR="001033F6">
        <w:rPr>
          <w:rFonts w:ascii="Times New Roman" w:eastAsia="Times New Roman" w:hAnsi="Times New Roman" w:cs="Times New Roman"/>
          <w:sz w:val="24"/>
          <w:szCs w:val="24"/>
        </w:rPr>
        <w:t>time serie</w:t>
      </w:r>
      <w:r w:rsidR="008A3829">
        <w:rPr>
          <w:rFonts w:ascii="Times New Roman" w:eastAsia="Times New Roman" w:hAnsi="Times New Roman" w:cs="Times New Roman"/>
          <w:sz w:val="24"/>
          <w:szCs w:val="24"/>
        </w:rPr>
        <w:t xml:space="preserve">s </w:t>
      </w:r>
      <w:r w:rsidR="0059584F">
        <w:rPr>
          <w:rFonts w:ascii="Times New Roman" w:eastAsia="Times New Roman" w:hAnsi="Times New Roman" w:cs="Times New Roman"/>
          <w:sz w:val="24"/>
          <w:szCs w:val="24"/>
        </w:rPr>
        <w:t xml:space="preserve">and 45.5% of North American time series </w:t>
      </w:r>
      <w:r w:rsidR="008A3829">
        <w:rPr>
          <w:rFonts w:ascii="Times New Roman" w:eastAsia="Times New Roman" w:hAnsi="Times New Roman" w:cs="Times New Roman"/>
          <w:sz w:val="24"/>
          <w:szCs w:val="24"/>
        </w:rPr>
        <w:t>were classifiable</w:t>
      </w:r>
      <w:r w:rsidR="00F966EE">
        <w:rPr>
          <w:rFonts w:ascii="Times New Roman" w:eastAsia="Times New Roman" w:hAnsi="Times New Roman" w:cs="Times New Roman"/>
          <w:sz w:val="24"/>
          <w:szCs w:val="24"/>
        </w:rPr>
        <w:t xml:space="preserve"> (Fig. 4F)</w:t>
      </w:r>
      <w:r w:rsidR="0059584F">
        <w:rPr>
          <w:rFonts w:ascii="Times New Roman" w:eastAsia="Times New Roman" w:hAnsi="Times New Roman" w:cs="Times New Roman"/>
          <w:sz w:val="24"/>
          <w:szCs w:val="24"/>
        </w:rPr>
        <w:t xml:space="preserve">. </w:t>
      </w:r>
      <w:r w:rsidR="00F82D2E">
        <w:rPr>
          <w:rFonts w:ascii="Times New Roman" w:eastAsia="Times New Roman" w:hAnsi="Times New Roman" w:cs="Times New Roman"/>
          <w:sz w:val="24"/>
          <w:szCs w:val="24"/>
        </w:rPr>
        <w:t xml:space="preserve">While there were </w:t>
      </w:r>
      <w:r w:rsidR="00CC7D17">
        <w:rPr>
          <w:rFonts w:ascii="Times New Roman" w:eastAsia="Times New Roman" w:hAnsi="Times New Roman" w:cs="Times New Roman"/>
          <w:sz w:val="24"/>
          <w:szCs w:val="24"/>
        </w:rPr>
        <w:t>fewer</w:t>
      </w:r>
      <w:r w:rsidR="00F82D2E">
        <w:rPr>
          <w:rFonts w:ascii="Times New Roman" w:eastAsia="Times New Roman" w:hAnsi="Times New Roman" w:cs="Times New Roman"/>
          <w:sz w:val="24"/>
          <w:szCs w:val="24"/>
        </w:rPr>
        <w:t xml:space="preserve"> time series from Islands (Fig. 4C)</w:t>
      </w:r>
      <w:r w:rsidR="000D588A">
        <w:rPr>
          <w:rFonts w:ascii="Times New Roman" w:eastAsia="Times New Roman" w:hAnsi="Times New Roman" w:cs="Times New Roman"/>
          <w:sz w:val="24"/>
          <w:szCs w:val="24"/>
        </w:rPr>
        <w:t>, 59.1% of the time series from islands were classifiable.</w:t>
      </w:r>
      <w:r w:rsidR="00BA29FE">
        <w:rPr>
          <w:rFonts w:ascii="Times New Roman" w:eastAsia="Times New Roman" w:hAnsi="Times New Roman" w:cs="Times New Roman"/>
          <w:sz w:val="24"/>
          <w:szCs w:val="24"/>
        </w:rPr>
        <w:t xml:space="preserve"> </w:t>
      </w:r>
    </w:p>
    <w:p w14:paraId="769E9F3B" w14:textId="3A8F125E" w:rsidR="00084C46" w:rsidRPr="00311695" w:rsidRDefault="00084C46" w:rsidP="00084C46">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Mechanism</w:t>
      </w:r>
      <w:r w:rsidR="002D7F79">
        <w:rPr>
          <w:rFonts w:ascii="Times New Roman" w:eastAsia="Times New Roman" w:hAnsi="Times New Roman" w:cs="Times New Roman"/>
          <w:i/>
          <w:iCs/>
          <w:sz w:val="24"/>
          <w:szCs w:val="24"/>
        </w:rPr>
        <w:t>s</w:t>
      </w:r>
    </w:p>
    <w:p w14:paraId="0135D87F" w14:textId="1046F7FA" w:rsidR="000178C5" w:rsidRDefault="006C3CC1" w:rsidP="00DB5CE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9A3186">
        <w:rPr>
          <w:rFonts w:ascii="Times New Roman" w:eastAsia="Times New Roman" w:hAnsi="Times New Roman" w:cs="Times New Roman"/>
          <w:sz w:val="24"/>
          <w:szCs w:val="24"/>
        </w:rPr>
        <w:t xml:space="preserve">The </w:t>
      </w:r>
      <w:proofErr w:type="gramStart"/>
      <w:r w:rsidR="009A3186">
        <w:rPr>
          <w:rFonts w:ascii="Times New Roman" w:eastAsia="Times New Roman" w:hAnsi="Times New Roman" w:cs="Times New Roman"/>
          <w:sz w:val="24"/>
          <w:szCs w:val="24"/>
        </w:rPr>
        <w:t>33 time</w:t>
      </w:r>
      <w:proofErr w:type="gramEnd"/>
      <w:r w:rsidR="009A3186">
        <w:rPr>
          <w:rFonts w:ascii="Times New Roman" w:eastAsia="Times New Roman" w:hAnsi="Times New Roman" w:cs="Times New Roman"/>
          <w:sz w:val="24"/>
          <w:szCs w:val="24"/>
        </w:rPr>
        <w:t xml:space="preserve"> series that we classified as boom-bust were found in</w:t>
      </w:r>
      <w:r>
        <w:rPr>
          <w:rFonts w:ascii="Times New Roman" w:eastAsia="Times New Roman" w:hAnsi="Times New Roman" w:cs="Times New Roman"/>
          <w:sz w:val="24"/>
          <w:szCs w:val="24"/>
        </w:rPr>
        <w:t xml:space="preserve"> 15 </w:t>
      </w:r>
      <w:r w:rsidR="009A3186">
        <w:rPr>
          <w:rFonts w:ascii="Times New Roman" w:eastAsia="Times New Roman" w:hAnsi="Times New Roman" w:cs="Times New Roman"/>
          <w:sz w:val="24"/>
          <w:szCs w:val="24"/>
        </w:rPr>
        <w:t xml:space="preserve">separate </w:t>
      </w:r>
      <w:r>
        <w:rPr>
          <w:rFonts w:ascii="Times New Roman" w:eastAsia="Times New Roman" w:hAnsi="Times New Roman" w:cs="Times New Roman"/>
          <w:sz w:val="24"/>
          <w:szCs w:val="24"/>
        </w:rPr>
        <w:t xml:space="preserve">studies that </w:t>
      </w:r>
      <w:r w:rsidR="003D3925">
        <w:rPr>
          <w:rFonts w:ascii="Times New Roman" w:eastAsia="Times New Roman" w:hAnsi="Times New Roman" w:cs="Times New Roman"/>
          <w:sz w:val="24"/>
          <w:szCs w:val="24"/>
        </w:rPr>
        <w:t xml:space="preserve">(Table 1). The </w:t>
      </w:r>
      <w:r w:rsidR="00C40BD6">
        <w:rPr>
          <w:rFonts w:ascii="Times New Roman" w:eastAsia="Times New Roman" w:hAnsi="Times New Roman" w:cs="Times New Roman"/>
          <w:sz w:val="24"/>
          <w:szCs w:val="24"/>
        </w:rPr>
        <w:t xml:space="preserve">mechanisms presented by these studies could be grouped into four groups: 1) enemy release followed by enemy accumulation, 2) resource depletion, 3) invasive species </w:t>
      </w:r>
      <w:r w:rsidR="00C40BD6">
        <w:rPr>
          <w:rFonts w:ascii="Times New Roman" w:eastAsia="Times New Roman" w:hAnsi="Times New Roman" w:cs="Times New Roman"/>
          <w:sz w:val="24"/>
          <w:szCs w:val="24"/>
        </w:rPr>
        <w:lastRenderedPageBreak/>
        <w:t xml:space="preserve">unfavorably </w:t>
      </w:r>
      <w:r w:rsidR="0061799D">
        <w:rPr>
          <w:rFonts w:ascii="Times New Roman" w:eastAsia="Times New Roman" w:hAnsi="Times New Roman" w:cs="Times New Roman"/>
          <w:sz w:val="24"/>
          <w:szCs w:val="24"/>
        </w:rPr>
        <w:t>alter</w:t>
      </w:r>
      <w:r w:rsidR="00C40BD6">
        <w:rPr>
          <w:rFonts w:ascii="Times New Roman" w:eastAsia="Times New Roman" w:hAnsi="Times New Roman" w:cs="Times New Roman"/>
          <w:sz w:val="24"/>
          <w:szCs w:val="24"/>
        </w:rPr>
        <w:t xml:space="preserve"> the ecosystem for future generations, and 4) environmental thresholds</w:t>
      </w:r>
      <w:r w:rsidR="006D1659">
        <w:rPr>
          <w:rFonts w:ascii="Times New Roman" w:eastAsia="Times New Roman" w:hAnsi="Times New Roman" w:cs="Times New Roman"/>
          <w:sz w:val="24"/>
          <w:szCs w:val="24"/>
        </w:rPr>
        <w:t xml:space="preserve"> (Table 1)</w:t>
      </w:r>
      <w:r w:rsidR="00C40BD6">
        <w:rPr>
          <w:rFonts w:ascii="Times New Roman" w:eastAsia="Times New Roman" w:hAnsi="Times New Roman" w:cs="Times New Roman"/>
          <w:sz w:val="24"/>
          <w:szCs w:val="24"/>
        </w:rPr>
        <w:t>.</w:t>
      </w:r>
      <w:r w:rsidR="00BC7A01">
        <w:rPr>
          <w:rFonts w:ascii="Times New Roman" w:eastAsia="Times New Roman" w:hAnsi="Times New Roman" w:cs="Times New Roman"/>
          <w:sz w:val="24"/>
          <w:szCs w:val="24"/>
        </w:rPr>
        <w:t xml:space="preserve"> </w:t>
      </w:r>
      <w:r w:rsidR="009D095C">
        <w:rPr>
          <w:rFonts w:ascii="Times New Roman" w:eastAsia="Times New Roman" w:hAnsi="Times New Roman" w:cs="Times New Roman"/>
          <w:sz w:val="24"/>
          <w:szCs w:val="24"/>
        </w:rPr>
        <w:t>The number of studies</w:t>
      </w:r>
      <w:r w:rsidR="006D1659">
        <w:rPr>
          <w:rFonts w:ascii="Times New Roman" w:eastAsia="Times New Roman" w:hAnsi="Times New Roman" w:cs="Times New Roman"/>
          <w:sz w:val="24"/>
          <w:szCs w:val="24"/>
        </w:rPr>
        <w:t xml:space="preserve"> and each stud</w:t>
      </w:r>
      <w:r w:rsidR="002E3AF0">
        <w:rPr>
          <w:rFonts w:ascii="Times New Roman" w:eastAsia="Times New Roman" w:hAnsi="Times New Roman" w:cs="Times New Roman"/>
          <w:sz w:val="24"/>
          <w:szCs w:val="24"/>
        </w:rPr>
        <w:t>y’s</w:t>
      </w:r>
      <w:r w:rsidR="006D1659">
        <w:rPr>
          <w:rFonts w:ascii="Times New Roman" w:eastAsia="Times New Roman" w:hAnsi="Times New Roman" w:cs="Times New Roman"/>
          <w:sz w:val="24"/>
          <w:szCs w:val="24"/>
        </w:rPr>
        <w:t xml:space="preserve"> strength of evidence</w:t>
      </w:r>
      <w:r w:rsidR="009D095C">
        <w:rPr>
          <w:rFonts w:ascii="Times New Roman" w:eastAsia="Times New Roman" w:hAnsi="Times New Roman" w:cs="Times New Roman"/>
          <w:sz w:val="24"/>
          <w:szCs w:val="24"/>
        </w:rPr>
        <w:t xml:space="preserve"> </w:t>
      </w:r>
      <w:r w:rsidR="002E3AF0">
        <w:rPr>
          <w:rFonts w:ascii="Times New Roman" w:eastAsia="Times New Roman" w:hAnsi="Times New Roman" w:cs="Times New Roman"/>
          <w:sz w:val="24"/>
          <w:szCs w:val="24"/>
        </w:rPr>
        <w:t>for</w:t>
      </w:r>
      <w:r w:rsidR="009D095C">
        <w:rPr>
          <w:rFonts w:ascii="Times New Roman" w:eastAsia="Times New Roman" w:hAnsi="Times New Roman" w:cs="Times New Roman"/>
          <w:sz w:val="24"/>
          <w:szCs w:val="24"/>
        </w:rPr>
        <w:t xml:space="preserve"> mechanisms varied</w:t>
      </w:r>
      <w:r w:rsidR="006D1659">
        <w:rPr>
          <w:rFonts w:ascii="Times New Roman" w:eastAsia="Times New Roman" w:hAnsi="Times New Roman" w:cs="Times New Roman"/>
          <w:sz w:val="24"/>
          <w:szCs w:val="24"/>
        </w:rPr>
        <w:t xml:space="preserve"> (Table 1). </w:t>
      </w:r>
      <w:r w:rsidR="002E3AF0">
        <w:rPr>
          <w:rFonts w:ascii="Times New Roman" w:eastAsia="Times New Roman" w:hAnsi="Times New Roman" w:cs="Times New Roman"/>
          <w:sz w:val="24"/>
          <w:szCs w:val="24"/>
        </w:rPr>
        <w:t xml:space="preserve">There were six studies that presented enemy release followed by enemy accumulation as the mechanism causing the boom-bust of which 1 presented strong evidence, 4 presented poor evidence and 1 presented weak evidence (Table 1). </w:t>
      </w:r>
      <w:r w:rsidR="00214F67">
        <w:rPr>
          <w:rFonts w:ascii="Times New Roman" w:eastAsia="Times New Roman" w:hAnsi="Times New Roman" w:cs="Times New Roman"/>
          <w:sz w:val="24"/>
          <w:szCs w:val="24"/>
        </w:rPr>
        <w:t>One study presented strong evidence for resource depletion causing the boom-bust</w:t>
      </w:r>
      <w:r w:rsidR="00D80CD6">
        <w:rPr>
          <w:rFonts w:ascii="Times New Roman" w:eastAsia="Times New Roman" w:hAnsi="Times New Roman" w:cs="Times New Roman"/>
          <w:sz w:val="24"/>
          <w:szCs w:val="24"/>
        </w:rPr>
        <w:t xml:space="preserve"> (Table 1)</w:t>
      </w:r>
      <w:r w:rsidR="00214F67">
        <w:rPr>
          <w:rFonts w:ascii="Times New Roman" w:eastAsia="Times New Roman" w:hAnsi="Times New Roman" w:cs="Times New Roman"/>
          <w:sz w:val="24"/>
          <w:szCs w:val="24"/>
        </w:rPr>
        <w:t>.</w:t>
      </w:r>
      <w:r w:rsidR="00D80CD6">
        <w:rPr>
          <w:rFonts w:ascii="Times New Roman" w:eastAsia="Times New Roman" w:hAnsi="Times New Roman" w:cs="Times New Roman"/>
          <w:sz w:val="24"/>
          <w:szCs w:val="24"/>
        </w:rPr>
        <w:t xml:space="preserve"> One study presented intermediate evidence for the invasive species unfavorably altering the ecosystem for future generations</w:t>
      </w:r>
      <w:r w:rsidR="00EB4375">
        <w:rPr>
          <w:rFonts w:ascii="Times New Roman" w:eastAsia="Times New Roman" w:hAnsi="Times New Roman" w:cs="Times New Roman"/>
          <w:sz w:val="24"/>
          <w:szCs w:val="24"/>
        </w:rPr>
        <w:t xml:space="preserve"> as the cause of the boom bust (Table 1). Environmental thresholds were presented as the cause of the boom</w:t>
      </w:r>
      <w:r w:rsidR="008E6C1E">
        <w:rPr>
          <w:rFonts w:ascii="Times New Roman" w:eastAsia="Times New Roman" w:hAnsi="Times New Roman" w:cs="Times New Roman"/>
          <w:sz w:val="24"/>
          <w:szCs w:val="24"/>
        </w:rPr>
        <w:t>-</w:t>
      </w:r>
      <w:r w:rsidR="00EB4375">
        <w:rPr>
          <w:rFonts w:ascii="Times New Roman" w:eastAsia="Times New Roman" w:hAnsi="Times New Roman" w:cs="Times New Roman"/>
          <w:sz w:val="24"/>
          <w:szCs w:val="24"/>
        </w:rPr>
        <w:t>bust in five studies</w:t>
      </w:r>
      <w:r w:rsidR="001263C1">
        <w:rPr>
          <w:rFonts w:ascii="Times New Roman" w:eastAsia="Times New Roman" w:hAnsi="Times New Roman" w:cs="Times New Roman"/>
          <w:sz w:val="24"/>
          <w:szCs w:val="24"/>
        </w:rPr>
        <w:t xml:space="preserve"> of which 4 presented poor evidence and 1 presented weak evidence</w:t>
      </w:r>
      <w:r w:rsidR="009A2C18">
        <w:rPr>
          <w:rFonts w:ascii="Times New Roman" w:eastAsia="Times New Roman" w:hAnsi="Times New Roman" w:cs="Times New Roman"/>
          <w:sz w:val="24"/>
          <w:szCs w:val="24"/>
        </w:rPr>
        <w:t xml:space="preserve"> (Table 1)</w:t>
      </w:r>
      <w:r w:rsidR="001263C1">
        <w:rPr>
          <w:rFonts w:ascii="Times New Roman" w:eastAsia="Times New Roman" w:hAnsi="Times New Roman" w:cs="Times New Roman"/>
          <w:sz w:val="24"/>
          <w:szCs w:val="24"/>
        </w:rPr>
        <w:t>.</w:t>
      </w:r>
      <w:r w:rsidR="00FE2D7A" w:rsidRPr="00FE2D7A">
        <w:rPr>
          <w:rFonts w:ascii="Times New Roman" w:eastAsia="Times New Roman" w:hAnsi="Times New Roman" w:cs="Times New Roman"/>
          <w:sz w:val="24"/>
          <w:szCs w:val="24"/>
        </w:rPr>
        <w:t xml:space="preserve"> </w:t>
      </w:r>
      <w:r w:rsidR="00FE2D7A">
        <w:rPr>
          <w:rFonts w:ascii="Times New Roman" w:eastAsia="Times New Roman" w:hAnsi="Times New Roman" w:cs="Times New Roman"/>
          <w:sz w:val="24"/>
          <w:szCs w:val="24"/>
        </w:rPr>
        <w:t>Four studies did not specify a mechanism (Table 1).</w:t>
      </w:r>
    </w:p>
    <w:p w14:paraId="42D1FA2F" w14:textId="184CF8AE" w:rsidR="00E50B36" w:rsidRDefault="00E50B36" w:rsidP="00E50B36">
      <w:pPr>
        <w:spacing w:line="480" w:lineRule="auto"/>
        <w:rPr>
          <w:rFonts w:ascii="Times New Roman" w:eastAsia="Times New Roman" w:hAnsi="Times New Roman" w:cs="Times New Roman"/>
          <w:b/>
          <w:bCs/>
          <w:sz w:val="24"/>
          <w:szCs w:val="24"/>
        </w:rPr>
      </w:pPr>
      <w:r w:rsidRPr="00E50B36">
        <w:rPr>
          <w:rFonts w:ascii="Times New Roman" w:eastAsia="Times New Roman" w:hAnsi="Times New Roman" w:cs="Times New Roman"/>
          <w:b/>
          <w:bCs/>
          <w:sz w:val="24"/>
          <w:szCs w:val="24"/>
        </w:rPr>
        <w:t>Discussion</w:t>
      </w:r>
    </w:p>
    <w:p w14:paraId="1B00351C" w14:textId="02CE18A2" w:rsidR="00CB778E" w:rsidRDefault="00CB778E" w:rsidP="00AD1AC2">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
          <w:sz w:val="24"/>
          <w:szCs w:val="24"/>
        </w:rPr>
        <w:tab/>
      </w:r>
      <w:r w:rsidR="0007516D">
        <w:rPr>
          <w:rFonts w:ascii="Times New Roman" w:eastAsia="Times New Roman" w:hAnsi="Times New Roman" w:cs="Times New Roman"/>
          <w:iCs/>
          <w:sz w:val="24"/>
          <w:szCs w:val="24"/>
        </w:rPr>
        <w:t>Relative to the vast amount of effort spent studying the introduction rates</w:t>
      </w:r>
      <w:r w:rsidR="006229D0">
        <w:rPr>
          <w:rFonts w:ascii="Times New Roman" w:eastAsia="Times New Roman" w:hAnsi="Times New Roman" w:cs="Times New Roman"/>
          <w:iCs/>
          <w:sz w:val="24"/>
          <w:szCs w:val="24"/>
        </w:rPr>
        <w:t xml:space="preserve"> </w:t>
      </w:r>
      <w:r w:rsidR="006229D0">
        <w:rPr>
          <w:rFonts w:ascii="Times New Roman" w:eastAsia="Times New Roman" w:hAnsi="Times New Roman" w:cs="Times New Roman"/>
          <w:iCs/>
          <w:sz w:val="24"/>
          <w:szCs w:val="24"/>
        </w:rPr>
        <w:fldChar w:fldCharType="begin"/>
      </w:r>
      <w:r w:rsidR="006229D0">
        <w:rPr>
          <w:rFonts w:ascii="Times New Roman" w:eastAsia="Times New Roman" w:hAnsi="Times New Roman" w:cs="Times New Roman"/>
          <w:iCs/>
          <w:sz w:val="24"/>
          <w:szCs w:val="24"/>
        </w:rPr>
        <w:instrText xml:space="preserve"> ADDIN ZOTERO_ITEM CSL_CITATION {"citationID":"6C28TbiE","properties":{"formattedCitation":"(Seebens {\\i{}et al.} 2017, 2021)","plainCitation":"(Seebens et al. 2017, 2021)","noteIndex":0},"citationItems":[{"id":4555,"uris":["http://zotero.org/users/9972654/items/RKFDPG7Z"],"itemData":{"id":4555,"type":"article-journal","abstract":"Abstract\n            Although research on human-mediated exchanges of species has substantially intensified during the last centuries, we know surprisingly little about temporal dynamics of alien species accumulations across regions and taxa. Using a novel database of 45,813 first records of 16,926 established alien species, we show that the annual rate of first records worldwide has increased during the last 200 years, with 37% of all first records reported most recently (1970–2014). Inter-continental and inter-taxonomic variation can be largely attributed to the diaspora of European settlers in the nineteenth century and to the acceleration in trade in the twentieth century. For all taxonomic groups, the increase in numbers of alien species does not show any sign of saturation and most taxa even show increases in the rate of first records over time. This highlights that past efforts to mitigate invasions have not been effective enough to keep up with increasing globalization.","container-title":"Nature Communications","DOI":"10.1038/ncomms14435","ISSN":"2041-1723","issue":"1","journalAbbreviation":"Nat Commun","language":"en","page":"14435","source":"DOI.org (Crossref)","title":"No saturation in the accumulation of alien species worldwide","volume":"8","author":[{"family":"Seebens","given":"Hanno"},{"family":"Blackburn","given":"Tim M."},{"family":"Dyer","given":"Ellie E."},{"family":"Genovesi","given":"Piero"},{"family":"Hulme","given":"Philip E."},{"family":"Jeschke","given":"Jonathan M."},{"family":"Pagad","given":"Shyama"},{"family":"Pyšek","given":"Petr"},{"family":"Winter","given":"Marten"},{"family":"Arianoutsou","given":"Margarita"},{"family":"Bacher","given":"Sven"},{"family":"Blasius","given":"Bernd"},{"family":"Brundu","given":"Giuseppe"},{"family":"Capinha","given":"César"},{"family":"Celesti-Grapow","given":"Laura"},{"family":"Dawson","given":"Wayne"},{"family":"Dullinger","given":"Stefan"},{"family":"Fuentes","given":"Nicol"},{"family":"Jäger","given":"Heinke"},{"family":"Kartesz","given":"John"},{"family":"Kenis","given":"Marc"},{"family":"Kreft","given":"Holger"},{"family":"Kühn","given":"Ingolf"},{"family":"Lenzner","given":"Bernd"},{"family":"Liebhold","given":"Andrew"},{"family":"Mosena","given":"Alexander"},{"family":"Moser","given":"Dietmar"},{"family":"Nishino","given":"Misako"},{"family":"Pearman","given":"David"},{"family":"Pergl","given":"Jan"},{"family":"Rabitsch","given":"Wolfgang"},{"family":"Rojas-Sandoval","given":"Julissa"},{"family":"Roques","given":"Alain"},{"family":"Rorke","given":"Stephanie"},{"family":"Rossinelli","given":"Silvia"},{"family":"Roy","given":"Helen E."},{"family":"Scalera","given":"Riccardo"},{"family":"Schindler","given":"Stefan"},{"family":"Štajerová","given":"Kateřina"},{"family":"Tokarska-Guzik","given":"Barbara"},{"family":"Van Kleunen","given":"Mark"},{"family":"Walker","given":"Kevin"},{"family":"Weigelt","given":"Patrick"},{"family":"Yamanaka","given":"Takehiko"},{"family":"Essl","given":"Franz"}],"issued":{"date-parts":[["2017",2,15]]}}},{"id":4557,"uris":["http://zotero.org/users/9972654/items/8P92MLU5"],"itemData":{"id":4557,"type":"article-journal","abstract":"Abstract\n            Biological invasions have steadily increased over recent centuries. However, we still lack a clear expectation about future trends in alien species numbers. In particular, we do not know whether alien species will continue to accumulate in regional floras and faunas, or whether the pace of accumulation will decrease due to the depletion of native source pools. Here, we apply a new model to simulate future numbers of alien species based on estimated sizes of source pools and dynamics of historical invasions, assuming a continuation of processes in the future as observed in the past (a business‐as‐usual scenario). We first validated performance of different model versions by conducting a back‐casting approach, therefore fitting the model to alien species numbers until 1950 and validating predictions on trends from 1950 to 2005. In a second step, we selected the best performing model that provided the most robust predictions to project trajectories of alien species numbers until 2050. Altogether, this resulted in 3,790 stochastic simulation runs for 38 taxon–continent combinations. We provide the first quantitative projections of future trajectories of alien species numbers for seven major taxonomic groups in eight continents, accounting for variation in sampling intensity and uncertainty in projections. Overall, established alien species numbers per continent were predicted to increase from 2005 to 2050 by 36%. Particularly, strong increases were projected for Europe in absolute (+2,543 ± 237 alien species) and relative terms, followed by Temperate Asia (+1,597 ± 197), Northern America (1,484 ± 74) and Southern America (1,391 ± 258). Among individual taxonomic groups, especially strong increases were projected for invertebrates globally. Declining (but still positive) rates were projected only for Australasia. Our projections provide a first baseline for the assessment of future developments of biological invasions, which will help to inform policies to contain the spread of alien species.","container-title":"Global Change Biology","DOI":"10.1111/gcb.15333","ISSN":"1354-1013, 1365-2486","issue":"5","journalAbbreviation":"Global Change Biology","language":"en","page":"970-982","source":"DOI.org (Crossref)","title":"Projecting the continental accumulation of alien species through to 2050","volume":"27","author":[{"family":"Seebens","given":"Hanno"},{"family":"Bacher","given":"Sven"},{"family":"Blackburn","given":"Tim M."},{"family":"Capinha","given":"César"},{"family":"Dawson","given":"Wayne"},{"family":"Dullinger","given":"Stefan"},{"family":"Genovesi","given":"Piero"},{"family":"Hulme","given":"Philip E."},{"family":"Van Kleunen","given":"Mark"},{"family":"Kühn","given":"Ingolf"},{"family":"Jeschke","given":"Jonathan M."},{"family":"Lenzner","given":"Bernd"},{"family":"Liebhold","given":"Andrew M."},{"family":"Pattison","given":"Zarah"},{"family":"Pergl","given":"Jan"},{"family":"Pyšek","given":"Petr"},{"family":"Winter","given":"Marten"},{"family":"Essl","given":"Franz"}],"issued":{"date-parts":[["2021",3]]}}}],"schema":"https://github.com/citation-style-language/schema/raw/master/csl-citation.json"} </w:instrText>
      </w:r>
      <w:r w:rsidR="006229D0">
        <w:rPr>
          <w:rFonts w:ascii="Times New Roman" w:eastAsia="Times New Roman" w:hAnsi="Times New Roman" w:cs="Times New Roman"/>
          <w:iCs/>
          <w:sz w:val="24"/>
          <w:szCs w:val="24"/>
        </w:rPr>
        <w:fldChar w:fldCharType="separate"/>
      </w:r>
      <w:r w:rsidR="006229D0" w:rsidRPr="006229D0">
        <w:rPr>
          <w:rFonts w:ascii="Times New Roman" w:hAnsi="Times New Roman" w:cs="Times New Roman"/>
          <w:sz w:val="24"/>
        </w:rPr>
        <w:t xml:space="preserve">(Seebens </w:t>
      </w:r>
      <w:r w:rsidR="006229D0" w:rsidRPr="006229D0">
        <w:rPr>
          <w:rFonts w:ascii="Times New Roman" w:hAnsi="Times New Roman" w:cs="Times New Roman"/>
          <w:i/>
          <w:iCs/>
          <w:sz w:val="24"/>
        </w:rPr>
        <w:t>et al.</w:t>
      </w:r>
      <w:r w:rsidR="006229D0" w:rsidRPr="006229D0">
        <w:rPr>
          <w:rFonts w:ascii="Times New Roman" w:hAnsi="Times New Roman" w:cs="Times New Roman"/>
          <w:sz w:val="24"/>
        </w:rPr>
        <w:t xml:space="preserve"> 2017, 2021)</w:t>
      </w:r>
      <w:r w:rsidR="006229D0">
        <w:rPr>
          <w:rFonts w:ascii="Times New Roman" w:eastAsia="Times New Roman" w:hAnsi="Times New Roman" w:cs="Times New Roman"/>
          <w:iCs/>
          <w:sz w:val="24"/>
          <w:szCs w:val="24"/>
        </w:rPr>
        <w:fldChar w:fldCharType="end"/>
      </w:r>
      <w:r w:rsidR="00BE2B6E">
        <w:rPr>
          <w:rFonts w:ascii="Times New Roman" w:eastAsia="Times New Roman" w:hAnsi="Times New Roman" w:cs="Times New Roman"/>
          <w:iCs/>
          <w:sz w:val="24"/>
          <w:szCs w:val="24"/>
        </w:rPr>
        <w:t>, impacts</w:t>
      </w:r>
      <w:r w:rsidR="006229D0">
        <w:rPr>
          <w:rFonts w:ascii="Times New Roman" w:eastAsia="Times New Roman" w:hAnsi="Times New Roman" w:cs="Times New Roman"/>
          <w:iCs/>
          <w:sz w:val="24"/>
          <w:szCs w:val="24"/>
        </w:rPr>
        <w:t xml:space="preserve"> </w:t>
      </w:r>
      <w:r w:rsidR="006229D0">
        <w:rPr>
          <w:rFonts w:ascii="Times New Roman" w:eastAsia="Times New Roman" w:hAnsi="Times New Roman" w:cs="Times New Roman"/>
          <w:iCs/>
          <w:sz w:val="24"/>
          <w:szCs w:val="24"/>
        </w:rPr>
        <w:fldChar w:fldCharType="begin"/>
      </w:r>
      <w:r w:rsidR="006229D0">
        <w:rPr>
          <w:rFonts w:ascii="Times New Roman" w:eastAsia="Times New Roman" w:hAnsi="Times New Roman" w:cs="Times New Roman"/>
          <w:iCs/>
          <w:sz w:val="24"/>
          <w:szCs w:val="24"/>
        </w:rPr>
        <w:instrText xml:space="preserve"> ADDIN ZOTERO_ITEM CSL_CITATION {"citationID":"2p14VGka","properties":{"formattedCitation":"(Cuthbert {\\i{}et al.} 2021; Linders {\\i{}et al.} 2019; Pimentel {\\i{}et al.} 2005)","plainCitation":"(Cuthbert et al. 2021; Linders et al. 2019; Pimentel et al. 2005)","noteIndex":0},"citationItems":[{"id":4548,"uris":["http://zotero.org/users/9972654/items/YK9THA9W"],"itemData":{"id":4548,"type":"article-journal","container-title":"Science of The Total Environment","DOI":"10.1016/j.scitotenv.2021.145238","ISSN":"00489697","journalAbbreviation":"Science of The Total Environment","language":"en","page":"145238","source":"DOI.org (Crossref)","title":"Global economic costs of aquatic invasive alien species","volume":"775","author":[{"family":"Cuthbert","given":"Ross N."},{"family":"Pattison","given":"Zarah"},{"family":"Taylor","given":"Nigel G."},{"family":"Verbrugge","given":"Laura"},{"family":"Diagne","given":"Christophe"},{"family":"Ahmed","given":"Danish A."},{"family":"Leroy","given":"Boris"},{"family":"Angulo","given":"Elena"},{"family":"Briski","given":"Elizabeta"},{"family":"Capinha","given":"César"},{"family":"Catford","given":"Jane A."},{"family":"Dalu","given":"Tatenda"},{"family":"Essl","given":"Franz"},{"family":"Gozlan","given":"Rodolphe E."},{"family":"Haubrock","given":"Phillip J."},{"family":"Kourantidou","given":"Melina"},{"family":"Kramer","given":"Andrew M."},{"family":"Renault","given":"David"},{"family":"Wasserman","given":"Ryan J."},{"family":"Courchamp","given":"Franck"}],"issued":{"date-parts":[["2021",6]]}}},{"id":188,"uris":["http://zotero.org/users/9972654/items/72CJL3ID"],"itemData":{"id":188,"type":"article-journal","container-title":"Journal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6229D0">
        <w:rPr>
          <w:rFonts w:ascii="Times New Roman" w:eastAsia="Times New Roman" w:hAnsi="Times New Roman" w:cs="Times New Roman"/>
          <w:iCs/>
          <w:sz w:val="24"/>
          <w:szCs w:val="24"/>
        </w:rPr>
        <w:fldChar w:fldCharType="separate"/>
      </w:r>
      <w:r w:rsidR="006229D0" w:rsidRPr="006229D0">
        <w:rPr>
          <w:rFonts w:ascii="Times New Roman" w:hAnsi="Times New Roman" w:cs="Times New Roman"/>
          <w:sz w:val="24"/>
        </w:rPr>
        <w:t xml:space="preserve">(Cuthbert </w:t>
      </w:r>
      <w:r w:rsidR="006229D0" w:rsidRPr="006229D0">
        <w:rPr>
          <w:rFonts w:ascii="Times New Roman" w:hAnsi="Times New Roman" w:cs="Times New Roman"/>
          <w:i/>
          <w:iCs/>
          <w:sz w:val="24"/>
        </w:rPr>
        <w:t>et al.</w:t>
      </w:r>
      <w:r w:rsidR="006229D0" w:rsidRPr="006229D0">
        <w:rPr>
          <w:rFonts w:ascii="Times New Roman" w:hAnsi="Times New Roman" w:cs="Times New Roman"/>
          <w:sz w:val="24"/>
        </w:rPr>
        <w:t xml:space="preserve"> 2021; Linders </w:t>
      </w:r>
      <w:r w:rsidR="006229D0" w:rsidRPr="006229D0">
        <w:rPr>
          <w:rFonts w:ascii="Times New Roman" w:hAnsi="Times New Roman" w:cs="Times New Roman"/>
          <w:i/>
          <w:iCs/>
          <w:sz w:val="24"/>
        </w:rPr>
        <w:t>et al.</w:t>
      </w:r>
      <w:r w:rsidR="006229D0" w:rsidRPr="006229D0">
        <w:rPr>
          <w:rFonts w:ascii="Times New Roman" w:hAnsi="Times New Roman" w:cs="Times New Roman"/>
          <w:sz w:val="24"/>
        </w:rPr>
        <w:t xml:space="preserve"> 2019; Pimentel </w:t>
      </w:r>
      <w:r w:rsidR="006229D0" w:rsidRPr="006229D0">
        <w:rPr>
          <w:rFonts w:ascii="Times New Roman" w:hAnsi="Times New Roman" w:cs="Times New Roman"/>
          <w:i/>
          <w:iCs/>
          <w:sz w:val="24"/>
        </w:rPr>
        <w:t>et al.</w:t>
      </w:r>
      <w:r w:rsidR="006229D0" w:rsidRPr="006229D0">
        <w:rPr>
          <w:rFonts w:ascii="Times New Roman" w:hAnsi="Times New Roman" w:cs="Times New Roman"/>
          <w:sz w:val="24"/>
        </w:rPr>
        <w:t xml:space="preserve"> 2005)</w:t>
      </w:r>
      <w:r w:rsidR="006229D0">
        <w:rPr>
          <w:rFonts w:ascii="Times New Roman" w:eastAsia="Times New Roman" w:hAnsi="Times New Roman" w:cs="Times New Roman"/>
          <w:iCs/>
          <w:sz w:val="24"/>
          <w:szCs w:val="24"/>
        </w:rPr>
        <w:fldChar w:fldCharType="end"/>
      </w:r>
      <w:r w:rsidR="006229D0">
        <w:rPr>
          <w:rFonts w:ascii="Times New Roman" w:eastAsia="Times New Roman" w:hAnsi="Times New Roman" w:cs="Times New Roman"/>
          <w:iCs/>
          <w:sz w:val="24"/>
          <w:szCs w:val="24"/>
        </w:rPr>
        <w:t>,</w:t>
      </w:r>
      <w:r w:rsidR="00BE2B6E">
        <w:rPr>
          <w:rFonts w:ascii="Times New Roman" w:eastAsia="Times New Roman" w:hAnsi="Times New Roman" w:cs="Times New Roman"/>
          <w:iCs/>
          <w:sz w:val="24"/>
          <w:szCs w:val="24"/>
        </w:rPr>
        <w:t xml:space="preserve"> </w:t>
      </w:r>
      <w:r w:rsidR="0007516D">
        <w:rPr>
          <w:rFonts w:ascii="Times New Roman" w:eastAsia="Times New Roman" w:hAnsi="Times New Roman" w:cs="Times New Roman"/>
          <w:iCs/>
          <w:sz w:val="24"/>
          <w:szCs w:val="24"/>
        </w:rPr>
        <w:t xml:space="preserve">and </w:t>
      </w:r>
      <w:r w:rsidR="00BE2B6E">
        <w:rPr>
          <w:rFonts w:ascii="Times New Roman" w:eastAsia="Times New Roman" w:hAnsi="Times New Roman" w:cs="Times New Roman"/>
          <w:iCs/>
          <w:sz w:val="24"/>
          <w:szCs w:val="24"/>
        </w:rPr>
        <w:t>control measures of invasions, the population dynamics</w:t>
      </w:r>
      <w:r w:rsidR="00BC41AB">
        <w:rPr>
          <w:rFonts w:ascii="Times New Roman" w:eastAsia="Times New Roman" w:hAnsi="Times New Roman" w:cs="Times New Roman"/>
          <w:iCs/>
          <w:sz w:val="24"/>
          <w:szCs w:val="24"/>
        </w:rPr>
        <w:t xml:space="preserve"> of invasive </w:t>
      </w:r>
      <w:r w:rsidR="00FE1EE7">
        <w:rPr>
          <w:rFonts w:ascii="Times New Roman" w:eastAsia="Times New Roman" w:hAnsi="Times New Roman" w:cs="Times New Roman"/>
          <w:iCs/>
          <w:sz w:val="24"/>
          <w:szCs w:val="24"/>
        </w:rPr>
        <w:t>species</w:t>
      </w:r>
      <w:r w:rsidR="00BE2B6E">
        <w:rPr>
          <w:rFonts w:ascii="Times New Roman" w:eastAsia="Times New Roman" w:hAnsi="Times New Roman" w:cs="Times New Roman"/>
          <w:iCs/>
          <w:sz w:val="24"/>
          <w:szCs w:val="24"/>
        </w:rPr>
        <w:t xml:space="preserve"> are less studied (but see, </w:t>
      </w:r>
      <w:r w:rsidR="00BD3A92">
        <w:rPr>
          <w:rFonts w:ascii="Times New Roman" w:eastAsia="Times New Roman" w:hAnsi="Times New Roman" w:cs="Times New Roman"/>
          <w:iCs/>
          <w:sz w:val="24"/>
          <w:szCs w:val="24"/>
        </w:rPr>
        <w:fldChar w:fldCharType="begin"/>
      </w:r>
      <w:r w:rsidR="00FF3000">
        <w:rPr>
          <w:rFonts w:ascii="Times New Roman" w:eastAsia="Times New Roman" w:hAnsi="Times New Roman" w:cs="Times New Roman"/>
          <w:iCs/>
          <w:sz w:val="24"/>
          <w:szCs w:val="24"/>
        </w:rPr>
        <w:instrText xml:space="preserve"> ADDIN ZOTERO_ITEM CSL_CITATION {"citationID":"nG9WP7qL","properties":{"formattedCitation":"(Spear {\\i{}et al.} 2021)","plainCitation":"(Spear et al. 2021)","dontUpdate":true,"noteIndex":0},"citationItems":[{"id":82,"uris":["http://zotero.org/users/9972654/items/8LJU5HQ5"],"itemData":{"id":82,"type":"article-journal","abstract":"It is well established that nonnative species are a key driver of global environmental change, but much less is known about the underlying drivers of nonnative species outbreaks themselves. In the present article, we explore the concept and implications of nonnative sleeper populations in invasion dynamics. Such populations persist at low abundance for years or even decades—a period during which they often go undetected and have negligible impact—until they are triggered by an environmental factor to become highly abundant and disruptive. Population irruptions are commonly misinterpreted as a recent arrival of the nonnative species, but sleeper populations belie a more complex history of inconspicuous occurrence followed by an abrupt shift in abundance and ecological impact. In the present article, we identify mechanisms that can trigger their irruption, and the implications for invasive species risk assessment and management.","container-title":"BioScience","DOI":"10.1093/biosci/biaa168","ISSN":"0006-3568, 1525-3244","issue":"4","language":"en","page":"357-369","source":"DOI.org (Crossref)","title":"The Invasion Ecology of Sleeper Populations: Prevalence, Persistence, and Abrupt Shifts","title-short":"The Invasion Ecology of Sleeper Populations","volume":"71","author":[{"family":"Spear","given":"Michael J"},{"family":"Walsh","given":"Jake R"},{"family":"Ricciardi","given":"Anthony"},{"family":"Zanden","given":"M Jake Vander"}],"issued":{"date-parts":[["2021",4,12]]}}}],"schema":"https://github.com/citation-style-language/schema/raw/master/csl-citation.json"} </w:instrText>
      </w:r>
      <w:r w:rsidR="00BD3A92">
        <w:rPr>
          <w:rFonts w:ascii="Times New Roman" w:eastAsia="Times New Roman" w:hAnsi="Times New Roman" w:cs="Times New Roman"/>
          <w:iCs/>
          <w:sz w:val="24"/>
          <w:szCs w:val="24"/>
        </w:rPr>
        <w:fldChar w:fldCharType="separate"/>
      </w:r>
      <w:r w:rsidR="00BD3A92" w:rsidRPr="00BD3A92">
        <w:rPr>
          <w:rFonts w:ascii="Times New Roman" w:hAnsi="Times New Roman" w:cs="Times New Roman"/>
          <w:sz w:val="24"/>
        </w:rPr>
        <w:t xml:space="preserve">Spear </w:t>
      </w:r>
      <w:r w:rsidR="00BD3A92" w:rsidRPr="00BD3A92">
        <w:rPr>
          <w:rFonts w:ascii="Times New Roman" w:hAnsi="Times New Roman" w:cs="Times New Roman"/>
          <w:i/>
          <w:iCs/>
          <w:sz w:val="24"/>
        </w:rPr>
        <w:t>et al.</w:t>
      </w:r>
      <w:r w:rsidR="00BD3A92" w:rsidRPr="00BD3A92">
        <w:rPr>
          <w:rFonts w:ascii="Times New Roman" w:hAnsi="Times New Roman" w:cs="Times New Roman"/>
          <w:sz w:val="24"/>
        </w:rPr>
        <w:t xml:space="preserve"> 2021)</w:t>
      </w:r>
      <w:r w:rsidR="00BD3A92">
        <w:rPr>
          <w:rFonts w:ascii="Times New Roman" w:eastAsia="Times New Roman" w:hAnsi="Times New Roman" w:cs="Times New Roman"/>
          <w:iCs/>
          <w:sz w:val="24"/>
          <w:szCs w:val="24"/>
        </w:rPr>
        <w:fldChar w:fldCharType="end"/>
      </w:r>
      <w:r w:rsidR="007A6868">
        <w:rPr>
          <w:rFonts w:ascii="Times New Roman" w:eastAsia="Times New Roman" w:hAnsi="Times New Roman" w:cs="Times New Roman"/>
          <w:iCs/>
          <w:sz w:val="24"/>
          <w:szCs w:val="24"/>
        </w:rPr>
        <w:t xml:space="preserve">. Our work builds on previous reviews </w:t>
      </w:r>
      <w:r w:rsidR="007A6868">
        <w:rPr>
          <w:rFonts w:ascii="Times New Roman" w:eastAsia="Times New Roman" w:hAnsi="Times New Roman" w:cs="Times New Roman"/>
          <w:iCs/>
          <w:sz w:val="24"/>
          <w:szCs w:val="24"/>
        </w:rPr>
        <w:fldChar w:fldCharType="begin"/>
      </w:r>
      <w:r w:rsidR="007A6868">
        <w:rPr>
          <w:rFonts w:ascii="Times New Roman" w:eastAsia="Times New Roman" w:hAnsi="Times New Roman" w:cs="Times New Roman"/>
          <w:iCs/>
          <w:sz w:val="24"/>
          <w:szCs w:val="24"/>
        </w:rPr>
        <w:instrText xml:space="preserve"> ADDIN ZOTERO_ITEM CSL_CITATION {"citationID":"HQjvzVB7","properties":{"formattedCitation":"(Simberloff &amp; Gibbons 2004; Strayer {\\i{}et al.} 2017)","plainCitation":"(Simberloff &amp; Gibbons 2004; Strayer et al. 2017)","noteIndex":0},"citationItems":[{"id":196,"uris":["http://zotero.org/users/9972654/items/JVY26T3K"],"itemData":{"id":196,"type":"article-journal","abstract":"Substantial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7A6868">
        <w:rPr>
          <w:rFonts w:ascii="Times New Roman" w:eastAsia="Times New Roman" w:hAnsi="Times New Roman" w:cs="Times New Roman"/>
          <w:iCs/>
          <w:sz w:val="24"/>
          <w:szCs w:val="24"/>
        </w:rPr>
        <w:fldChar w:fldCharType="separate"/>
      </w:r>
      <w:r w:rsidR="007A6868" w:rsidRPr="007A6868">
        <w:rPr>
          <w:rFonts w:ascii="Times New Roman" w:hAnsi="Times New Roman" w:cs="Times New Roman"/>
          <w:sz w:val="24"/>
        </w:rPr>
        <w:t xml:space="preserve">(Simberloff &amp; Gibbons 2004; Strayer </w:t>
      </w:r>
      <w:r w:rsidR="007A6868" w:rsidRPr="007A6868">
        <w:rPr>
          <w:rFonts w:ascii="Times New Roman" w:hAnsi="Times New Roman" w:cs="Times New Roman"/>
          <w:i/>
          <w:iCs/>
          <w:sz w:val="24"/>
        </w:rPr>
        <w:t>et al.</w:t>
      </w:r>
      <w:r w:rsidR="007A6868" w:rsidRPr="007A6868">
        <w:rPr>
          <w:rFonts w:ascii="Times New Roman" w:hAnsi="Times New Roman" w:cs="Times New Roman"/>
          <w:sz w:val="24"/>
        </w:rPr>
        <w:t xml:space="preserve"> 2017)</w:t>
      </w:r>
      <w:r w:rsidR="007A6868">
        <w:rPr>
          <w:rFonts w:ascii="Times New Roman" w:eastAsia="Times New Roman" w:hAnsi="Times New Roman" w:cs="Times New Roman"/>
          <w:iCs/>
          <w:sz w:val="24"/>
          <w:szCs w:val="24"/>
        </w:rPr>
        <w:fldChar w:fldCharType="end"/>
      </w:r>
      <w:r w:rsidR="0049535B">
        <w:rPr>
          <w:rFonts w:ascii="Times New Roman" w:eastAsia="Times New Roman" w:hAnsi="Times New Roman" w:cs="Times New Roman"/>
          <w:iCs/>
          <w:sz w:val="24"/>
          <w:szCs w:val="24"/>
        </w:rPr>
        <w:t xml:space="preserve"> and provides a standardized definition of boom-bust dynamics of invasions</w:t>
      </w:r>
      <w:r w:rsidR="00CC2047">
        <w:rPr>
          <w:rFonts w:ascii="Times New Roman" w:eastAsia="Times New Roman" w:hAnsi="Times New Roman" w:cs="Times New Roman"/>
          <w:iCs/>
          <w:sz w:val="24"/>
          <w:szCs w:val="24"/>
        </w:rPr>
        <w:t xml:space="preserve"> which should enable within and across species syntheses that are greatly needed to determine the frequency and conditions for which boom-busts are likely to occur.</w:t>
      </w:r>
      <w:r w:rsidR="009A0933">
        <w:rPr>
          <w:rFonts w:ascii="Times New Roman" w:eastAsia="Times New Roman" w:hAnsi="Times New Roman" w:cs="Times New Roman"/>
          <w:iCs/>
          <w:sz w:val="24"/>
          <w:szCs w:val="24"/>
        </w:rPr>
        <w:t xml:space="preserve"> </w:t>
      </w:r>
      <w:r w:rsidR="008B6D91">
        <w:rPr>
          <w:rFonts w:ascii="Times New Roman" w:eastAsia="Times New Roman" w:hAnsi="Times New Roman" w:cs="Times New Roman"/>
          <w:iCs/>
          <w:sz w:val="24"/>
          <w:szCs w:val="24"/>
        </w:rPr>
        <w:t xml:space="preserve">While </w:t>
      </w:r>
      <w:r w:rsidR="00E26319">
        <w:rPr>
          <w:rFonts w:ascii="Times New Roman" w:eastAsia="Times New Roman" w:hAnsi="Times New Roman" w:cs="Times New Roman"/>
          <w:iCs/>
          <w:sz w:val="24"/>
          <w:szCs w:val="24"/>
        </w:rPr>
        <w:t>we specifically selected time series that would be more likely to find boom-busts,</w:t>
      </w:r>
      <w:r w:rsidR="00B910ED">
        <w:rPr>
          <w:rFonts w:ascii="Times New Roman" w:eastAsia="Times New Roman" w:hAnsi="Times New Roman" w:cs="Times New Roman"/>
          <w:iCs/>
          <w:sz w:val="24"/>
          <w:szCs w:val="24"/>
        </w:rPr>
        <w:t xml:space="preserve"> we used our definition to classify 195 time </w:t>
      </w:r>
      <w:r w:rsidR="0055116D">
        <w:rPr>
          <w:rFonts w:ascii="Times New Roman" w:eastAsia="Times New Roman" w:hAnsi="Times New Roman" w:cs="Times New Roman"/>
          <w:iCs/>
          <w:sz w:val="24"/>
          <w:szCs w:val="24"/>
        </w:rPr>
        <w:t>series,</w:t>
      </w:r>
      <w:r w:rsidR="006547E2">
        <w:rPr>
          <w:rFonts w:ascii="Times New Roman" w:eastAsia="Times New Roman" w:hAnsi="Times New Roman" w:cs="Times New Roman"/>
          <w:iCs/>
          <w:sz w:val="24"/>
          <w:szCs w:val="24"/>
        </w:rPr>
        <w:t xml:space="preserve"> and we found</w:t>
      </w:r>
      <w:r w:rsidR="007B1235">
        <w:rPr>
          <w:rFonts w:ascii="Times New Roman" w:eastAsia="Times New Roman" w:hAnsi="Times New Roman" w:cs="Times New Roman"/>
          <w:iCs/>
          <w:sz w:val="24"/>
          <w:szCs w:val="24"/>
        </w:rPr>
        <w:t xml:space="preserve"> </w:t>
      </w:r>
      <w:r w:rsidR="006547E2">
        <w:rPr>
          <w:rFonts w:ascii="Times New Roman" w:eastAsia="Times New Roman" w:hAnsi="Times New Roman" w:cs="Times New Roman"/>
          <w:iCs/>
          <w:sz w:val="24"/>
          <w:szCs w:val="24"/>
        </w:rPr>
        <w:t xml:space="preserve">some </w:t>
      </w:r>
      <w:r w:rsidR="009D22FC">
        <w:rPr>
          <w:rFonts w:ascii="Times New Roman" w:eastAsia="Times New Roman" w:hAnsi="Times New Roman" w:cs="Times New Roman"/>
          <w:iCs/>
          <w:sz w:val="24"/>
          <w:szCs w:val="24"/>
        </w:rPr>
        <w:t>evidence of boom-busts in</w:t>
      </w:r>
      <w:r w:rsidR="007B1235">
        <w:rPr>
          <w:rFonts w:ascii="Times New Roman" w:eastAsia="Times New Roman" w:hAnsi="Times New Roman" w:cs="Times New Roman"/>
          <w:iCs/>
          <w:sz w:val="24"/>
          <w:szCs w:val="24"/>
        </w:rPr>
        <w:t xml:space="preserve"> </w:t>
      </w:r>
      <w:r w:rsidR="00CD5052">
        <w:rPr>
          <w:rFonts w:ascii="Times New Roman" w:eastAsia="Times New Roman" w:hAnsi="Times New Roman" w:cs="Times New Roman"/>
          <w:iCs/>
          <w:sz w:val="24"/>
          <w:szCs w:val="24"/>
        </w:rPr>
        <w:t>44 species</w:t>
      </w:r>
      <w:r w:rsidR="00983106">
        <w:rPr>
          <w:rFonts w:ascii="Times New Roman" w:eastAsia="Times New Roman" w:hAnsi="Times New Roman" w:cs="Times New Roman"/>
          <w:iCs/>
          <w:sz w:val="24"/>
          <w:szCs w:val="24"/>
        </w:rPr>
        <w:t xml:space="preserve"> </w:t>
      </w:r>
      <w:r w:rsidR="0055116D">
        <w:rPr>
          <w:rFonts w:ascii="Times New Roman" w:eastAsia="Times New Roman" w:hAnsi="Times New Roman" w:cs="Times New Roman"/>
          <w:iCs/>
          <w:sz w:val="24"/>
          <w:szCs w:val="24"/>
        </w:rPr>
        <w:t>spanning</w:t>
      </w:r>
      <w:r w:rsidR="00EA2D5D">
        <w:rPr>
          <w:rFonts w:ascii="Times New Roman" w:eastAsia="Times New Roman" w:hAnsi="Times New Roman" w:cs="Times New Roman"/>
          <w:iCs/>
          <w:sz w:val="24"/>
          <w:szCs w:val="24"/>
        </w:rPr>
        <w:t xml:space="preserve"> 9 major taxonomic groups</w:t>
      </w:r>
      <w:r w:rsidR="000A6D4F">
        <w:rPr>
          <w:rFonts w:ascii="Times New Roman" w:eastAsia="Times New Roman" w:hAnsi="Times New Roman" w:cs="Times New Roman"/>
          <w:iCs/>
          <w:sz w:val="24"/>
          <w:szCs w:val="24"/>
        </w:rPr>
        <w:t>, 4 continents</w:t>
      </w:r>
      <w:r w:rsidR="00273D88">
        <w:rPr>
          <w:rFonts w:ascii="Times New Roman" w:eastAsia="Times New Roman" w:hAnsi="Times New Roman" w:cs="Times New Roman"/>
          <w:iCs/>
          <w:sz w:val="24"/>
          <w:szCs w:val="24"/>
        </w:rPr>
        <w:t xml:space="preserve">, freshwater, marine, and terrestrial ecosystems, as well as </w:t>
      </w:r>
      <w:r w:rsidR="00FD309A">
        <w:rPr>
          <w:rFonts w:ascii="Times New Roman" w:eastAsia="Times New Roman" w:hAnsi="Times New Roman" w:cs="Times New Roman"/>
          <w:iCs/>
          <w:sz w:val="24"/>
          <w:szCs w:val="24"/>
        </w:rPr>
        <w:t>taxa that vary</w:t>
      </w:r>
      <w:r w:rsidR="00983106">
        <w:rPr>
          <w:rFonts w:ascii="Times New Roman" w:eastAsia="Times New Roman" w:hAnsi="Times New Roman" w:cs="Times New Roman"/>
          <w:iCs/>
          <w:sz w:val="24"/>
          <w:szCs w:val="24"/>
        </w:rPr>
        <w:t xml:space="preserve"> in </w:t>
      </w:r>
      <w:r w:rsidR="00284EC3">
        <w:rPr>
          <w:rFonts w:ascii="Times New Roman" w:eastAsia="Times New Roman" w:hAnsi="Times New Roman" w:cs="Times New Roman"/>
          <w:iCs/>
          <w:sz w:val="24"/>
          <w:szCs w:val="24"/>
        </w:rPr>
        <w:t>longevity</w:t>
      </w:r>
      <w:r w:rsidR="00983106">
        <w:rPr>
          <w:rFonts w:ascii="Times New Roman" w:eastAsia="Times New Roman" w:hAnsi="Times New Roman" w:cs="Times New Roman"/>
          <w:iCs/>
          <w:sz w:val="24"/>
          <w:szCs w:val="24"/>
        </w:rPr>
        <w:t xml:space="preserve"> from </w:t>
      </w:r>
      <w:r w:rsidR="00F71993">
        <w:rPr>
          <w:rFonts w:ascii="Times New Roman" w:eastAsia="Times New Roman" w:hAnsi="Times New Roman" w:cs="Times New Roman"/>
          <w:iCs/>
          <w:sz w:val="24"/>
          <w:szCs w:val="24"/>
        </w:rPr>
        <w:t>shorter than</w:t>
      </w:r>
      <w:r w:rsidR="00983106">
        <w:rPr>
          <w:rFonts w:ascii="Times New Roman" w:eastAsia="Times New Roman" w:hAnsi="Times New Roman" w:cs="Times New Roman"/>
          <w:iCs/>
          <w:sz w:val="24"/>
          <w:szCs w:val="24"/>
        </w:rPr>
        <w:t xml:space="preserve"> 1 year to longer than 30 years</w:t>
      </w:r>
      <w:r w:rsidR="00EA2D5D">
        <w:rPr>
          <w:rFonts w:ascii="Times New Roman" w:eastAsia="Times New Roman" w:hAnsi="Times New Roman" w:cs="Times New Roman"/>
          <w:iCs/>
          <w:sz w:val="24"/>
          <w:szCs w:val="24"/>
        </w:rPr>
        <w:t xml:space="preserve"> (Fig</w:t>
      </w:r>
      <w:r w:rsidR="00F5725B">
        <w:rPr>
          <w:rFonts w:ascii="Times New Roman" w:eastAsia="Times New Roman" w:hAnsi="Times New Roman" w:cs="Times New Roman"/>
          <w:iCs/>
          <w:sz w:val="24"/>
          <w:szCs w:val="24"/>
        </w:rPr>
        <w:t>.</w:t>
      </w:r>
      <w:r w:rsidR="00EA2D5D">
        <w:rPr>
          <w:rFonts w:ascii="Times New Roman" w:eastAsia="Times New Roman" w:hAnsi="Times New Roman" w:cs="Times New Roman"/>
          <w:iCs/>
          <w:sz w:val="24"/>
          <w:szCs w:val="24"/>
        </w:rPr>
        <w:t xml:space="preserve"> 3)</w:t>
      </w:r>
      <w:r w:rsidR="00F5725B">
        <w:rPr>
          <w:rFonts w:ascii="Times New Roman" w:eastAsia="Times New Roman" w:hAnsi="Times New Roman" w:cs="Times New Roman"/>
          <w:iCs/>
          <w:sz w:val="24"/>
          <w:szCs w:val="24"/>
        </w:rPr>
        <w:t>.</w:t>
      </w:r>
      <w:r w:rsidR="00284EC3">
        <w:rPr>
          <w:rFonts w:ascii="Times New Roman" w:eastAsia="Times New Roman" w:hAnsi="Times New Roman" w:cs="Times New Roman"/>
          <w:iCs/>
          <w:sz w:val="24"/>
          <w:szCs w:val="24"/>
        </w:rPr>
        <w:t xml:space="preserve">  </w:t>
      </w:r>
    </w:p>
    <w:p w14:paraId="594C4CBA" w14:textId="0AEF0A96" w:rsidR="00E23DF5" w:rsidRDefault="00541671" w:rsidP="00AD1AC2">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How common are</w:t>
      </w:r>
      <w:r w:rsidR="00A927D2">
        <w:rPr>
          <w:rFonts w:ascii="Times New Roman" w:eastAsia="Times New Roman" w:hAnsi="Times New Roman" w:cs="Times New Roman"/>
          <w:i/>
          <w:sz w:val="24"/>
          <w:szCs w:val="24"/>
        </w:rPr>
        <w:t xml:space="preserve"> declines</w:t>
      </w:r>
      <w:r>
        <w:rPr>
          <w:rFonts w:ascii="Times New Roman" w:eastAsia="Times New Roman" w:hAnsi="Times New Roman" w:cs="Times New Roman"/>
          <w:i/>
          <w:sz w:val="24"/>
          <w:szCs w:val="24"/>
        </w:rPr>
        <w:t xml:space="preserve"> in invasions?</w:t>
      </w:r>
    </w:p>
    <w:p w14:paraId="2E850B80" w14:textId="165523B6" w:rsidR="0078312E" w:rsidRDefault="00EE2B6D"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lastRenderedPageBreak/>
        <w:tab/>
      </w:r>
      <w:r w:rsidR="004F542D">
        <w:rPr>
          <w:rFonts w:ascii="Times New Roman" w:eastAsia="Times New Roman" w:hAnsi="Times New Roman" w:cs="Times New Roman"/>
          <w:iCs/>
          <w:sz w:val="24"/>
          <w:szCs w:val="24"/>
        </w:rPr>
        <w:t>Charles Elton first described d</w:t>
      </w:r>
      <w:r w:rsidR="00400DE0">
        <w:rPr>
          <w:rFonts w:ascii="Times New Roman" w:eastAsia="Times New Roman" w:hAnsi="Times New Roman" w:cs="Times New Roman"/>
          <w:iCs/>
          <w:sz w:val="24"/>
          <w:szCs w:val="24"/>
        </w:rPr>
        <w:t>eclines</w:t>
      </w:r>
      <w:r w:rsidR="003B6C6F">
        <w:rPr>
          <w:rFonts w:ascii="Times New Roman" w:eastAsia="Times New Roman" w:hAnsi="Times New Roman" w:cs="Times New Roman"/>
          <w:iCs/>
          <w:sz w:val="24"/>
          <w:szCs w:val="24"/>
        </w:rPr>
        <w:t xml:space="preserve"> in invasions </w:t>
      </w:r>
      <w:r w:rsidR="004F542D">
        <w:rPr>
          <w:rFonts w:ascii="Times New Roman" w:eastAsia="Times New Roman" w:hAnsi="Times New Roman" w:cs="Times New Roman"/>
          <w:iCs/>
          <w:sz w:val="24"/>
          <w:szCs w:val="24"/>
        </w:rPr>
        <w:t xml:space="preserve">of the Canadian waterweed in his </w:t>
      </w:r>
      <w:r w:rsidR="0030615D">
        <w:rPr>
          <w:rFonts w:ascii="Times New Roman" w:eastAsia="Times New Roman" w:hAnsi="Times New Roman" w:cs="Times New Roman"/>
          <w:iCs/>
          <w:sz w:val="24"/>
          <w:szCs w:val="24"/>
        </w:rPr>
        <w:t>seminal</w:t>
      </w:r>
      <w:r w:rsidR="004F542D">
        <w:rPr>
          <w:rFonts w:ascii="Times New Roman" w:eastAsia="Times New Roman" w:hAnsi="Times New Roman" w:cs="Times New Roman"/>
          <w:iCs/>
          <w:sz w:val="24"/>
          <w:szCs w:val="24"/>
        </w:rPr>
        <w:t xml:space="preserve"> book on invasion dynamics </w:t>
      </w:r>
      <w:r w:rsidR="007C60BF">
        <w:rPr>
          <w:rFonts w:ascii="Times New Roman" w:eastAsia="Times New Roman" w:hAnsi="Times New Roman" w:cs="Times New Roman"/>
          <w:iCs/>
          <w:sz w:val="24"/>
          <w:szCs w:val="24"/>
        </w:rPr>
        <w:fldChar w:fldCharType="begin"/>
      </w:r>
      <w:r w:rsidR="00FF3000">
        <w:rPr>
          <w:rFonts w:ascii="Times New Roman" w:eastAsia="Times New Roman" w:hAnsi="Times New Roman" w:cs="Times New Roman"/>
          <w:iCs/>
          <w:sz w:val="24"/>
          <w:szCs w:val="24"/>
        </w:rPr>
        <w:instrText xml:space="preserve"> ADDIN ZOTERO_ITEM CSL_CITATION {"citationID":"ndQRg83y","properties":{"formattedCitation":"(Elton 1958)","plainCitation":"(Elton 1958)","noteIndex":0},"citationItems":[{"id":3883,"uris":["http://zotero.org/users/9972654/items/ZEPA8BEL"],"itemData":{"id":3883,"type":"book","edition":"2nd","number-of-pages":"261","publisher":"Springer","publisher-place":"Gewerbestrasse, Switzerland","title":"The Ecology of Invasions by Animals and Plants","author":[{"family":"Elton","given":"Charles S"}],"issued":{"date-parts":[["1958"]]}}}],"schema":"https://github.com/citation-style-language/schema/raw/master/csl-citation.json"} </w:instrText>
      </w:r>
      <w:r w:rsidR="007C60BF">
        <w:rPr>
          <w:rFonts w:ascii="Times New Roman" w:eastAsia="Times New Roman" w:hAnsi="Times New Roman" w:cs="Times New Roman"/>
          <w:iCs/>
          <w:sz w:val="24"/>
          <w:szCs w:val="24"/>
        </w:rPr>
        <w:fldChar w:fldCharType="separate"/>
      </w:r>
      <w:r w:rsidR="007C60BF" w:rsidRPr="007C60BF">
        <w:rPr>
          <w:rFonts w:ascii="Times New Roman" w:hAnsi="Times New Roman" w:cs="Times New Roman"/>
          <w:sz w:val="24"/>
        </w:rPr>
        <w:t>(Elton 1958)</w:t>
      </w:r>
      <w:r w:rsidR="007C60BF">
        <w:rPr>
          <w:rFonts w:ascii="Times New Roman" w:eastAsia="Times New Roman" w:hAnsi="Times New Roman" w:cs="Times New Roman"/>
          <w:iCs/>
          <w:sz w:val="24"/>
          <w:szCs w:val="24"/>
        </w:rPr>
        <w:fldChar w:fldCharType="end"/>
      </w:r>
      <w:r w:rsidR="004F542D">
        <w:rPr>
          <w:rFonts w:ascii="Times New Roman" w:eastAsia="Times New Roman" w:hAnsi="Times New Roman" w:cs="Times New Roman"/>
          <w:iCs/>
          <w:sz w:val="24"/>
          <w:szCs w:val="24"/>
        </w:rPr>
        <w:t xml:space="preserve">. </w:t>
      </w:r>
      <w:r w:rsidR="00796581">
        <w:rPr>
          <w:rFonts w:ascii="Times New Roman" w:eastAsia="Times New Roman" w:hAnsi="Times New Roman" w:cs="Times New Roman"/>
          <w:iCs/>
          <w:sz w:val="24"/>
          <w:szCs w:val="24"/>
        </w:rPr>
        <w:t xml:space="preserve">Given the ecological and monetary costs attributed to both the impacts and management of invasions </w:t>
      </w:r>
      <w:r w:rsidR="00796581">
        <w:rPr>
          <w:rFonts w:ascii="Times New Roman" w:eastAsia="Times New Roman" w:hAnsi="Times New Roman" w:cs="Times New Roman"/>
          <w:iCs/>
          <w:sz w:val="24"/>
          <w:szCs w:val="24"/>
        </w:rPr>
        <w:fldChar w:fldCharType="begin"/>
      </w:r>
      <w:r w:rsidR="00796581">
        <w:rPr>
          <w:rFonts w:ascii="Times New Roman" w:eastAsia="Times New Roman" w:hAnsi="Times New Roman" w:cs="Times New Roman"/>
          <w:iCs/>
          <w:sz w:val="24"/>
          <w:szCs w:val="24"/>
        </w:rPr>
        <w:instrText xml:space="preserve"> ADDIN ZOTERO_ITEM CSL_CITATION {"citationID":"MLy0rPfq","properties":{"formattedCitation":"(Gallardo {\\i{}et al.} 2016; Linders {\\i{}et al.} 2019; Pimentel {\\i{}et al.} 2005)","plainCitation":"(Gallardo et al. 2016; Linders et al. 2019; Pimentel et al. 2005)","noteIndex":0},"citationItems":[{"id":1959,"uris":["http://zotero.org/users/9972654/items/9REUSIJZ"],"itemData":{"id":1959,"type":"article-journal","abstract":"The introduction of invasive species, which often differ functionally from the components of the recipient community, generates ecological impacts that propagate along the food web. This review aims to determine how consistent the impacts of aquatic invasions are across taxa and habitats. To that end, we present a global meta-analysis from 151 publications (733 cases), covering a wide range of invaders (primary producers, ﬁlter collectors, omnivores and predators), resident aquatic community components (macrophytes, phytoplankton, zooplankton, benthic invertebrates and ﬁsh) and habitats (rivers, lakes and estuaries). Our synthesis suggests a strong negative inﬂuence of invasive species on the abundance of aquatic communities, particularly macrophytes, zooplankton and ﬁsh. In contrast, there was no general evidence for a decrease in species diversity in invaded habitats, suggesting a time lag between rapid abundance changes and local extinctions. Invaded habitats showed increased water turbidity, nitrogen and organic matter concentration, which are related to the capacity of invaders to transform habitats and increase eutrophication. The expansion of invasive macrophytes caused the largest decrease in ﬁsh abundance, the ﬁltering activity of ﬁlter collectors depleted planktonic communities, omnivores (including both facultative and obligate herbivores) were responsible for the greatest decline in macrophyte abundance, and benthic invertebrates were most negatively affected by the introduction of new predators. These impacts were relatively consistent across habitats and experimental approaches. Based on our results, we propose a framework of positive and negative links between invasive species at four trophic positions and the ﬁve different components of recipient communities. This framework incorporates both direct biotic interactions (predation, competition, grazing) and indirect changes to the water physicochemical conditions mediated by invaders (habitat alteration). Considering the strong trophic links that characterize aquatic ecosystems, this framework is relevant to anticipate the far-reaching consequences of biological invasions on the structure and functionality of aquatic ecosystems.","container-title":"Global Change Biology","DOI":"10.1111/gcb.13004","ISSN":"1354-1013, 1365-2486","issue":"1","journalAbbreviation":"Global Change Biology","language":"en","license":"http://onlinelibrary.wiley.com/termsAndConditions#vor","page":"151-163","source":"DOI.org (Crossref)","title":"Global ecological impacts of invasive species in aquatic ecosystems","volume":"22","author":[{"family":"Gallardo","given":"Belinda"},{"family":"Clavero","given":"Miguel"},{"family":"Sánchez","given":"Marta I."},{"family":"Vilà","given":"Montserrat"}],"issued":{"date-parts":[["2016",1]]}}},{"id":188,"uris":["http://zotero.org/users/9972654/items/72CJL3ID"],"itemData":{"id":188,"type":"article-journal","container-title":"Journal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796581">
        <w:rPr>
          <w:rFonts w:ascii="Times New Roman" w:eastAsia="Times New Roman" w:hAnsi="Times New Roman" w:cs="Times New Roman"/>
          <w:iCs/>
          <w:sz w:val="24"/>
          <w:szCs w:val="24"/>
        </w:rPr>
        <w:fldChar w:fldCharType="separate"/>
      </w:r>
      <w:r w:rsidR="00796581" w:rsidRPr="00796581">
        <w:rPr>
          <w:rFonts w:ascii="Times New Roman" w:hAnsi="Times New Roman" w:cs="Times New Roman"/>
          <w:sz w:val="24"/>
        </w:rPr>
        <w:t xml:space="preserve">(Gallardo </w:t>
      </w:r>
      <w:r w:rsidR="00796581" w:rsidRPr="00796581">
        <w:rPr>
          <w:rFonts w:ascii="Times New Roman" w:hAnsi="Times New Roman" w:cs="Times New Roman"/>
          <w:i/>
          <w:iCs/>
          <w:sz w:val="24"/>
        </w:rPr>
        <w:t>et al.</w:t>
      </w:r>
      <w:r w:rsidR="00796581" w:rsidRPr="00796581">
        <w:rPr>
          <w:rFonts w:ascii="Times New Roman" w:hAnsi="Times New Roman" w:cs="Times New Roman"/>
          <w:sz w:val="24"/>
        </w:rPr>
        <w:t xml:space="preserve"> 2016; Linders </w:t>
      </w:r>
      <w:r w:rsidR="00796581" w:rsidRPr="00796581">
        <w:rPr>
          <w:rFonts w:ascii="Times New Roman" w:hAnsi="Times New Roman" w:cs="Times New Roman"/>
          <w:i/>
          <w:iCs/>
          <w:sz w:val="24"/>
        </w:rPr>
        <w:t>et al.</w:t>
      </w:r>
      <w:r w:rsidR="00796581" w:rsidRPr="00796581">
        <w:rPr>
          <w:rFonts w:ascii="Times New Roman" w:hAnsi="Times New Roman" w:cs="Times New Roman"/>
          <w:sz w:val="24"/>
        </w:rPr>
        <w:t xml:space="preserve"> 2019; Pimentel </w:t>
      </w:r>
      <w:r w:rsidR="00796581" w:rsidRPr="00796581">
        <w:rPr>
          <w:rFonts w:ascii="Times New Roman" w:hAnsi="Times New Roman" w:cs="Times New Roman"/>
          <w:i/>
          <w:iCs/>
          <w:sz w:val="24"/>
        </w:rPr>
        <w:t>et al.</w:t>
      </w:r>
      <w:r w:rsidR="00796581" w:rsidRPr="00796581">
        <w:rPr>
          <w:rFonts w:ascii="Times New Roman" w:hAnsi="Times New Roman" w:cs="Times New Roman"/>
          <w:sz w:val="24"/>
        </w:rPr>
        <w:t xml:space="preserve"> 2005)</w:t>
      </w:r>
      <w:r w:rsidR="00796581">
        <w:rPr>
          <w:rFonts w:ascii="Times New Roman" w:eastAsia="Times New Roman" w:hAnsi="Times New Roman" w:cs="Times New Roman"/>
          <w:iCs/>
          <w:sz w:val="24"/>
          <w:szCs w:val="24"/>
        </w:rPr>
        <w:fldChar w:fldCharType="end"/>
      </w:r>
      <w:r w:rsidR="00796581">
        <w:rPr>
          <w:rFonts w:ascii="Times New Roman" w:eastAsia="Times New Roman" w:hAnsi="Times New Roman" w:cs="Times New Roman"/>
          <w:iCs/>
          <w:sz w:val="24"/>
          <w:szCs w:val="24"/>
        </w:rPr>
        <w:t xml:space="preserve"> and the observations that some invasions can bust, it is natural to wonder if there are any circumstances where managers could implement the “do nothing police” and simply wait for an invasive species to decline. </w:t>
      </w:r>
      <w:r w:rsidR="00F67A6F">
        <w:rPr>
          <w:rFonts w:ascii="Times New Roman" w:eastAsia="Times New Roman" w:hAnsi="Times New Roman" w:cs="Times New Roman"/>
          <w:iCs/>
          <w:sz w:val="24"/>
          <w:szCs w:val="24"/>
        </w:rPr>
        <w:t>Thus</w:t>
      </w:r>
      <w:r w:rsidR="004F542D">
        <w:rPr>
          <w:rFonts w:ascii="Times New Roman" w:eastAsia="Times New Roman" w:hAnsi="Times New Roman" w:cs="Times New Roman"/>
          <w:iCs/>
          <w:sz w:val="24"/>
          <w:szCs w:val="24"/>
        </w:rPr>
        <w:t>,</w:t>
      </w:r>
      <w:r w:rsidR="00400DE0">
        <w:rPr>
          <w:rFonts w:ascii="Times New Roman" w:eastAsia="Times New Roman" w:hAnsi="Times New Roman" w:cs="Times New Roman"/>
          <w:iCs/>
          <w:sz w:val="24"/>
          <w:szCs w:val="24"/>
        </w:rPr>
        <w:t xml:space="preserve"> </w:t>
      </w:r>
      <w:r w:rsidR="0032485E">
        <w:rPr>
          <w:rFonts w:ascii="Times New Roman" w:eastAsia="Times New Roman" w:hAnsi="Times New Roman" w:cs="Times New Roman"/>
          <w:iCs/>
          <w:sz w:val="24"/>
          <w:szCs w:val="24"/>
        </w:rPr>
        <w:t>the longstanding question of how common a</w:t>
      </w:r>
      <w:r w:rsidR="005E22CE">
        <w:rPr>
          <w:rFonts w:ascii="Times New Roman" w:eastAsia="Times New Roman" w:hAnsi="Times New Roman" w:cs="Times New Roman"/>
          <w:iCs/>
          <w:sz w:val="24"/>
          <w:szCs w:val="24"/>
        </w:rPr>
        <w:t xml:space="preserve">re declines in invasions has </w:t>
      </w:r>
      <w:r w:rsidR="00862541">
        <w:rPr>
          <w:rFonts w:ascii="Times New Roman" w:eastAsia="Times New Roman" w:hAnsi="Times New Roman" w:cs="Times New Roman"/>
          <w:iCs/>
          <w:sz w:val="24"/>
          <w:szCs w:val="24"/>
        </w:rPr>
        <w:t>continued to be</w:t>
      </w:r>
      <w:r w:rsidR="005E22CE">
        <w:rPr>
          <w:rFonts w:ascii="Times New Roman" w:eastAsia="Times New Roman" w:hAnsi="Times New Roman" w:cs="Times New Roman"/>
          <w:iCs/>
          <w:sz w:val="24"/>
          <w:szCs w:val="24"/>
        </w:rPr>
        <w:t xml:space="preserve"> posed </w:t>
      </w:r>
      <w:r w:rsidR="005E22CE">
        <w:rPr>
          <w:rFonts w:ascii="Times New Roman" w:eastAsia="Times New Roman" w:hAnsi="Times New Roman" w:cs="Times New Roman"/>
          <w:iCs/>
          <w:sz w:val="24"/>
          <w:szCs w:val="24"/>
        </w:rPr>
        <w:fldChar w:fldCharType="begin"/>
      </w:r>
      <w:r w:rsidR="005E22CE">
        <w:rPr>
          <w:rFonts w:ascii="Times New Roman" w:eastAsia="Times New Roman" w:hAnsi="Times New Roman" w:cs="Times New Roman"/>
          <w:iCs/>
          <w:sz w:val="24"/>
          <w:szCs w:val="24"/>
        </w:rPr>
        <w:instrText xml:space="preserve"> ADDIN ZOTERO_ITEM CSL_CITATION {"citationID":"CNCnbnAy","properties":{"formattedCitation":"(Aagaard &amp; Lockwood 2016; Simberloff &amp; Gibbons 2004; Strayer {\\i{}et al.} 2017)","plainCitation":"(Aagaard &amp; Lockwood 2016; Simberloff &amp; Gibbons 2004; Strayer et al. 2017)","noteIndex":0},"citationItems":[{"id":195,"uris":["http://zotero.org/users/9972654/items/GYZSSW44"],"itemData":{"id":195,"type":"article-journal","container-title":"Biological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5E22CE">
        <w:rPr>
          <w:rFonts w:ascii="Times New Roman" w:eastAsia="Times New Roman" w:hAnsi="Times New Roman" w:cs="Times New Roman"/>
          <w:iCs/>
          <w:sz w:val="24"/>
          <w:szCs w:val="24"/>
        </w:rPr>
        <w:fldChar w:fldCharType="separate"/>
      </w:r>
      <w:r w:rsidR="005E22CE" w:rsidRPr="005E22CE">
        <w:rPr>
          <w:rFonts w:ascii="Times New Roman" w:hAnsi="Times New Roman" w:cs="Times New Roman"/>
          <w:sz w:val="24"/>
        </w:rPr>
        <w:t xml:space="preserve">(Aagaard &amp; Lockwood 2016; Simberloff &amp; Gibbons 2004; Strayer </w:t>
      </w:r>
      <w:r w:rsidR="005E22CE" w:rsidRPr="005E22CE">
        <w:rPr>
          <w:rFonts w:ascii="Times New Roman" w:hAnsi="Times New Roman" w:cs="Times New Roman"/>
          <w:i/>
          <w:iCs/>
          <w:sz w:val="24"/>
        </w:rPr>
        <w:t>et al.</w:t>
      </w:r>
      <w:r w:rsidR="005E22CE" w:rsidRPr="005E22CE">
        <w:rPr>
          <w:rFonts w:ascii="Times New Roman" w:hAnsi="Times New Roman" w:cs="Times New Roman"/>
          <w:sz w:val="24"/>
        </w:rPr>
        <w:t xml:space="preserve"> 2017)</w:t>
      </w:r>
      <w:r w:rsidR="005E22CE">
        <w:rPr>
          <w:rFonts w:ascii="Times New Roman" w:eastAsia="Times New Roman" w:hAnsi="Times New Roman" w:cs="Times New Roman"/>
          <w:iCs/>
          <w:sz w:val="24"/>
          <w:szCs w:val="24"/>
        </w:rPr>
        <w:fldChar w:fldCharType="end"/>
      </w:r>
      <w:r w:rsidR="00011E6E">
        <w:rPr>
          <w:rFonts w:ascii="Times New Roman" w:eastAsia="Times New Roman" w:hAnsi="Times New Roman" w:cs="Times New Roman"/>
          <w:iCs/>
          <w:sz w:val="24"/>
          <w:szCs w:val="24"/>
        </w:rPr>
        <w:t>.</w:t>
      </w:r>
      <w:r w:rsidR="00931059">
        <w:rPr>
          <w:rFonts w:ascii="Times New Roman" w:eastAsia="Times New Roman" w:hAnsi="Times New Roman" w:cs="Times New Roman"/>
          <w:iCs/>
          <w:sz w:val="24"/>
          <w:szCs w:val="24"/>
        </w:rPr>
        <w:t xml:space="preserve">  </w:t>
      </w:r>
      <w:r w:rsidR="00D32A27">
        <w:rPr>
          <w:rFonts w:ascii="Times New Roman" w:eastAsia="Times New Roman" w:hAnsi="Times New Roman" w:cs="Times New Roman"/>
          <w:iCs/>
          <w:sz w:val="24"/>
          <w:szCs w:val="24"/>
        </w:rPr>
        <w:t>O</w:t>
      </w:r>
      <w:r w:rsidR="00A74C28">
        <w:rPr>
          <w:rFonts w:ascii="Times New Roman" w:eastAsia="Times New Roman" w:hAnsi="Times New Roman" w:cs="Times New Roman"/>
          <w:iCs/>
          <w:sz w:val="24"/>
          <w:szCs w:val="24"/>
        </w:rPr>
        <w:t xml:space="preserve">ur work </w:t>
      </w:r>
      <w:r w:rsidR="005A3751">
        <w:rPr>
          <w:rFonts w:ascii="Times New Roman" w:eastAsia="Times New Roman" w:hAnsi="Times New Roman" w:cs="Times New Roman"/>
          <w:iCs/>
          <w:sz w:val="24"/>
          <w:szCs w:val="24"/>
        </w:rPr>
        <w:t>indicates</w:t>
      </w:r>
      <w:r w:rsidR="00A74C28">
        <w:rPr>
          <w:rFonts w:ascii="Times New Roman" w:eastAsia="Times New Roman" w:hAnsi="Times New Roman" w:cs="Times New Roman"/>
          <w:iCs/>
          <w:sz w:val="24"/>
          <w:szCs w:val="24"/>
        </w:rPr>
        <w:t xml:space="preserve"> that declines in invasions can occur across a </w:t>
      </w:r>
      <w:r w:rsidR="001E3864">
        <w:rPr>
          <w:rFonts w:ascii="Times New Roman" w:eastAsia="Times New Roman" w:hAnsi="Times New Roman" w:cs="Times New Roman"/>
          <w:iCs/>
          <w:sz w:val="24"/>
          <w:szCs w:val="24"/>
        </w:rPr>
        <w:t>diverse set of</w:t>
      </w:r>
      <w:r w:rsidR="00E94D93">
        <w:rPr>
          <w:rFonts w:ascii="Times New Roman" w:eastAsia="Times New Roman" w:hAnsi="Times New Roman" w:cs="Times New Roman"/>
          <w:iCs/>
          <w:sz w:val="24"/>
          <w:szCs w:val="24"/>
        </w:rPr>
        <w:t xml:space="preserve"> taxa and systems</w:t>
      </w:r>
      <w:r w:rsidR="000B0DA4">
        <w:rPr>
          <w:rFonts w:ascii="Times New Roman" w:eastAsia="Times New Roman" w:hAnsi="Times New Roman" w:cs="Times New Roman"/>
          <w:iCs/>
          <w:sz w:val="24"/>
          <w:szCs w:val="24"/>
        </w:rPr>
        <w:t xml:space="preserve"> (Fig. 3)</w:t>
      </w:r>
      <w:r w:rsidR="001E3864">
        <w:rPr>
          <w:rFonts w:ascii="Times New Roman" w:eastAsia="Times New Roman" w:hAnsi="Times New Roman" w:cs="Times New Roman"/>
          <w:iCs/>
          <w:sz w:val="24"/>
          <w:szCs w:val="24"/>
        </w:rPr>
        <w:t>,</w:t>
      </w:r>
      <w:r w:rsidR="00D03F55">
        <w:rPr>
          <w:rFonts w:ascii="Times New Roman" w:eastAsia="Times New Roman" w:hAnsi="Times New Roman" w:cs="Times New Roman"/>
          <w:iCs/>
          <w:sz w:val="24"/>
          <w:szCs w:val="24"/>
        </w:rPr>
        <w:t xml:space="preserve"> but</w:t>
      </w:r>
      <w:r w:rsidR="007C2185">
        <w:rPr>
          <w:rFonts w:ascii="Times New Roman" w:eastAsia="Times New Roman" w:hAnsi="Times New Roman" w:cs="Times New Roman"/>
          <w:iCs/>
          <w:sz w:val="24"/>
          <w:szCs w:val="24"/>
        </w:rPr>
        <w:t xml:space="preserve"> caution should be exercised when </w:t>
      </w:r>
      <w:r w:rsidR="003E16EC">
        <w:rPr>
          <w:rFonts w:ascii="Times New Roman" w:eastAsia="Times New Roman" w:hAnsi="Times New Roman" w:cs="Times New Roman"/>
          <w:iCs/>
          <w:sz w:val="24"/>
          <w:szCs w:val="24"/>
        </w:rPr>
        <w:t xml:space="preserve">trying to draw conclusions </w:t>
      </w:r>
      <w:r w:rsidR="00602F48">
        <w:rPr>
          <w:rFonts w:ascii="Times New Roman" w:eastAsia="Times New Roman" w:hAnsi="Times New Roman" w:cs="Times New Roman"/>
          <w:iCs/>
          <w:sz w:val="24"/>
          <w:szCs w:val="24"/>
        </w:rPr>
        <w:t>from patterns in the frequency of boom-busts across taxa, geography, or systems</w:t>
      </w:r>
      <w:r w:rsidR="00C25994">
        <w:rPr>
          <w:rFonts w:ascii="Times New Roman" w:eastAsia="Times New Roman" w:hAnsi="Times New Roman" w:cs="Times New Roman"/>
          <w:iCs/>
          <w:sz w:val="24"/>
          <w:szCs w:val="24"/>
        </w:rPr>
        <w:t xml:space="preserve"> within our data</w:t>
      </w:r>
      <w:r w:rsidR="00602F48">
        <w:rPr>
          <w:rFonts w:ascii="Times New Roman" w:eastAsia="Times New Roman" w:hAnsi="Times New Roman" w:cs="Times New Roman"/>
          <w:iCs/>
          <w:sz w:val="24"/>
          <w:szCs w:val="24"/>
        </w:rPr>
        <w:t xml:space="preserve">.  </w:t>
      </w:r>
      <w:r w:rsidR="00A96DC0">
        <w:rPr>
          <w:rFonts w:ascii="Times New Roman" w:eastAsia="Times New Roman" w:hAnsi="Times New Roman" w:cs="Times New Roman"/>
          <w:iCs/>
          <w:sz w:val="24"/>
          <w:szCs w:val="24"/>
        </w:rPr>
        <w:t>For example, w</w:t>
      </w:r>
      <w:r w:rsidR="00AC085E">
        <w:rPr>
          <w:rFonts w:ascii="Times New Roman" w:eastAsia="Times New Roman" w:hAnsi="Times New Roman" w:cs="Times New Roman"/>
          <w:iCs/>
          <w:sz w:val="24"/>
          <w:szCs w:val="24"/>
        </w:rPr>
        <w:t xml:space="preserve">e found that </w:t>
      </w:r>
      <w:r w:rsidR="00D03F55">
        <w:rPr>
          <w:rFonts w:ascii="Times New Roman" w:eastAsia="Times New Roman" w:hAnsi="Times New Roman" w:cs="Times New Roman"/>
          <w:iCs/>
          <w:sz w:val="24"/>
          <w:szCs w:val="24"/>
        </w:rPr>
        <w:t xml:space="preserve">out </w:t>
      </w:r>
      <w:r w:rsidR="00AC085E">
        <w:rPr>
          <w:rFonts w:ascii="Times New Roman" w:eastAsia="Times New Roman" w:hAnsi="Times New Roman" w:cs="Times New Roman"/>
          <w:iCs/>
          <w:sz w:val="24"/>
          <w:szCs w:val="24"/>
        </w:rPr>
        <w:t xml:space="preserve">of the </w:t>
      </w:r>
      <w:proofErr w:type="gramStart"/>
      <w:r w:rsidR="00AC085E">
        <w:rPr>
          <w:rFonts w:ascii="Times New Roman" w:eastAsia="Times New Roman" w:hAnsi="Times New Roman" w:cs="Times New Roman"/>
          <w:iCs/>
          <w:sz w:val="24"/>
          <w:szCs w:val="24"/>
        </w:rPr>
        <w:t>195 time</w:t>
      </w:r>
      <w:proofErr w:type="gramEnd"/>
      <w:r w:rsidR="00AC085E">
        <w:rPr>
          <w:rFonts w:ascii="Times New Roman" w:eastAsia="Times New Roman" w:hAnsi="Times New Roman" w:cs="Times New Roman"/>
          <w:iCs/>
          <w:sz w:val="24"/>
          <w:szCs w:val="24"/>
        </w:rPr>
        <w:t xml:space="preserve"> series that </w:t>
      </w:r>
      <w:r w:rsidR="00531C04">
        <w:rPr>
          <w:rFonts w:ascii="Times New Roman" w:eastAsia="Times New Roman" w:hAnsi="Times New Roman" w:cs="Times New Roman"/>
          <w:iCs/>
          <w:sz w:val="24"/>
          <w:szCs w:val="24"/>
        </w:rPr>
        <w:t>met our inclusion criteria</w:t>
      </w:r>
      <w:r w:rsidR="00666613">
        <w:rPr>
          <w:rFonts w:ascii="Times New Roman" w:eastAsia="Times New Roman" w:hAnsi="Times New Roman" w:cs="Times New Roman"/>
          <w:iCs/>
          <w:sz w:val="24"/>
          <w:szCs w:val="24"/>
        </w:rPr>
        <w:t>,</w:t>
      </w:r>
      <w:r w:rsidR="00531C04">
        <w:rPr>
          <w:rFonts w:ascii="Times New Roman" w:eastAsia="Times New Roman" w:hAnsi="Times New Roman" w:cs="Times New Roman"/>
          <w:iCs/>
          <w:sz w:val="24"/>
          <w:szCs w:val="24"/>
        </w:rPr>
        <w:t xml:space="preserve"> </w:t>
      </w:r>
      <w:r w:rsidR="00402AF9">
        <w:rPr>
          <w:rFonts w:ascii="Times New Roman" w:eastAsia="Times New Roman" w:hAnsi="Times New Roman" w:cs="Times New Roman"/>
          <w:iCs/>
          <w:sz w:val="24"/>
          <w:szCs w:val="24"/>
        </w:rPr>
        <w:t>7</w:t>
      </w:r>
      <w:r w:rsidR="003A02AB">
        <w:rPr>
          <w:rFonts w:ascii="Times New Roman" w:eastAsia="Times New Roman" w:hAnsi="Times New Roman" w:cs="Times New Roman"/>
          <w:iCs/>
          <w:sz w:val="24"/>
          <w:szCs w:val="24"/>
        </w:rPr>
        <w:t xml:space="preserve">1% of </w:t>
      </w:r>
      <w:r w:rsidR="00666613">
        <w:rPr>
          <w:rFonts w:ascii="Times New Roman" w:eastAsia="Times New Roman" w:hAnsi="Times New Roman" w:cs="Times New Roman"/>
          <w:iCs/>
          <w:sz w:val="24"/>
          <w:szCs w:val="24"/>
        </w:rPr>
        <w:t>the time series</w:t>
      </w:r>
      <w:r w:rsidR="003A02AB">
        <w:rPr>
          <w:rFonts w:ascii="Times New Roman" w:eastAsia="Times New Roman" w:hAnsi="Times New Roman" w:cs="Times New Roman"/>
          <w:iCs/>
          <w:sz w:val="24"/>
          <w:szCs w:val="24"/>
        </w:rPr>
        <w:t xml:space="preserve"> </w:t>
      </w:r>
      <w:r w:rsidR="00666613">
        <w:rPr>
          <w:rFonts w:ascii="Times New Roman" w:eastAsia="Times New Roman" w:hAnsi="Times New Roman" w:cs="Times New Roman"/>
          <w:iCs/>
          <w:sz w:val="24"/>
          <w:szCs w:val="24"/>
        </w:rPr>
        <w:t>showed a</w:t>
      </w:r>
      <w:r w:rsidR="003A02AB">
        <w:rPr>
          <w:rFonts w:ascii="Times New Roman" w:eastAsia="Times New Roman" w:hAnsi="Times New Roman" w:cs="Times New Roman"/>
          <w:iCs/>
          <w:sz w:val="24"/>
          <w:szCs w:val="24"/>
        </w:rPr>
        <w:t xml:space="preserve"> decline</w:t>
      </w:r>
      <w:r w:rsidR="00D61862">
        <w:rPr>
          <w:rFonts w:ascii="Times New Roman" w:eastAsia="Times New Roman" w:hAnsi="Times New Roman" w:cs="Times New Roman"/>
          <w:iCs/>
          <w:sz w:val="24"/>
          <w:szCs w:val="24"/>
        </w:rPr>
        <w:t xml:space="preserve"> </w:t>
      </w:r>
      <w:r w:rsidR="00531C04">
        <w:rPr>
          <w:rFonts w:ascii="Times New Roman" w:eastAsia="Times New Roman" w:hAnsi="Times New Roman" w:cs="Times New Roman"/>
          <w:iCs/>
          <w:sz w:val="24"/>
          <w:szCs w:val="24"/>
        </w:rPr>
        <w:t>(</w:t>
      </w:r>
      <w:r w:rsidR="00D61862">
        <w:rPr>
          <w:rFonts w:ascii="Times New Roman" w:eastAsia="Times New Roman" w:hAnsi="Times New Roman" w:cs="Times New Roman"/>
          <w:iCs/>
          <w:sz w:val="24"/>
          <w:szCs w:val="24"/>
        </w:rPr>
        <w:t>i.e., either overshoot or boom-bust)</w:t>
      </w:r>
      <w:r w:rsidR="00855ACE">
        <w:rPr>
          <w:rFonts w:ascii="Times New Roman" w:eastAsia="Times New Roman" w:hAnsi="Times New Roman" w:cs="Times New Roman"/>
          <w:iCs/>
          <w:sz w:val="24"/>
          <w:szCs w:val="24"/>
        </w:rPr>
        <w:t xml:space="preserve"> and 4</w:t>
      </w:r>
      <w:r w:rsidR="00A32788">
        <w:rPr>
          <w:rFonts w:ascii="Times New Roman" w:eastAsia="Times New Roman" w:hAnsi="Times New Roman" w:cs="Times New Roman"/>
          <w:iCs/>
          <w:sz w:val="24"/>
          <w:szCs w:val="24"/>
        </w:rPr>
        <w:t>5% of the time series had sustained declines of ≥</w:t>
      </w:r>
      <w:r w:rsidR="00B64258">
        <w:rPr>
          <w:rFonts w:ascii="Times New Roman" w:eastAsia="Times New Roman" w:hAnsi="Times New Roman" w:cs="Times New Roman"/>
          <w:iCs/>
          <w:sz w:val="24"/>
          <w:szCs w:val="24"/>
        </w:rPr>
        <w:t xml:space="preserve"> 90% from the maximum abundance (Fig. 2).  </w:t>
      </w:r>
      <w:r w:rsidR="005A141E">
        <w:rPr>
          <w:rFonts w:ascii="Times New Roman" w:eastAsia="Times New Roman" w:hAnsi="Times New Roman" w:cs="Times New Roman"/>
          <w:iCs/>
          <w:sz w:val="24"/>
          <w:szCs w:val="24"/>
        </w:rPr>
        <w:t>These percentages</w:t>
      </w:r>
      <w:r w:rsidR="00B64258">
        <w:rPr>
          <w:rFonts w:ascii="Times New Roman" w:eastAsia="Times New Roman" w:hAnsi="Times New Roman" w:cs="Times New Roman"/>
          <w:iCs/>
          <w:sz w:val="24"/>
          <w:szCs w:val="24"/>
        </w:rPr>
        <w:t xml:space="preserve"> of declines</w:t>
      </w:r>
      <w:r w:rsidR="00A96DC0">
        <w:rPr>
          <w:rFonts w:ascii="Times New Roman" w:eastAsia="Times New Roman" w:hAnsi="Times New Roman" w:cs="Times New Roman"/>
          <w:iCs/>
          <w:sz w:val="24"/>
          <w:szCs w:val="24"/>
        </w:rPr>
        <w:t xml:space="preserve"> within invasions</w:t>
      </w:r>
      <w:r w:rsidR="00B64258">
        <w:rPr>
          <w:rFonts w:ascii="Times New Roman" w:eastAsia="Times New Roman" w:hAnsi="Times New Roman" w:cs="Times New Roman"/>
          <w:iCs/>
          <w:sz w:val="24"/>
          <w:szCs w:val="24"/>
        </w:rPr>
        <w:t xml:space="preserve"> </w:t>
      </w:r>
      <w:r w:rsidR="005A141E">
        <w:rPr>
          <w:rFonts w:ascii="Times New Roman" w:eastAsia="Times New Roman" w:hAnsi="Times New Roman" w:cs="Times New Roman"/>
          <w:iCs/>
          <w:sz w:val="24"/>
          <w:szCs w:val="24"/>
        </w:rPr>
        <w:t xml:space="preserve">are </w:t>
      </w:r>
      <w:r w:rsidR="00B64258">
        <w:rPr>
          <w:rFonts w:ascii="Times New Roman" w:eastAsia="Times New Roman" w:hAnsi="Times New Roman" w:cs="Times New Roman"/>
          <w:iCs/>
          <w:sz w:val="24"/>
          <w:szCs w:val="24"/>
        </w:rPr>
        <w:t>likely overestimate</w:t>
      </w:r>
      <w:r w:rsidR="0076338A">
        <w:rPr>
          <w:rFonts w:ascii="Times New Roman" w:eastAsia="Times New Roman" w:hAnsi="Times New Roman" w:cs="Times New Roman"/>
          <w:iCs/>
          <w:sz w:val="24"/>
          <w:szCs w:val="24"/>
        </w:rPr>
        <w:t>d</w:t>
      </w:r>
      <w:r w:rsidR="00A96DC0">
        <w:rPr>
          <w:rFonts w:ascii="Times New Roman" w:eastAsia="Times New Roman" w:hAnsi="Times New Roman" w:cs="Times New Roman"/>
          <w:iCs/>
          <w:sz w:val="24"/>
          <w:szCs w:val="24"/>
        </w:rPr>
        <w:t xml:space="preserve"> because </w:t>
      </w:r>
      <w:r w:rsidR="00D462F9">
        <w:rPr>
          <w:rFonts w:ascii="Times New Roman" w:eastAsia="Times New Roman" w:hAnsi="Times New Roman" w:cs="Times New Roman"/>
          <w:iCs/>
          <w:sz w:val="24"/>
          <w:szCs w:val="24"/>
        </w:rPr>
        <w:t>we searched the literature for papers that were discussing boom-busts</w:t>
      </w:r>
      <w:r w:rsidR="00431794">
        <w:rPr>
          <w:rFonts w:ascii="Times New Roman" w:eastAsia="Times New Roman" w:hAnsi="Times New Roman" w:cs="Times New Roman"/>
          <w:iCs/>
          <w:sz w:val="24"/>
          <w:szCs w:val="24"/>
        </w:rPr>
        <w:t xml:space="preserve"> (i.e., our sample is biased towards </w:t>
      </w:r>
      <w:r w:rsidR="001F6BF4">
        <w:rPr>
          <w:rFonts w:ascii="Times New Roman" w:eastAsia="Times New Roman" w:hAnsi="Times New Roman" w:cs="Times New Roman"/>
          <w:iCs/>
          <w:sz w:val="24"/>
          <w:szCs w:val="24"/>
        </w:rPr>
        <w:t>finding declines)</w:t>
      </w:r>
      <w:r w:rsidR="00D462F9">
        <w:rPr>
          <w:rFonts w:ascii="Times New Roman" w:eastAsia="Times New Roman" w:hAnsi="Times New Roman" w:cs="Times New Roman"/>
          <w:iCs/>
          <w:sz w:val="24"/>
          <w:szCs w:val="24"/>
        </w:rPr>
        <w:t>.</w:t>
      </w:r>
      <w:r w:rsidR="00A32788">
        <w:rPr>
          <w:rFonts w:ascii="Times New Roman" w:eastAsia="Times New Roman" w:hAnsi="Times New Roman" w:cs="Times New Roman"/>
          <w:iCs/>
          <w:sz w:val="24"/>
          <w:szCs w:val="24"/>
        </w:rPr>
        <w:t xml:space="preserve"> </w:t>
      </w:r>
      <w:r w:rsidR="005C0E03">
        <w:rPr>
          <w:rFonts w:ascii="Times New Roman" w:eastAsia="Times New Roman" w:hAnsi="Times New Roman" w:cs="Times New Roman"/>
          <w:iCs/>
          <w:sz w:val="24"/>
          <w:szCs w:val="24"/>
        </w:rPr>
        <w:t xml:space="preserve"> </w:t>
      </w:r>
      <w:r w:rsidR="003309E6">
        <w:rPr>
          <w:rFonts w:ascii="Times New Roman" w:eastAsia="Times New Roman" w:hAnsi="Times New Roman" w:cs="Times New Roman"/>
          <w:iCs/>
          <w:sz w:val="24"/>
          <w:szCs w:val="24"/>
        </w:rPr>
        <w:t>A</w:t>
      </w:r>
      <w:r w:rsidR="003D4EFB">
        <w:rPr>
          <w:rFonts w:ascii="Times New Roman" w:eastAsia="Times New Roman" w:hAnsi="Times New Roman" w:cs="Times New Roman"/>
          <w:iCs/>
          <w:sz w:val="24"/>
          <w:szCs w:val="24"/>
        </w:rPr>
        <w:t xml:space="preserve">dditionally, </w:t>
      </w:r>
      <w:r w:rsidR="00591D5D">
        <w:rPr>
          <w:rFonts w:ascii="Times New Roman" w:eastAsia="Times New Roman" w:hAnsi="Times New Roman" w:cs="Times New Roman"/>
          <w:iCs/>
          <w:sz w:val="24"/>
          <w:szCs w:val="24"/>
        </w:rPr>
        <w:t>some taxa</w:t>
      </w:r>
      <w:r w:rsidR="00692321">
        <w:rPr>
          <w:rFonts w:ascii="Times New Roman" w:eastAsia="Times New Roman" w:hAnsi="Times New Roman" w:cs="Times New Roman"/>
          <w:iCs/>
          <w:sz w:val="24"/>
          <w:szCs w:val="24"/>
        </w:rPr>
        <w:t>, continents and systems may be over</w:t>
      </w:r>
      <w:r w:rsidR="0017295F">
        <w:rPr>
          <w:rFonts w:ascii="Times New Roman" w:eastAsia="Times New Roman" w:hAnsi="Times New Roman" w:cs="Times New Roman"/>
          <w:iCs/>
          <w:sz w:val="24"/>
          <w:szCs w:val="24"/>
        </w:rPr>
        <w:t>-</w:t>
      </w:r>
      <w:r w:rsidR="00692321">
        <w:rPr>
          <w:rFonts w:ascii="Times New Roman" w:eastAsia="Times New Roman" w:hAnsi="Times New Roman" w:cs="Times New Roman"/>
          <w:iCs/>
          <w:sz w:val="24"/>
          <w:szCs w:val="24"/>
        </w:rPr>
        <w:t xml:space="preserve"> or </w:t>
      </w:r>
      <w:r w:rsidR="0017295F">
        <w:rPr>
          <w:rFonts w:ascii="Times New Roman" w:eastAsia="Times New Roman" w:hAnsi="Times New Roman" w:cs="Times New Roman"/>
          <w:iCs/>
          <w:sz w:val="24"/>
          <w:szCs w:val="24"/>
        </w:rPr>
        <w:t>under-represented</w:t>
      </w:r>
      <w:r w:rsidR="00692321">
        <w:rPr>
          <w:rFonts w:ascii="Times New Roman" w:eastAsia="Times New Roman" w:hAnsi="Times New Roman" w:cs="Times New Roman"/>
          <w:iCs/>
          <w:sz w:val="24"/>
          <w:szCs w:val="24"/>
        </w:rPr>
        <w:t xml:space="preserve"> in our sample.</w:t>
      </w:r>
      <w:r w:rsidR="007055D4">
        <w:rPr>
          <w:rFonts w:ascii="Times New Roman" w:eastAsia="Times New Roman" w:hAnsi="Times New Roman" w:cs="Times New Roman"/>
          <w:iCs/>
          <w:sz w:val="24"/>
          <w:szCs w:val="24"/>
        </w:rPr>
        <w:t xml:space="preserve"> </w:t>
      </w:r>
      <w:r w:rsidR="00A57FE7">
        <w:rPr>
          <w:rFonts w:ascii="Times New Roman" w:eastAsia="Times New Roman" w:hAnsi="Times New Roman" w:cs="Times New Roman"/>
          <w:iCs/>
          <w:sz w:val="24"/>
          <w:szCs w:val="24"/>
        </w:rPr>
        <w:t>Notably</w:t>
      </w:r>
      <w:r w:rsidR="007055D4">
        <w:rPr>
          <w:rFonts w:ascii="Times New Roman" w:eastAsia="Times New Roman" w:hAnsi="Times New Roman" w:cs="Times New Roman"/>
          <w:iCs/>
          <w:sz w:val="24"/>
          <w:szCs w:val="24"/>
        </w:rPr>
        <w:t>,</w:t>
      </w:r>
      <w:r w:rsidR="0087602D">
        <w:rPr>
          <w:rFonts w:ascii="Times New Roman" w:eastAsia="Times New Roman" w:hAnsi="Times New Roman" w:cs="Times New Roman"/>
          <w:iCs/>
          <w:sz w:val="24"/>
          <w:szCs w:val="24"/>
        </w:rPr>
        <w:t xml:space="preserve"> we found the most time series for</w:t>
      </w:r>
      <w:r w:rsidR="007055D4">
        <w:rPr>
          <w:rFonts w:ascii="Times New Roman" w:eastAsia="Times New Roman" w:hAnsi="Times New Roman" w:cs="Times New Roman"/>
          <w:iCs/>
          <w:sz w:val="24"/>
          <w:szCs w:val="24"/>
        </w:rPr>
        <w:t xml:space="preserve"> New Zealand mud snails</w:t>
      </w:r>
      <w:r w:rsidR="0017295F">
        <w:rPr>
          <w:rFonts w:ascii="Times New Roman" w:eastAsia="Times New Roman" w:hAnsi="Times New Roman" w:cs="Times New Roman"/>
          <w:iCs/>
          <w:sz w:val="24"/>
          <w:szCs w:val="24"/>
        </w:rPr>
        <w:t xml:space="preserve"> (</w:t>
      </w:r>
      <w:proofErr w:type="spellStart"/>
      <w:r w:rsidR="0017295F" w:rsidRPr="0017295F">
        <w:rPr>
          <w:rFonts w:ascii="Times New Roman" w:eastAsia="Times New Roman" w:hAnsi="Times New Roman" w:cs="Times New Roman"/>
          <w:i/>
          <w:sz w:val="24"/>
          <w:szCs w:val="24"/>
        </w:rPr>
        <w:t>Potamopyrgus</w:t>
      </w:r>
      <w:proofErr w:type="spellEnd"/>
      <w:r w:rsidR="0017295F" w:rsidRPr="0017295F">
        <w:rPr>
          <w:rFonts w:ascii="Times New Roman" w:eastAsia="Times New Roman" w:hAnsi="Times New Roman" w:cs="Times New Roman"/>
          <w:i/>
          <w:sz w:val="24"/>
          <w:szCs w:val="24"/>
        </w:rPr>
        <w:t xml:space="preserve"> </w:t>
      </w:r>
      <w:proofErr w:type="spellStart"/>
      <w:r w:rsidR="0017295F" w:rsidRPr="0017295F">
        <w:rPr>
          <w:rFonts w:ascii="Times New Roman" w:eastAsia="Times New Roman" w:hAnsi="Times New Roman" w:cs="Times New Roman"/>
          <w:i/>
          <w:sz w:val="24"/>
          <w:szCs w:val="24"/>
        </w:rPr>
        <w:t>antipodarum</w:t>
      </w:r>
      <w:proofErr w:type="spellEnd"/>
      <w:r w:rsidR="0017295F">
        <w:rPr>
          <w:rFonts w:ascii="Times New Roman" w:eastAsia="Times New Roman" w:hAnsi="Times New Roman" w:cs="Times New Roman"/>
          <w:iCs/>
          <w:sz w:val="24"/>
          <w:szCs w:val="24"/>
        </w:rPr>
        <w:t>)</w:t>
      </w:r>
      <w:r w:rsidR="0079116E">
        <w:rPr>
          <w:rFonts w:ascii="Times New Roman" w:eastAsia="Times New Roman" w:hAnsi="Times New Roman" w:cs="Times New Roman"/>
          <w:iCs/>
          <w:sz w:val="24"/>
          <w:szCs w:val="24"/>
        </w:rPr>
        <w:t xml:space="preserve"> </w:t>
      </w:r>
      <w:r w:rsidR="00806BEC">
        <w:rPr>
          <w:rFonts w:ascii="Times New Roman" w:eastAsia="Times New Roman" w:hAnsi="Times New Roman" w:cs="Times New Roman"/>
          <w:iCs/>
          <w:sz w:val="24"/>
          <w:szCs w:val="24"/>
        </w:rPr>
        <w:t xml:space="preserve">which had been compiled in Europe </w:t>
      </w:r>
      <w:r w:rsidR="00806BEC">
        <w:rPr>
          <w:rFonts w:ascii="Times New Roman" w:eastAsia="Times New Roman" w:hAnsi="Times New Roman" w:cs="Times New Roman"/>
          <w:iCs/>
          <w:sz w:val="24"/>
          <w:szCs w:val="24"/>
        </w:rPr>
        <w:fldChar w:fldCharType="begin"/>
      </w:r>
      <w:r w:rsidR="00806BEC">
        <w:rPr>
          <w:rFonts w:ascii="Times New Roman" w:eastAsia="Times New Roman" w:hAnsi="Times New Roman" w:cs="Times New Roman"/>
          <w:iCs/>
          <w:sz w:val="24"/>
          <w:szCs w:val="24"/>
        </w:rPr>
        <w:instrText xml:space="preserve"> ADDIN ZOTERO_ITEM CSL_CITATION {"citationID":"DFoe4TBG","properties":{"formattedCitation":"(Haubrock {\\i{}et al.} 2022)","plainCitation":"(Haubrock et al. 2022)","noteIndex":0},"citationItems":[{"id":90,"uris":["http://zotero.org/users/9972654/items/IPV6Z6PT"],"itemData":{"id":90,"type":"article-journal","abstract":"Globalization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schema":"https://github.com/citation-style-language/schema/raw/master/csl-citation.json"} </w:instrText>
      </w:r>
      <w:r w:rsidR="00806BEC">
        <w:rPr>
          <w:rFonts w:ascii="Times New Roman" w:eastAsia="Times New Roman" w:hAnsi="Times New Roman" w:cs="Times New Roman"/>
          <w:iCs/>
          <w:sz w:val="24"/>
          <w:szCs w:val="24"/>
        </w:rPr>
        <w:fldChar w:fldCharType="separate"/>
      </w:r>
      <w:r w:rsidR="00806BEC" w:rsidRPr="00806BEC">
        <w:rPr>
          <w:rFonts w:ascii="Times New Roman" w:hAnsi="Times New Roman" w:cs="Times New Roman"/>
          <w:sz w:val="24"/>
        </w:rPr>
        <w:t xml:space="preserve">(Haubrock </w:t>
      </w:r>
      <w:r w:rsidR="00806BEC" w:rsidRPr="00806BEC">
        <w:rPr>
          <w:rFonts w:ascii="Times New Roman" w:hAnsi="Times New Roman" w:cs="Times New Roman"/>
          <w:i/>
          <w:iCs/>
          <w:sz w:val="24"/>
        </w:rPr>
        <w:t>et al.</w:t>
      </w:r>
      <w:r w:rsidR="00806BEC" w:rsidRPr="00806BEC">
        <w:rPr>
          <w:rFonts w:ascii="Times New Roman" w:hAnsi="Times New Roman" w:cs="Times New Roman"/>
          <w:sz w:val="24"/>
        </w:rPr>
        <w:t xml:space="preserve"> 2022)</w:t>
      </w:r>
      <w:r w:rsidR="00806BEC">
        <w:rPr>
          <w:rFonts w:ascii="Times New Roman" w:eastAsia="Times New Roman" w:hAnsi="Times New Roman" w:cs="Times New Roman"/>
          <w:iCs/>
          <w:sz w:val="24"/>
          <w:szCs w:val="24"/>
        </w:rPr>
        <w:fldChar w:fldCharType="end"/>
      </w:r>
      <w:r w:rsidR="004C6DD4">
        <w:rPr>
          <w:rFonts w:ascii="Times New Roman" w:eastAsia="Times New Roman" w:hAnsi="Times New Roman" w:cs="Times New Roman"/>
          <w:iCs/>
          <w:sz w:val="24"/>
          <w:szCs w:val="24"/>
        </w:rPr>
        <w:t>. Thus, t</w:t>
      </w:r>
      <w:r w:rsidR="00B70BB9">
        <w:rPr>
          <w:rFonts w:ascii="Times New Roman" w:eastAsia="Times New Roman" w:hAnsi="Times New Roman" w:cs="Times New Roman"/>
          <w:iCs/>
          <w:sz w:val="24"/>
          <w:szCs w:val="24"/>
        </w:rPr>
        <w:t xml:space="preserve">he frequency of </w:t>
      </w:r>
      <w:r w:rsidR="00AF2157">
        <w:rPr>
          <w:rFonts w:ascii="Times New Roman" w:eastAsia="Times New Roman" w:hAnsi="Times New Roman" w:cs="Times New Roman"/>
          <w:iCs/>
          <w:sz w:val="24"/>
          <w:szCs w:val="24"/>
        </w:rPr>
        <w:t xml:space="preserve">the </w:t>
      </w:r>
      <w:r w:rsidR="004C6DD4">
        <w:rPr>
          <w:rFonts w:ascii="Times New Roman" w:eastAsia="Times New Roman" w:hAnsi="Times New Roman" w:cs="Times New Roman"/>
          <w:iCs/>
          <w:sz w:val="24"/>
          <w:szCs w:val="24"/>
        </w:rPr>
        <w:t xml:space="preserve">categories that include New Zealand mud snails (i.e., Europe, Freshwater, </w:t>
      </w:r>
      <w:proofErr w:type="spellStart"/>
      <w:r w:rsidR="004C6DD4">
        <w:rPr>
          <w:rFonts w:ascii="Times New Roman" w:eastAsia="Times New Roman" w:hAnsi="Times New Roman" w:cs="Times New Roman"/>
          <w:iCs/>
          <w:sz w:val="24"/>
          <w:szCs w:val="24"/>
        </w:rPr>
        <w:t>Gastropoda</w:t>
      </w:r>
      <w:proofErr w:type="spellEnd"/>
      <w:r w:rsidR="004C6DD4">
        <w:rPr>
          <w:rFonts w:ascii="Times New Roman" w:eastAsia="Times New Roman" w:hAnsi="Times New Roman" w:cs="Times New Roman"/>
          <w:iCs/>
          <w:sz w:val="24"/>
          <w:szCs w:val="24"/>
        </w:rPr>
        <w:t xml:space="preserve">, and longevity &lt; 1 year) may be reflecting New Zealand mud snails rather than </w:t>
      </w:r>
      <w:r w:rsidR="00A236B7">
        <w:rPr>
          <w:rFonts w:ascii="Times New Roman" w:eastAsia="Times New Roman" w:hAnsi="Times New Roman" w:cs="Times New Roman"/>
          <w:iCs/>
          <w:sz w:val="24"/>
          <w:szCs w:val="24"/>
        </w:rPr>
        <w:t xml:space="preserve">the </w:t>
      </w:r>
      <w:r w:rsidR="004C6DD4">
        <w:rPr>
          <w:rFonts w:ascii="Times New Roman" w:eastAsia="Times New Roman" w:hAnsi="Times New Roman" w:cs="Times New Roman"/>
          <w:iCs/>
          <w:sz w:val="24"/>
          <w:szCs w:val="24"/>
        </w:rPr>
        <w:t>entire group.</w:t>
      </w:r>
      <w:r w:rsidR="00742FFF">
        <w:rPr>
          <w:rFonts w:ascii="Times New Roman" w:eastAsia="Times New Roman" w:hAnsi="Times New Roman" w:cs="Times New Roman"/>
          <w:iCs/>
          <w:sz w:val="24"/>
          <w:szCs w:val="24"/>
        </w:rPr>
        <w:t xml:space="preserve">  </w:t>
      </w:r>
      <w:r w:rsidR="000D680C">
        <w:rPr>
          <w:rFonts w:ascii="Times New Roman" w:eastAsia="Times New Roman" w:hAnsi="Times New Roman" w:cs="Times New Roman"/>
          <w:iCs/>
          <w:sz w:val="24"/>
          <w:szCs w:val="24"/>
        </w:rPr>
        <w:t>I</w:t>
      </w:r>
      <w:r w:rsidR="00EB7447">
        <w:rPr>
          <w:rFonts w:ascii="Times New Roman" w:eastAsia="Times New Roman" w:hAnsi="Times New Roman" w:cs="Times New Roman"/>
          <w:iCs/>
          <w:sz w:val="24"/>
          <w:szCs w:val="24"/>
        </w:rPr>
        <w:t xml:space="preserve">nvasions outside of Europe and North America </w:t>
      </w:r>
      <w:r w:rsidR="00742FFF">
        <w:rPr>
          <w:rFonts w:ascii="Times New Roman" w:eastAsia="Times New Roman" w:hAnsi="Times New Roman" w:cs="Times New Roman"/>
          <w:iCs/>
          <w:sz w:val="24"/>
          <w:szCs w:val="24"/>
        </w:rPr>
        <w:t>appear to</w:t>
      </w:r>
      <w:r w:rsidR="006E12A9">
        <w:rPr>
          <w:rFonts w:ascii="Times New Roman" w:eastAsia="Times New Roman" w:hAnsi="Times New Roman" w:cs="Times New Roman"/>
          <w:iCs/>
          <w:sz w:val="24"/>
          <w:szCs w:val="24"/>
        </w:rPr>
        <w:t xml:space="preserve"> rarely experience boom-busts (Fig. 3</w:t>
      </w:r>
      <w:r w:rsidR="00B06F35">
        <w:rPr>
          <w:rFonts w:ascii="Times New Roman" w:eastAsia="Times New Roman" w:hAnsi="Times New Roman" w:cs="Times New Roman"/>
          <w:iCs/>
          <w:sz w:val="24"/>
          <w:szCs w:val="24"/>
        </w:rPr>
        <w:t>C)</w:t>
      </w:r>
      <w:r w:rsidR="00CC3B4B">
        <w:rPr>
          <w:rFonts w:ascii="Times New Roman" w:eastAsia="Times New Roman" w:hAnsi="Times New Roman" w:cs="Times New Roman"/>
          <w:iCs/>
          <w:sz w:val="24"/>
          <w:szCs w:val="24"/>
        </w:rPr>
        <w:t xml:space="preserve">, though </w:t>
      </w:r>
      <w:r w:rsidR="000D680C">
        <w:rPr>
          <w:rFonts w:ascii="Times New Roman" w:eastAsia="Times New Roman" w:hAnsi="Times New Roman" w:cs="Times New Roman"/>
          <w:iCs/>
          <w:sz w:val="24"/>
          <w:szCs w:val="24"/>
        </w:rPr>
        <w:t xml:space="preserve">this is likely a result of prevalence of academic papers being published </w:t>
      </w:r>
      <w:r w:rsidR="00440CE4">
        <w:rPr>
          <w:rFonts w:ascii="Times New Roman" w:eastAsia="Times New Roman" w:hAnsi="Times New Roman" w:cs="Times New Roman"/>
          <w:iCs/>
          <w:sz w:val="24"/>
          <w:szCs w:val="24"/>
        </w:rPr>
        <w:t>from</w:t>
      </w:r>
      <w:r w:rsidR="000D680C">
        <w:rPr>
          <w:rFonts w:ascii="Times New Roman" w:eastAsia="Times New Roman" w:hAnsi="Times New Roman" w:cs="Times New Roman"/>
          <w:iCs/>
          <w:sz w:val="24"/>
          <w:szCs w:val="24"/>
        </w:rPr>
        <w:t xml:space="preserve"> these </w:t>
      </w:r>
      <w:r w:rsidR="00E3562C">
        <w:rPr>
          <w:rFonts w:ascii="Times New Roman" w:eastAsia="Times New Roman" w:hAnsi="Times New Roman" w:cs="Times New Roman"/>
          <w:iCs/>
          <w:sz w:val="24"/>
          <w:szCs w:val="24"/>
        </w:rPr>
        <w:t>continents.  Finally, plants</w:t>
      </w:r>
      <w:r w:rsidR="00440CE4">
        <w:rPr>
          <w:rFonts w:ascii="Times New Roman" w:eastAsia="Times New Roman" w:hAnsi="Times New Roman" w:cs="Times New Roman"/>
          <w:iCs/>
          <w:sz w:val="24"/>
          <w:szCs w:val="24"/>
        </w:rPr>
        <w:t xml:space="preserve"> invasions</w:t>
      </w:r>
      <w:r w:rsidR="00E3562C">
        <w:rPr>
          <w:rFonts w:ascii="Times New Roman" w:eastAsia="Times New Roman" w:hAnsi="Times New Roman" w:cs="Times New Roman"/>
          <w:iCs/>
          <w:sz w:val="24"/>
          <w:szCs w:val="24"/>
        </w:rPr>
        <w:t xml:space="preserve"> rarely </w:t>
      </w:r>
      <w:r w:rsidR="00440CE4">
        <w:rPr>
          <w:rFonts w:ascii="Times New Roman" w:eastAsia="Times New Roman" w:hAnsi="Times New Roman" w:cs="Times New Roman"/>
          <w:iCs/>
          <w:sz w:val="24"/>
          <w:szCs w:val="24"/>
        </w:rPr>
        <w:t xml:space="preserve">appear to </w:t>
      </w:r>
      <w:r w:rsidR="005226A4">
        <w:rPr>
          <w:rFonts w:ascii="Times New Roman" w:eastAsia="Times New Roman" w:hAnsi="Times New Roman" w:cs="Times New Roman"/>
          <w:iCs/>
          <w:sz w:val="24"/>
          <w:szCs w:val="24"/>
        </w:rPr>
        <w:t>undergo</w:t>
      </w:r>
      <w:r w:rsidR="00E3562C">
        <w:rPr>
          <w:rFonts w:ascii="Times New Roman" w:eastAsia="Times New Roman" w:hAnsi="Times New Roman" w:cs="Times New Roman"/>
          <w:iCs/>
          <w:sz w:val="24"/>
          <w:szCs w:val="24"/>
        </w:rPr>
        <w:t xml:space="preserve"> boom-bust</w:t>
      </w:r>
      <w:r w:rsidR="00440CE4">
        <w:rPr>
          <w:rFonts w:ascii="Times New Roman" w:eastAsia="Times New Roman" w:hAnsi="Times New Roman" w:cs="Times New Roman"/>
          <w:iCs/>
          <w:sz w:val="24"/>
          <w:szCs w:val="24"/>
        </w:rPr>
        <w:t>s</w:t>
      </w:r>
      <w:r w:rsidR="00E3562C">
        <w:rPr>
          <w:rFonts w:ascii="Times New Roman" w:eastAsia="Times New Roman" w:hAnsi="Times New Roman" w:cs="Times New Roman"/>
          <w:iCs/>
          <w:sz w:val="24"/>
          <w:szCs w:val="24"/>
        </w:rPr>
        <w:t xml:space="preserve">, whether </w:t>
      </w:r>
      <w:r w:rsidR="00E3562C">
        <w:rPr>
          <w:rFonts w:ascii="Times New Roman" w:eastAsia="Times New Roman" w:hAnsi="Times New Roman" w:cs="Times New Roman"/>
          <w:iCs/>
          <w:sz w:val="24"/>
          <w:szCs w:val="24"/>
        </w:rPr>
        <w:lastRenderedPageBreak/>
        <w:t xml:space="preserve">this is a pattern or whether this is a lack of reporting of boom-busts </w:t>
      </w:r>
      <w:r w:rsidR="00703C4F">
        <w:rPr>
          <w:rFonts w:ascii="Times New Roman" w:eastAsia="Times New Roman" w:hAnsi="Times New Roman" w:cs="Times New Roman"/>
          <w:iCs/>
          <w:sz w:val="24"/>
          <w:szCs w:val="24"/>
        </w:rPr>
        <w:t xml:space="preserve">by plant </w:t>
      </w:r>
      <w:r w:rsidR="003F6057">
        <w:rPr>
          <w:rFonts w:ascii="Times New Roman" w:eastAsia="Times New Roman" w:hAnsi="Times New Roman" w:cs="Times New Roman"/>
          <w:iCs/>
          <w:sz w:val="24"/>
          <w:szCs w:val="24"/>
        </w:rPr>
        <w:t>ecologists</w:t>
      </w:r>
      <w:r w:rsidR="00703C4F">
        <w:rPr>
          <w:rFonts w:ascii="Times New Roman" w:eastAsia="Times New Roman" w:hAnsi="Times New Roman" w:cs="Times New Roman"/>
          <w:iCs/>
          <w:sz w:val="24"/>
          <w:szCs w:val="24"/>
        </w:rPr>
        <w:t xml:space="preserve"> is unclear.</w:t>
      </w:r>
      <w:r w:rsidR="000A009D">
        <w:rPr>
          <w:rFonts w:ascii="Times New Roman" w:eastAsia="Times New Roman" w:hAnsi="Times New Roman" w:cs="Times New Roman"/>
          <w:iCs/>
          <w:sz w:val="24"/>
          <w:szCs w:val="24"/>
        </w:rPr>
        <w:t xml:space="preserve"> </w:t>
      </w:r>
      <w:r w:rsidR="002B19DA">
        <w:rPr>
          <w:rFonts w:ascii="Times New Roman" w:eastAsia="Times New Roman" w:hAnsi="Times New Roman" w:cs="Times New Roman"/>
          <w:iCs/>
          <w:sz w:val="24"/>
          <w:szCs w:val="24"/>
        </w:rPr>
        <w:t>Relative to the</w:t>
      </w:r>
      <w:r w:rsidR="00D13DF6">
        <w:rPr>
          <w:rFonts w:ascii="Times New Roman" w:eastAsia="Times New Roman" w:hAnsi="Times New Roman" w:cs="Times New Roman"/>
          <w:iCs/>
          <w:sz w:val="24"/>
          <w:szCs w:val="24"/>
        </w:rPr>
        <w:t xml:space="preserve"> large number of introduced species</w:t>
      </w:r>
      <w:r w:rsidR="004932E9">
        <w:rPr>
          <w:rFonts w:ascii="Times New Roman" w:eastAsia="Times New Roman" w:hAnsi="Times New Roman" w:cs="Times New Roman"/>
          <w:iCs/>
          <w:sz w:val="24"/>
          <w:szCs w:val="24"/>
        </w:rPr>
        <w:t xml:space="preserve"> of vascular plants that have </w:t>
      </w:r>
      <w:r w:rsidR="00375E1E">
        <w:rPr>
          <w:rFonts w:ascii="Times New Roman" w:eastAsia="Times New Roman" w:hAnsi="Times New Roman" w:cs="Times New Roman"/>
          <w:iCs/>
          <w:sz w:val="24"/>
          <w:szCs w:val="24"/>
        </w:rPr>
        <w:t xml:space="preserve">established </w:t>
      </w:r>
      <w:r w:rsidR="004932E9">
        <w:rPr>
          <w:rFonts w:ascii="Times New Roman" w:eastAsia="Times New Roman" w:hAnsi="Times New Roman" w:cs="Times New Roman"/>
          <w:iCs/>
          <w:sz w:val="24"/>
          <w:szCs w:val="24"/>
        </w:rPr>
        <w:t xml:space="preserve">populations </w:t>
      </w:r>
      <w:r w:rsidR="00375E1E">
        <w:rPr>
          <w:rFonts w:ascii="Times New Roman" w:eastAsia="Times New Roman" w:hAnsi="Times New Roman" w:cs="Times New Roman"/>
          <w:iCs/>
          <w:sz w:val="24"/>
          <w:szCs w:val="24"/>
        </w:rPr>
        <w:t>worldwide</w:t>
      </w:r>
      <w:r w:rsidR="004932E9">
        <w:rPr>
          <w:rFonts w:ascii="Times New Roman" w:eastAsia="Times New Roman" w:hAnsi="Times New Roman" w:cs="Times New Roman"/>
          <w:iCs/>
          <w:sz w:val="24"/>
          <w:szCs w:val="24"/>
        </w:rPr>
        <w:t xml:space="preserve"> </w:t>
      </w:r>
      <w:r w:rsidR="004932E9">
        <w:rPr>
          <w:rFonts w:ascii="Times New Roman" w:eastAsia="Times New Roman" w:hAnsi="Times New Roman" w:cs="Times New Roman"/>
          <w:iCs/>
          <w:sz w:val="24"/>
          <w:szCs w:val="24"/>
        </w:rPr>
        <w:fldChar w:fldCharType="begin"/>
      </w:r>
      <w:r w:rsidR="004932E9">
        <w:rPr>
          <w:rFonts w:ascii="Times New Roman" w:eastAsia="Times New Roman" w:hAnsi="Times New Roman" w:cs="Times New Roman"/>
          <w:iCs/>
          <w:sz w:val="24"/>
          <w:szCs w:val="24"/>
        </w:rPr>
        <w:instrText xml:space="preserve"> ADDIN ZOTERO_ITEM CSL_CITATION {"citationID":"avENVZLJ","properties":{"formattedCitation":"(Seebens {\\i{}et al.} 2017)","plainCitation":"(Seebens et al. 2017)","noteIndex":0},"citationItems":[{"id":4555,"uris":["http://zotero.org/users/9972654/items/RKFDPG7Z"],"itemData":{"id":4555,"type":"article-journal","abstract":"Abstract\n            Although research on human-mediated exchanges of species has substantially intensified during the last centuries, we know surprisingly little about temporal dynamics of alien species accumulations across regions and taxa. Using a novel database of 45,813 first records of 16,926 established alien species, we show that the annual rate of first records worldwide has increased during the last 200 years, with 37% of all first records reported most recently (1970–2014). Inter-continental and inter-taxonomic variation can be largely attributed to the diaspora of European settlers in the nineteenth century and to the acceleration in trade in the twentieth century. For all taxonomic groups, the increase in numbers of alien species does not show any sign of saturation and most taxa even show increases in the rate of first records over time. This highlights that past efforts to mitigate invasions have not been effective enough to keep up with increasing globalization.","container-title":"Nature Communications","DOI":"10.1038/ncomms14435","ISSN":"2041-1723","issue":"1","journalAbbreviation":"Nat Commun","language":"en","page":"14435","source":"DOI.org (Crossref)","title":"No saturation in the accumulation of alien species worldwide","volume":"8","author":[{"family":"Seebens","given":"Hanno"},{"family":"Blackburn","given":"Tim M."},{"family":"Dyer","given":"Ellie E."},{"family":"Genovesi","given":"Piero"},{"family":"Hulme","given":"Philip E."},{"family":"Jeschke","given":"Jonathan M."},{"family":"Pagad","given":"Shyama"},{"family":"Pyšek","given":"Petr"},{"family":"Winter","given":"Marten"},{"family":"Arianoutsou","given":"Margarita"},{"family":"Bacher","given":"Sven"},{"family":"Blasius","given":"Bernd"},{"family":"Brundu","given":"Giuseppe"},{"family":"Capinha","given":"César"},{"family":"Celesti-Grapow","given":"Laura"},{"family":"Dawson","given":"Wayne"},{"family":"Dullinger","given":"Stefan"},{"family":"Fuentes","given":"Nicol"},{"family":"Jäger","given":"Heinke"},{"family":"Kartesz","given":"John"},{"family":"Kenis","given":"Marc"},{"family":"Kreft","given":"Holger"},{"family":"Kühn","given":"Ingolf"},{"family":"Lenzner","given":"Bernd"},{"family":"Liebhold","given":"Andrew"},{"family":"Mosena","given":"Alexander"},{"family":"Moser","given":"Dietmar"},{"family":"Nishino","given":"Misako"},{"family":"Pearman","given":"David"},{"family":"Pergl","given":"Jan"},{"family":"Rabitsch","given":"Wolfgang"},{"family":"Rojas-Sandoval","given":"Julissa"},{"family":"Roques","given":"Alain"},{"family":"Rorke","given":"Stephanie"},{"family":"Rossinelli","given":"Silvia"},{"family":"Roy","given":"Helen E."},{"family":"Scalera","given":"Riccardo"},{"family":"Schindler","given":"Stefan"},{"family":"Štajerová","given":"Kateřina"},{"family":"Tokarska-Guzik","given":"Barbara"},{"family":"Van Kleunen","given":"Mark"},{"family":"Walker","given":"Kevin"},{"family":"Weigelt","given":"Patrick"},{"family":"Yamanaka","given":"Takehiko"},{"family":"Essl","given":"Franz"}],"issued":{"date-parts":[["2017",2,15]]}}}],"schema":"https://github.com/citation-style-language/schema/raw/master/csl-citation.json"} </w:instrText>
      </w:r>
      <w:r w:rsidR="004932E9">
        <w:rPr>
          <w:rFonts w:ascii="Times New Roman" w:eastAsia="Times New Roman" w:hAnsi="Times New Roman" w:cs="Times New Roman"/>
          <w:iCs/>
          <w:sz w:val="24"/>
          <w:szCs w:val="24"/>
        </w:rPr>
        <w:fldChar w:fldCharType="separate"/>
      </w:r>
      <w:r w:rsidR="004932E9" w:rsidRPr="004932E9">
        <w:rPr>
          <w:rFonts w:ascii="Times New Roman" w:hAnsi="Times New Roman" w:cs="Times New Roman"/>
          <w:sz w:val="24"/>
        </w:rPr>
        <w:t xml:space="preserve">(Seebens </w:t>
      </w:r>
      <w:r w:rsidR="004932E9" w:rsidRPr="004932E9">
        <w:rPr>
          <w:rFonts w:ascii="Times New Roman" w:hAnsi="Times New Roman" w:cs="Times New Roman"/>
          <w:i/>
          <w:iCs/>
          <w:sz w:val="24"/>
        </w:rPr>
        <w:t>et al.</w:t>
      </w:r>
      <w:r w:rsidR="004932E9" w:rsidRPr="004932E9">
        <w:rPr>
          <w:rFonts w:ascii="Times New Roman" w:hAnsi="Times New Roman" w:cs="Times New Roman"/>
          <w:sz w:val="24"/>
        </w:rPr>
        <w:t xml:space="preserve"> 2017)</w:t>
      </w:r>
      <w:r w:rsidR="004932E9">
        <w:rPr>
          <w:rFonts w:ascii="Times New Roman" w:eastAsia="Times New Roman" w:hAnsi="Times New Roman" w:cs="Times New Roman"/>
          <w:iCs/>
          <w:sz w:val="24"/>
          <w:szCs w:val="24"/>
        </w:rPr>
        <w:fldChar w:fldCharType="end"/>
      </w:r>
      <w:r w:rsidR="00375E1E">
        <w:rPr>
          <w:rFonts w:ascii="Times New Roman" w:eastAsia="Times New Roman" w:hAnsi="Times New Roman" w:cs="Times New Roman"/>
          <w:iCs/>
          <w:sz w:val="24"/>
          <w:szCs w:val="24"/>
        </w:rPr>
        <w:t xml:space="preserve">, </w:t>
      </w:r>
      <w:r w:rsidR="002B19DA">
        <w:rPr>
          <w:rFonts w:ascii="Times New Roman" w:eastAsia="Times New Roman" w:hAnsi="Times New Roman" w:cs="Times New Roman"/>
          <w:iCs/>
          <w:sz w:val="24"/>
          <w:szCs w:val="24"/>
        </w:rPr>
        <w:t>boom-busts in plants are highly undocumented. While</w:t>
      </w:r>
      <w:r w:rsidR="001068F1">
        <w:rPr>
          <w:rFonts w:ascii="Times New Roman" w:eastAsia="Times New Roman" w:hAnsi="Times New Roman" w:cs="Times New Roman"/>
          <w:iCs/>
          <w:sz w:val="24"/>
          <w:szCs w:val="24"/>
        </w:rPr>
        <w:t xml:space="preserve"> we have limited </w:t>
      </w:r>
      <w:r w:rsidR="00D4308A">
        <w:rPr>
          <w:rFonts w:ascii="Times New Roman" w:eastAsia="Times New Roman" w:hAnsi="Times New Roman" w:cs="Times New Roman"/>
          <w:iCs/>
          <w:sz w:val="24"/>
          <w:szCs w:val="24"/>
        </w:rPr>
        <w:t>capacity</w:t>
      </w:r>
      <w:r w:rsidR="001068F1">
        <w:rPr>
          <w:rFonts w:ascii="Times New Roman" w:eastAsia="Times New Roman" w:hAnsi="Times New Roman" w:cs="Times New Roman"/>
          <w:iCs/>
          <w:sz w:val="24"/>
          <w:szCs w:val="24"/>
        </w:rPr>
        <w:t xml:space="preserve"> </w:t>
      </w:r>
      <w:r w:rsidR="000A009D">
        <w:rPr>
          <w:rFonts w:ascii="Times New Roman" w:eastAsia="Times New Roman" w:hAnsi="Times New Roman" w:cs="Times New Roman"/>
          <w:iCs/>
          <w:sz w:val="24"/>
          <w:szCs w:val="24"/>
        </w:rPr>
        <w:t>to answer this question using our data</w:t>
      </w:r>
      <w:r w:rsidR="00BF4DEE">
        <w:rPr>
          <w:rFonts w:ascii="Times New Roman" w:eastAsia="Times New Roman" w:hAnsi="Times New Roman" w:cs="Times New Roman"/>
          <w:iCs/>
          <w:sz w:val="24"/>
          <w:szCs w:val="24"/>
        </w:rPr>
        <w:t xml:space="preserve">, </w:t>
      </w:r>
      <w:r w:rsidR="00C67600">
        <w:rPr>
          <w:rFonts w:ascii="Times New Roman" w:eastAsia="Times New Roman" w:hAnsi="Times New Roman" w:cs="Times New Roman"/>
          <w:iCs/>
          <w:sz w:val="24"/>
          <w:szCs w:val="24"/>
        </w:rPr>
        <w:t>several</w:t>
      </w:r>
      <w:r w:rsidR="00B477BD">
        <w:rPr>
          <w:rFonts w:ascii="Times New Roman" w:eastAsia="Times New Roman" w:hAnsi="Times New Roman" w:cs="Times New Roman"/>
          <w:iCs/>
          <w:sz w:val="24"/>
          <w:szCs w:val="24"/>
        </w:rPr>
        <w:t xml:space="preserve"> studies have </w:t>
      </w:r>
      <w:r w:rsidR="00D4308A">
        <w:rPr>
          <w:rFonts w:ascii="Times New Roman" w:eastAsia="Times New Roman" w:hAnsi="Times New Roman" w:cs="Times New Roman"/>
          <w:iCs/>
          <w:sz w:val="24"/>
          <w:szCs w:val="24"/>
        </w:rPr>
        <w:t>begun</w:t>
      </w:r>
      <w:r w:rsidR="00B477BD">
        <w:rPr>
          <w:rFonts w:ascii="Times New Roman" w:eastAsia="Times New Roman" w:hAnsi="Times New Roman" w:cs="Times New Roman"/>
          <w:iCs/>
          <w:sz w:val="24"/>
          <w:szCs w:val="24"/>
        </w:rPr>
        <w:t xml:space="preserve"> to a</w:t>
      </w:r>
      <w:r w:rsidR="00BF4DEE">
        <w:rPr>
          <w:rFonts w:ascii="Times New Roman" w:eastAsia="Times New Roman" w:hAnsi="Times New Roman" w:cs="Times New Roman"/>
          <w:iCs/>
          <w:sz w:val="24"/>
          <w:szCs w:val="24"/>
        </w:rPr>
        <w:t>nswer</w:t>
      </w:r>
      <w:r w:rsidR="00B477BD">
        <w:rPr>
          <w:rFonts w:ascii="Times New Roman" w:eastAsia="Times New Roman" w:hAnsi="Times New Roman" w:cs="Times New Roman"/>
          <w:iCs/>
          <w:sz w:val="24"/>
          <w:szCs w:val="24"/>
        </w:rPr>
        <w:t xml:space="preserve"> </w:t>
      </w:r>
      <w:r w:rsidR="00BF4DEE">
        <w:rPr>
          <w:rFonts w:ascii="Times New Roman" w:eastAsia="Times New Roman" w:hAnsi="Times New Roman" w:cs="Times New Roman"/>
          <w:iCs/>
          <w:sz w:val="24"/>
          <w:szCs w:val="24"/>
        </w:rPr>
        <w:t xml:space="preserve">this </w:t>
      </w:r>
      <w:r w:rsidR="00D23D91">
        <w:rPr>
          <w:rFonts w:ascii="Times New Roman" w:eastAsia="Times New Roman" w:hAnsi="Times New Roman" w:cs="Times New Roman"/>
          <w:iCs/>
          <w:sz w:val="24"/>
          <w:szCs w:val="24"/>
        </w:rPr>
        <w:t>question</w:t>
      </w:r>
      <w:r w:rsidR="001E6D43">
        <w:rPr>
          <w:rFonts w:ascii="Times New Roman" w:eastAsia="Times New Roman" w:hAnsi="Times New Roman" w:cs="Times New Roman"/>
          <w:iCs/>
          <w:sz w:val="24"/>
          <w:szCs w:val="24"/>
        </w:rPr>
        <w:t xml:space="preserve">.  These studies have not adopted </w:t>
      </w:r>
      <w:r w:rsidR="00977440">
        <w:rPr>
          <w:rFonts w:ascii="Times New Roman" w:eastAsia="Times New Roman" w:hAnsi="Times New Roman" w:cs="Times New Roman"/>
          <w:iCs/>
          <w:sz w:val="24"/>
          <w:szCs w:val="24"/>
        </w:rPr>
        <w:t xml:space="preserve">our definition of boom-bust, so they often refer to </w:t>
      </w:r>
      <w:r w:rsidR="00E02F52">
        <w:rPr>
          <w:rFonts w:ascii="Times New Roman" w:eastAsia="Times New Roman" w:hAnsi="Times New Roman" w:cs="Times New Roman"/>
          <w:iCs/>
          <w:sz w:val="24"/>
          <w:szCs w:val="24"/>
        </w:rPr>
        <w:t>simpler</w:t>
      </w:r>
      <w:r w:rsidR="00977440">
        <w:rPr>
          <w:rFonts w:ascii="Times New Roman" w:eastAsia="Times New Roman" w:hAnsi="Times New Roman" w:cs="Times New Roman"/>
          <w:iCs/>
          <w:sz w:val="24"/>
          <w:szCs w:val="24"/>
        </w:rPr>
        <w:t xml:space="preserve"> metrics (i.e., if the non-native populations have experienced population declines). The </w:t>
      </w:r>
      <w:r w:rsidR="00D4308A">
        <w:rPr>
          <w:rFonts w:ascii="Times New Roman" w:eastAsia="Times New Roman" w:hAnsi="Times New Roman" w:cs="Times New Roman"/>
          <w:iCs/>
          <w:sz w:val="24"/>
          <w:szCs w:val="24"/>
        </w:rPr>
        <w:t>consensus</w:t>
      </w:r>
      <w:r w:rsidR="00B477BD">
        <w:rPr>
          <w:rFonts w:ascii="Times New Roman" w:eastAsia="Times New Roman" w:hAnsi="Times New Roman" w:cs="Times New Roman"/>
          <w:iCs/>
          <w:sz w:val="24"/>
          <w:szCs w:val="24"/>
        </w:rPr>
        <w:t xml:space="preserve"> seems to indicate that the rate of population declines </w:t>
      </w:r>
      <w:r w:rsidR="00BF4DEE">
        <w:rPr>
          <w:rFonts w:ascii="Times New Roman" w:eastAsia="Times New Roman" w:hAnsi="Times New Roman" w:cs="Times New Roman"/>
          <w:iCs/>
          <w:sz w:val="24"/>
          <w:szCs w:val="24"/>
        </w:rPr>
        <w:t>depend</w:t>
      </w:r>
      <w:r w:rsidR="00977440">
        <w:rPr>
          <w:rFonts w:ascii="Times New Roman" w:eastAsia="Times New Roman" w:hAnsi="Times New Roman" w:cs="Times New Roman"/>
          <w:iCs/>
          <w:sz w:val="24"/>
          <w:szCs w:val="24"/>
        </w:rPr>
        <w:t xml:space="preserve">s </w:t>
      </w:r>
      <w:r w:rsidR="00BF4DEE">
        <w:rPr>
          <w:rFonts w:ascii="Times New Roman" w:eastAsia="Times New Roman" w:hAnsi="Times New Roman" w:cs="Times New Roman"/>
          <w:iCs/>
          <w:sz w:val="24"/>
          <w:szCs w:val="24"/>
        </w:rPr>
        <w:t>on the rate</w:t>
      </w:r>
      <w:r w:rsidR="00977440">
        <w:rPr>
          <w:rFonts w:ascii="Times New Roman" w:eastAsia="Times New Roman" w:hAnsi="Times New Roman" w:cs="Times New Roman"/>
          <w:iCs/>
          <w:sz w:val="24"/>
          <w:szCs w:val="24"/>
        </w:rPr>
        <w:t>s</w:t>
      </w:r>
      <w:r w:rsidR="00BF4DEE">
        <w:rPr>
          <w:rFonts w:ascii="Times New Roman" w:eastAsia="Times New Roman" w:hAnsi="Times New Roman" w:cs="Times New Roman"/>
          <w:iCs/>
          <w:sz w:val="24"/>
          <w:szCs w:val="24"/>
        </w:rPr>
        <w:t xml:space="preserve"> of declines in invasions is assessed across species or within species.</w:t>
      </w:r>
    </w:p>
    <w:p w14:paraId="3ABD67E1" w14:textId="18B25E8D" w:rsidR="00DB683A" w:rsidRDefault="00DB683A"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b/>
      </w:r>
      <w:r w:rsidR="00F54BB2">
        <w:rPr>
          <w:rFonts w:ascii="Times New Roman" w:eastAsia="Times New Roman" w:hAnsi="Times New Roman" w:cs="Times New Roman"/>
          <w:iCs/>
          <w:sz w:val="24"/>
          <w:szCs w:val="24"/>
        </w:rPr>
        <w:t xml:space="preserve">When assessing </w:t>
      </w:r>
      <w:r w:rsidR="00AD2CBA">
        <w:rPr>
          <w:rFonts w:ascii="Times New Roman" w:eastAsia="Times New Roman" w:hAnsi="Times New Roman" w:cs="Times New Roman"/>
          <w:iCs/>
          <w:sz w:val="24"/>
          <w:szCs w:val="24"/>
        </w:rPr>
        <w:t>populations</w:t>
      </w:r>
      <w:r w:rsidR="00E02F52">
        <w:rPr>
          <w:rFonts w:ascii="Times New Roman" w:eastAsia="Times New Roman" w:hAnsi="Times New Roman" w:cs="Times New Roman"/>
          <w:iCs/>
          <w:sz w:val="24"/>
          <w:szCs w:val="24"/>
        </w:rPr>
        <w:t xml:space="preserve"> declines</w:t>
      </w:r>
      <w:r w:rsidR="00AD2CBA">
        <w:rPr>
          <w:rFonts w:ascii="Times New Roman" w:eastAsia="Times New Roman" w:hAnsi="Times New Roman" w:cs="Times New Roman"/>
          <w:iCs/>
          <w:sz w:val="24"/>
          <w:szCs w:val="24"/>
        </w:rPr>
        <w:t xml:space="preserve"> </w:t>
      </w:r>
      <w:r w:rsidR="00317F7C">
        <w:rPr>
          <w:rFonts w:ascii="Times New Roman" w:eastAsia="Times New Roman" w:hAnsi="Times New Roman" w:cs="Times New Roman"/>
          <w:iCs/>
          <w:sz w:val="24"/>
          <w:szCs w:val="24"/>
        </w:rPr>
        <w:t>within different populations of the same</w:t>
      </w:r>
      <w:r w:rsidR="00F54BB2">
        <w:rPr>
          <w:rFonts w:ascii="Times New Roman" w:eastAsia="Times New Roman" w:hAnsi="Times New Roman" w:cs="Times New Roman"/>
          <w:iCs/>
          <w:sz w:val="24"/>
          <w:szCs w:val="24"/>
        </w:rPr>
        <w:t xml:space="preserve"> </w:t>
      </w:r>
      <w:r w:rsidR="005B19D6">
        <w:rPr>
          <w:rFonts w:ascii="Times New Roman" w:eastAsia="Times New Roman" w:hAnsi="Times New Roman" w:cs="Times New Roman"/>
          <w:iCs/>
          <w:sz w:val="24"/>
          <w:szCs w:val="24"/>
        </w:rPr>
        <w:t xml:space="preserve">invasive </w:t>
      </w:r>
      <w:r w:rsidR="00F54BB2">
        <w:rPr>
          <w:rFonts w:ascii="Times New Roman" w:eastAsia="Times New Roman" w:hAnsi="Times New Roman" w:cs="Times New Roman"/>
          <w:iCs/>
          <w:sz w:val="24"/>
          <w:szCs w:val="24"/>
        </w:rPr>
        <w:t>species,</w:t>
      </w:r>
      <w:r w:rsidR="002E09D5">
        <w:rPr>
          <w:rFonts w:ascii="Times New Roman" w:eastAsia="Times New Roman" w:hAnsi="Times New Roman" w:cs="Times New Roman"/>
          <w:iCs/>
          <w:sz w:val="24"/>
          <w:szCs w:val="24"/>
        </w:rPr>
        <w:t xml:space="preserve"> studies indicate that not every population </w:t>
      </w:r>
      <w:r w:rsidR="006678E1">
        <w:rPr>
          <w:rFonts w:ascii="Times New Roman" w:eastAsia="Times New Roman" w:hAnsi="Times New Roman" w:cs="Times New Roman"/>
          <w:iCs/>
          <w:sz w:val="24"/>
          <w:szCs w:val="24"/>
        </w:rPr>
        <w:t xml:space="preserve">experiences declines </w:t>
      </w:r>
      <w:r w:rsidR="006678E1">
        <w:rPr>
          <w:rFonts w:ascii="Times New Roman" w:eastAsia="Times New Roman" w:hAnsi="Times New Roman" w:cs="Times New Roman"/>
          <w:iCs/>
          <w:sz w:val="24"/>
          <w:szCs w:val="24"/>
        </w:rPr>
        <w:fldChar w:fldCharType="begin"/>
      </w:r>
      <w:r w:rsidR="006678E1">
        <w:rPr>
          <w:rFonts w:ascii="Times New Roman" w:eastAsia="Times New Roman" w:hAnsi="Times New Roman" w:cs="Times New Roman"/>
          <w:iCs/>
          <w:sz w:val="24"/>
          <w:szCs w:val="24"/>
        </w:rPr>
        <w:instrText xml:space="preserve"> ADDIN ZOTERO_ITEM CSL_CITATION {"citationID":"QyMt1D0O","properties":{"formattedCitation":"(Cooling {\\i{}et al.} 2012; Haubrock {\\i{}et al.} 2022; Larson {\\i{}et al.} 2019; Sandstr\\uc0\\u246{}m {\\i{}et al.} 2014; Tyler 2010)","plainCitation":"(Cooling et al. 2012; Haubrock et al. 2022; Larson et al. 2019; Sandström et al. 2014; Tyler 2010)","noteIndex":0},"citationItems":[{"id":237,"uris":["http://zotero.org/users/9972654/items/PGCIIC5E"],"itemData":{"id":237,"type":"article-journal","abstract":"Synergies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C."}],"issued":{"date-parts":[["2010",5]]}}}],"schema":"https://github.com/citation-style-language/schema/raw/master/csl-citation.json"} </w:instrText>
      </w:r>
      <w:r w:rsidR="006678E1">
        <w:rPr>
          <w:rFonts w:ascii="Times New Roman" w:eastAsia="Times New Roman" w:hAnsi="Times New Roman" w:cs="Times New Roman"/>
          <w:iCs/>
          <w:sz w:val="24"/>
          <w:szCs w:val="24"/>
        </w:rPr>
        <w:fldChar w:fldCharType="separate"/>
      </w:r>
      <w:r w:rsidR="006678E1" w:rsidRPr="006678E1">
        <w:rPr>
          <w:rFonts w:ascii="Times New Roman" w:hAnsi="Times New Roman" w:cs="Times New Roman"/>
          <w:sz w:val="24"/>
        </w:rPr>
        <w:t xml:space="preserve">(Cooling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2012; Haubrock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2022; Larson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2019; Sandström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2014; Tyler 2010)</w:t>
      </w:r>
      <w:r w:rsidR="006678E1">
        <w:rPr>
          <w:rFonts w:ascii="Times New Roman" w:eastAsia="Times New Roman" w:hAnsi="Times New Roman" w:cs="Times New Roman"/>
          <w:iCs/>
          <w:sz w:val="24"/>
          <w:szCs w:val="24"/>
        </w:rPr>
        <w:fldChar w:fldCharType="end"/>
      </w:r>
      <w:r w:rsidR="008C7415">
        <w:rPr>
          <w:rFonts w:ascii="Times New Roman" w:eastAsia="Times New Roman" w:hAnsi="Times New Roman" w:cs="Times New Roman"/>
          <w:iCs/>
          <w:sz w:val="24"/>
          <w:szCs w:val="24"/>
        </w:rPr>
        <w:t>.</w:t>
      </w:r>
      <w:r w:rsidR="0022188D">
        <w:rPr>
          <w:rFonts w:ascii="Times New Roman" w:eastAsia="Times New Roman" w:hAnsi="Times New Roman" w:cs="Times New Roman"/>
          <w:iCs/>
          <w:sz w:val="24"/>
          <w:szCs w:val="24"/>
        </w:rPr>
        <w:t xml:space="preserve">  </w:t>
      </w:r>
      <w:r w:rsidR="00B576AA">
        <w:rPr>
          <w:rFonts w:ascii="Times New Roman" w:eastAsia="Times New Roman" w:hAnsi="Times New Roman" w:cs="Times New Roman"/>
          <w:iCs/>
          <w:sz w:val="24"/>
          <w:szCs w:val="24"/>
        </w:rPr>
        <w:t xml:space="preserve">The best data </w:t>
      </w:r>
      <w:r w:rsidR="000961D9">
        <w:rPr>
          <w:rFonts w:ascii="Times New Roman" w:eastAsia="Times New Roman" w:hAnsi="Times New Roman" w:cs="Times New Roman"/>
          <w:iCs/>
          <w:sz w:val="24"/>
          <w:szCs w:val="24"/>
        </w:rPr>
        <w:t>for</w:t>
      </w:r>
      <w:r w:rsidR="007D0FFD">
        <w:rPr>
          <w:rFonts w:ascii="Times New Roman" w:eastAsia="Times New Roman" w:hAnsi="Times New Roman" w:cs="Times New Roman"/>
          <w:iCs/>
          <w:sz w:val="24"/>
          <w:szCs w:val="24"/>
        </w:rPr>
        <w:t xml:space="preserve"> assess</w:t>
      </w:r>
      <w:r w:rsidR="000961D9">
        <w:rPr>
          <w:rFonts w:ascii="Times New Roman" w:eastAsia="Times New Roman" w:hAnsi="Times New Roman" w:cs="Times New Roman"/>
          <w:iCs/>
          <w:sz w:val="24"/>
          <w:szCs w:val="24"/>
        </w:rPr>
        <w:t xml:space="preserve">ing  </w:t>
      </w:r>
      <w:r w:rsidR="007D0FFD">
        <w:rPr>
          <w:rFonts w:ascii="Times New Roman" w:eastAsia="Times New Roman" w:hAnsi="Times New Roman" w:cs="Times New Roman"/>
          <w:iCs/>
          <w:sz w:val="24"/>
          <w:szCs w:val="24"/>
        </w:rPr>
        <w:t>population</w:t>
      </w:r>
      <w:r w:rsidR="000961D9">
        <w:rPr>
          <w:rFonts w:ascii="Times New Roman" w:eastAsia="Times New Roman" w:hAnsi="Times New Roman" w:cs="Times New Roman"/>
          <w:iCs/>
          <w:sz w:val="24"/>
          <w:szCs w:val="24"/>
        </w:rPr>
        <w:t xml:space="preserve"> declines within </w:t>
      </w:r>
      <w:r w:rsidR="007D0FFD">
        <w:rPr>
          <w:rFonts w:ascii="Times New Roman" w:eastAsia="Times New Roman" w:hAnsi="Times New Roman" w:cs="Times New Roman"/>
          <w:iCs/>
          <w:sz w:val="24"/>
          <w:szCs w:val="24"/>
        </w:rPr>
        <w:t>the same species</w:t>
      </w:r>
      <w:r w:rsidR="00E21894">
        <w:rPr>
          <w:rFonts w:ascii="Times New Roman" w:eastAsia="Times New Roman" w:hAnsi="Times New Roman" w:cs="Times New Roman"/>
          <w:iCs/>
          <w:sz w:val="24"/>
          <w:szCs w:val="24"/>
        </w:rPr>
        <w:t xml:space="preserve"> are</w:t>
      </w:r>
      <w:r w:rsidR="007D0FFD">
        <w:rPr>
          <w:rFonts w:ascii="Times New Roman" w:eastAsia="Times New Roman" w:hAnsi="Times New Roman" w:cs="Times New Roman"/>
          <w:iCs/>
          <w:sz w:val="24"/>
          <w:szCs w:val="24"/>
        </w:rPr>
        <w:t xml:space="preserve"> compile</w:t>
      </w:r>
      <w:r w:rsidR="000961D9">
        <w:rPr>
          <w:rFonts w:ascii="Times New Roman" w:eastAsia="Times New Roman" w:hAnsi="Times New Roman" w:cs="Times New Roman"/>
          <w:iCs/>
          <w:sz w:val="24"/>
          <w:szCs w:val="24"/>
        </w:rPr>
        <w:t>d list</w:t>
      </w:r>
      <w:r w:rsidR="00E21894">
        <w:rPr>
          <w:rFonts w:ascii="Times New Roman" w:eastAsia="Times New Roman" w:hAnsi="Times New Roman" w:cs="Times New Roman"/>
          <w:iCs/>
          <w:sz w:val="24"/>
          <w:szCs w:val="24"/>
        </w:rPr>
        <w:t>s</w:t>
      </w:r>
      <w:r w:rsidR="000961D9">
        <w:rPr>
          <w:rFonts w:ascii="Times New Roman" w:eastAsia="Times New Roman" w:hAnsi="Times New Roman" w:cs="Times New Roman"/>
          <w:iCs/>
          <w:sz w:val="24"/>
          <w:szCs w:val="24"/>
        </w:rPr>
        <w:t xml:space="preserve"> of</w:t>
      </w:r>
      <w:r w:rsidR="007D0FFD">
        <w:rPr>
          <w:rFonts w:ascii="Times New Roman" w:eastAsia="Times New Roman" w:hAnsi="Times New Roman" w:cs="Times New Roman"/>
          <w:iCs/>
          <w:sz w:val="24"/>
          <w:szCs w:val="24"/>
        </w:rPr>
        <w:t xml:space="preserve"> time series of </w:t>
      </w:r>
      <w:r w:rsidR="005907F4">
        <w:rPr>
          <w:rFonts w:ascii="Times New Roman" w:eastAsia="Times New Roman" w:hAnsi="Times New Roman" w:cs="Times New Roman"/>
          <w:iCs/>
          <w:sz w:val="24"/>
          <w:szCs w:val="24"/>
        </w:rPr>
        <w:t>different populations of the same species</w:t>
      </w:r>
      <w:r w:rsidR="004A522C">
        <w:rPr>
          <w:rFonts w:ascii="Times New Roman" w:eastAsia="Times New Roman" w:hAnsi="Times New Roman" w:cs="Times New Roman"/>
          <w:iCs/>
          <w:sz w:val="24"/>
          <w:szCs w:val="24"/>
        </w:rPr>
        <w:t xml:space="preserve"> </w:t>
      </w:r>
      <w:r w:rsidR="004A522C">
        <w:rPr>
          <w:rFonts w:ascii="Times New Roman" w:eastAsia="Times New Roman" w:hAnsi="Times New Roman" w:cs="Times New Roman"/>
          <w:iCs/>
          <w:sz w:val="24"/>
          <w:szCs w:val="24"/>
        </w:rPr>
        <w:fldChar w:fldCharType="begin"/>
      </w:r>
      <w:r w:rsidR="004A522C">
        <w:rPr>
          <w:rFonts w:ascii="Times New Roman" w:eastAsia="Times New Roman" w:hAnsi="Times New Roman" w:cs="Times New Roman"/>
          <w:iCs/>
          <w:sz w:val="24"/>
          <w:szCs w:val="24"/>
        </w:rPr>
        <w:instrText xml:space="preserve"> ADDIN ZOTERO_ITEM CSL_CITATION {"citationID":"AZEFPId4","properties":{"formattedCitation":"(Haubrock {\\i{}et al.} 2022; Larson {\\i{}et al.} 2019; Sandstr\\uc0\\u246{}m {\\i{}et al.} 2014; Tyler 2010)","plainCitation":"(Haubrock et al. 2022; Larson et al. 2019; Sandström et al. 2014; Tyler 2010)","noteIndex":0},"citationItems":[{"id":90,"uris":["http://zotero.org/users/9972654/items/IPV6Z6PT"],"itemData":{"id":90,"type":"article-journal","abstract":"Globalization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C."}],"issued":{"date-parts":[["2010",5]]}}}],"schema":"https://github.com/citation-style-language/schema/raw/master/csl-citation.json"} </w:instrText>
      </w:r>
      <w:r w:rsidR="004A522C">
        <w:rPr>
          <w:rFonts w:ascii="Times New Roman" w:eastAsia="Times New Roman" w:hAnsi="Times New Roman" w:cs="Times New Roman"/>
          <w:iCs/>
          <w:sz w:val="24"/>
          <w:szCs w:val="24"/>
        </w:rPr>
        <w:fldChar w:fldCharType="separate"/>
      </w:r>
      <w:r w:rsidR="004A522C" w:rsidRPr="004A522C">
        <w:rPr>
          <w:rFonts w:ascii="Times New Roman" w:hAnsi="Times New Roman" w:cs="Times New Roman"/>
          <w:sz w:val="24"/>
        </w:rPr>
        <w:t xml:space="preserve">(Haubrock </w:t>
      </w:r>
      <w:r w:rsidR="004A522C" w:rsidRPr="004A522C">
        <w:rPr>
          <w:rFonts w:ascii="Times New Roman" w:hAnsi="Times New Roman" w:cs="Times New Roman"/>
          <w:i/>
          <w:iCs/>
          <w:sz w:val="24"/>
        </w:rPr>
        <w:t>et al.</w:t>
      </w:r>
      <w:r w:rsidR="004A522C" w:rsidRPr="004A522C">
        <w:rPr>
          <w:rFonts w:ascii="Times New Roman" w:hAnsi="Times New Roman" w:cs="Times New Roman"/>
          <w:sz w:val="24"/>
        </w:rPr>
        <w:t xml:space="preserve"> 2022; Larson </w:t>
      </w:r>
      <w:r w:rsidR="004A522C" w:rsidRPr="004A522C">
        <w:rPr>
          <w:rFonts w:ascii="Times New Roman" w:hAnsi="Times New Roman" w:cs="Times New Roman"/>
          <w:i/>
          <w:iCs/>
          <w:sz w:val="24"/>
        </w:rPr>
        <w:t>et al.</w:t>
      </w:r>
      <w:r w:rsidR="004A522C" w:rsidRPr="004A522C">
        <w:rPr>
          <w:rFonts w:ascii="Times New Roman" w:hAnsi="Times New Roman" w:cs="Times New Roman"/>
          <w:sz w:val="24"/>
        </w:rPr>
        <w:t xml:space="preserve"> 2019; Sandström </w:t>
      </w:r>
      <w:r w:rsidR="004A522C" w:rsidRPr="004A522C">
        <w:rPr>
          <w:rFonts w:ascii="Times New Roman" w:hAnsi="Times New Roman" w:cs="Times New Roman"/>
          <w:i/>
          <w:iCs/>
          <w:sz w:val="24"/>
        </w:rPr>
        <w:t>et al.</w:t>
      </w:r>
      <w:r w:rsidR="004A522C" w:rsidRPr="004A522C">
        <w:rPr>
          <w:rFonts w:ascii="Times New Roman" w:hAnsi="Times New Roman" w:cs="Times New Roman"/>
          <w:sz w:val="24"/>
        </w:rPr>
        <w:t xml:space="preserve"> 2014; Tyler 2010)</w:t>
      </w:r>
      <w:r w:rsidR="004A522C">
        <w:rPr>
          <w:rFonts w:ascii="Times New Roman" w:eastAsia="Times New Roman" w:hAnsi="Times New Roman" w:cs="Times New Roman"/>
          <w:iCs/>
          <w:sz w:val="24"/>
          <w:szCs w:val="24"/>
        </w:rPr>
        <w:fldChar w:fldCharType="end"/>
      </w:r>
      <w:r w:rsidR="004A522C">
        <w:rPr>
          <w:rFonts w:ascii="Times New Roman" w:eastAsia="Times New Roman" w:hAnsi="Times New Roman" w:cs="Times New Roman"/>
          <w:iCs/>
          <w:sz w:val="24"/>
          <w:szCs w:val="24"/>
        </w:rPr>
        <w:t xml:space="preserve">, </w:t>
      </w:r>
      <w:r w:rsidR="004A522C" w:rsidRPr="00B044D9">
        <w:rPr>
          <w:rFonts w:ascii="Times New Roman" w:eastAsia="Times New Roman" w:hAnsi="Times New Roman" w:cs="Times New Roman"/>
          <w:iCs/>
          <w:sz w:val="24"/>
          <w:szCs w:val="24"/>
        </w:rPr>
        <w:t xml:space="preserve">but </w:t>
      </w:r>
      <w:r w:rsidR="004660E7" w:rsidRPr="00B044D9">
        <w:rPr>
          <w:rFonts w:ascii="Times New Roman" w:eastAsia="Times New Roman" w:hAnsi="Times New Roman" w:cs="Times New Roman"/>
          <w:iCs/>
          <w:sz w:val="24"/>
          <w:szCs w:val="24"/>
        </w:rPr>
        <w:t xml:space="preserve">survival analyses </w:t>
      </w:r>
      <w:r w:rsidR="00BD0C05" w:rsidRPr="00B044D9">
        <w:rPr>
          <w:rFonts w:ascii="Times New Roman" w:eastAsia="Times New Roman" w:hAnsi="Times New Roman" w:cs="Times New Roman"/>
          <w:iCs/>
          <w:sz w:val="24"/>
          <w:szCs w:val="24"/>
        </w:rPr>
        <w:t xml:space="preserve">using the time to </w:t>
      </w:r>
      <w:r w:rsidR="0015198F" w:rsidRPr="00B044D9">
        <w:rPr>
          <w:rFonts w:ascii="Times New Roman" w:eastAsia="Times New Roman" w:hAnsi="Times New Roman" w:cs="Times New Roman"/>
          <w:iCs/>
          <w:sz w:val="24"/>
          <w:szCs w:val="24"/>
        </w:rPr>
        <w:t>local</w:t>
      </w:r>
      <w:r w:rsidR="000F5E18" w:rsidRPr="00B044D9">
        <w:rPr>
          <w:rFonts w:ascii="Times New Roman" w:eastAsia="Times New Roman" w:hAnsi="Times New Roman" w:cs="Times New Roman"/>
          <w:iCs/>
          <w:sz w:val="24"/>
          <w:szCs w:val="24"/>
        </w:rPr>
        <w:t xml:space="preserve"> extinctions </w:t>
      </w:r>
      <w:r w:rsidR="00B044D9" w:rsidRPr="00B044D9">
        <w:rPr>
          <w:rFonts w:ascii="Times New Roman" w:eastAsia="Times New Roman" w:hAnsi="Times New Roman" w:cs="Times New Roman"/>
          <w:iCs/>
          <w:sz w:val="24"/>
          <w:szCs w:val="24"/>
        </w:rPr>
        <w:t>since the record of first occurrence</w:t>
      </w:r>
      <w:r w:rsidR="00E46A88" w:rsidRPr="00B044D9">
        <w:rPr>
          <w:rFonts w:ascii="Times New Roman" w:eastAsia="Times New Roman" w:hAnsi="Times New Roman" w:cs="Times New Roman"/>
          <w:iCs/>
          <w:sz w:val="24"/>
          <w:szCs w:val="24"/>
        </w:rPr>
        <w:t xml:space="preserve"> </w:t>
      </w:r>
      <w:r w:rsidR="004660E7" w:rsidRPr="00B044D9">
        <w:rPr>
          <w:rFonts w:ascii="Times New Roman" w:eastAsia="Times New Roman" w:hAnsi="Times New Roman" w:cs="Times New Roman"/>
          <w:iCs/>
          <w:sz w:val="24"/>
          <w:szCs w:val="24"/>
        </w:rPr>
        <w:t>have compellingly been used</w:t>
      </w:r>
      <w:r w:rsidR="00C006F8">
        <w:rPr>
          <w:rFonts w:ascii="Times New Roman" w:eastAsia="Times New Roman" w:hAnsi="Times New Roman" w:cs="Times New Roman"/>
          <w:iCs/>
          <w:sz w:val="24"/>
          <w:szCs w:val="24"/>
        </w:rPr>
        <w:t xml:space="preserve"> </w:t>
      </w:r>
      <w:r w:rsidR="004660E7">
        <w:rPr>
          <w:rFonts w:ascii="Times New Roman" w:eastAsia="Times New Roman" w:hAnsi="Times New Roman" w:cs="Times New Roman"/>
          <w:iCs/>
          <w:sz w:val="24"/>
          <w:szCs w:val="24"/>
        </w:rPr>
        <w:fldChar w:fldCharType="begin"/>
      </w:r>
      <w:r w:rsidR="004660E7">
        <w:rPr>
          <w:rFonts w:ascii="Times New Roman" w:eastAsia="Times New Roman" w:hAnsi="Times New Roman" w:cs="Times New Roman"/>
          <w:iCs/>
          <w:sz w:val="24"/>
          <w:szCs w:val="24"/>
        </w:rPr>
        <w:instrText xml:space="preserve"> ADDIN ZOTERO_ITEM CSL_CITATION {"citationID":"rk3iKvHl","properties":{"formattedCitation":"(Cooling {\\i{}et al.} 2012)","plainCitation":"(Cooling et al. 2012)","noteIndex":0},"citationItems":[{"id":237,"uris":["http://zotero.org/users/9972654/items/PGCIIC5E"],"itemData":{"id":237,"type":"article-journal","abstract":"Synergies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4660E7">
        <w:rPr>
          <w:rFonts w:ascii="Times New Roman" w:eastAsia="Times New Roman" w:hAnsi="Times New Roman" w:cs="Times New Roman"/>
          <w:iCs/>
          <w:sz w:val="24"/>
          <w:szCs w:val="24"/>
        </w:rPr>
        <w:fldChar w:fldCharType="separate"/>
      </w:r>
      <w:r w:rsidR="004660E7" w:rsidRPr="004660E7">
        <w:rPr>
          <w:rFonts w:ascii="Times New Roman" w:hAnsi="Times New Roman" w:cs="Times New Roman"/>
          <w:sz w:val="24"/>
        </w:rPr>
        <w:t xml:space="preserve">(Cooling </w:t>
      </w:r>
      <w:r w:rsidR="004660E7" w:rsidRPr="004660E7">
        <w:rPr>
          <w:rFonts w:ascii="Times New Roman" w:hAnsi="Times New Roman" w:cs="Times New Roman"/>
          <w:i/>
          <w:iCs/>
          <w:sz w:val="24"/>
        </w:rPr>
        <w:t>et al.</w:t>
      </w:r>
      <w:r w:rsidR="004660E7" w:rsidRPr="004660E7">
        <w:rPr>
          <w:rFonts w:ascii="Times New Roman" w:hAnsi="Times New Roman" w:cs="Times New Roman"/>
          <w:sz w:val="24"/>
        </w:rPr>
        <w:t xml:space="preserve"> 2012)</w:t>
      </w:r>
      <w:r w:rsidR="004660E7">
        <w:rPr>
          <w:rFonts w:ascii="Times New Roman" w:eastAsia="Times New Roman" w:hAnsi="Times New Roman" w:cs="Times New Roman"/>
          <w:iCs/>
          <w:sz w:val="24"/>
          <w:szCs w:val="24"/>
        </w:rPr>
        <w:fldChar w:fldCharType="end"/>
      </w:r>
      <w:r w:rsidR="00E1138F">
        <w:rPr>
          <w:rFonts w:ascii="Times New Roman" w:eastAsia="Times New Roman" w:hAnsi="Times New Roman" w:cs="Times New Roman"/>
          <w:iCs/>
          <w:sz w:val="24"/>
          <w:szCs w:val="24"/>
        </w:rPr>
        <w:t>.</w:t>
      </w:r>
      <w:r w:rsidR="009C2299">
        <w:rPr>
          <w:rFonts w:ascii="Times New Roman" w:eastAsia="Times New Roman" w:hAnsi="Times New Roman" w:cs="Times New Roman"/>
          <w:iCs/>
          <w:sz w:val="24"/>
          <w:szCs w:val="24"/>
        </w:rPr>
        <w:t xml:space="preserve">  </w:t>
      </w:r>
      <w:r w:rsidR="00252AB5">
        <w:rPr>
          <w:rFonts w:ascii="Times New Roman" w:eastAsia="Times New Roman" w:hAnsi="Times New Roman" w:cs="Times New Roman"/>
          <w:iCs/>
          <w:sz w:val="24"/>
          <w:szCs w:val="24"/>
        </w:rPr>
        <w:t xml:space="preserve">From these data, </w:t>
      </w:r>
      <w:r w:rsidR="00F175A0">
        <w:rPr>
          <w:rFonts w:ascii="Times New Roman" w:eastAsia="Times New Roman" w:hAnsi="Times New Roman" w:cs="Times New Roman"/>
          <w:iCs/>
          <w:sz w:val="24"/>
          <w:szCs w:val="24"/>
        </w:rPr>
        <w:t>Rusty Crayfish (</w:t>
      </w:r>
      <w:proofErr w:type="spellStart"/>
      <w:r w:rsidR="00F175A0" w:rsidRPr="00252AB5">
        <w:rPr>
          <w:rFonts w:ascii="Times New Roman" w:eastAsia="Times New Roman" w:hAnsi="Times New Roman" w:cs="Times New Roman"/>
          <w:i/>
          <w:sz w:val="24"/>
          <w:szCs w:val="24"/>
        </w:rPr>
        <w:t>F</w:t>
      </w:r>
      <w:r w:rsidR="00252AB5" w:rsidRPr="00252AB5">
        <w:rPr>
          <w:rFonts w:ascii="Times New Roman" w:eastAsia="Times New Roman" w:hAnsi="Times New Roman" w:cs="Times New Roman"/>
          <w:i/>
          <w:sz w:val="24"/>
          <w:szCs w:val="24"/>
        </w:rPr>
        <w:t>axonius</w:t>
      </w:r>
      <w:proofErr w:type="spellEnd"/>
      <w:r w:rsidR="00252AB5" w:rsidRPr="00252AB5">
        <w:rPr>
          <w:rFonts w:ascii="Times New Roman" w:eastAsia="Times New Roman" w:hAnsi="Times New Roman" w:cs="Times New Roman"/>
          <w:i/>
          <w:sz w:val="24"/>
          <w:szCs w:val="24"/>
        </w:rPr>
        <w:t xml:space="preserve"> </w:t>
      </w:r>
      <w:proofErr w:type="spellStart"/>
      <w:r w:rsidR="00252AB5" w:rsidRPr="00252AB5">
        <w:rPr>
          <w:rFonts w:ascii="Times New Roman" w:eastAsia="Times New Roman" w:hAnsi="Times New Roman" w:cs="Times New Roman"/>
          <w:i/>
          <w:sz w:val="24"/>
          <w:szCs w:val="24"/>
        </w:rPr>
        <w:t>rusticus</w:t>
      </w:r>
      <w:proofErr w:type="spellEnd"/>
      <w:r w:rsidR="00252AB5">
        <w:rPr>
          <w:rFonts w:ascii="Times New Roman" w:eastAsia="Times New Roman" w:hAnsi="Times New Roman" w:cs="Times New Roman"/>
          <w:iCs/>
          <w:sz w:val="24"/>
          <w:szCs w:val="24"/>
        </w:rPr>
        <w:t>) were shown to experienced declines in 47% of 17 lakes in Wisconsin, USA</w:t>
      </w:r>
      <w:r w:rsidR="00F94711">
        <w:rPr>
          <w:rFonts w:ascii="Times New Roman" w:eastAsia="Times New Roman" w:hAnsi="Times New Roman" w:cs="Times New Roman"/>
          <w:iCs/>
          <w:sz w:val="24"/>
          <w:szCs w:val="24"/>
        </w:rPr>
        <w:t xml:space="preserve"> </w:t>
      </w:r>
      <w:r w:rsidR="00F94711">
        <w:rPr>
          <w:rFonts w:ascii="Times New Roman" w:eastAsia="Times New Roman" w:hAnsi="Times New Roman" w:cs="Times New Roman"/>
          <w:iCs/>
          <w:sz w:val="24"/>
          <w:szCs w:val="24"/>
        </w:rPr>
        <w:fldChar w:fldCharType="begin"/>
      </w:r>
      <w:r w:rsidR="00F94711">
        <w:rPr>
          <w:rFonts w:ascii="Times New Roman" w:eastAsia="Times New Roman" w:hAnsi="Times New Roman" w:cs="Times New Roman"/>
          <w:iCs/>
          <w:sz w:val="24"/>
          <w:szCs w:val="24"/>
        </w:rPr>
        <w:instrText xml:space="preserve"> ADDIN ZOTERO_ITEM CSL_CITATION {"citationID":"KOuwsCEP","properties":{"formattedCitation":"(Larson {\\i{}et al.} 2019)","plainCitation":"(Larson et al. 2019)","noteIndex":0},"citationItems":[{"id":1311,"uris":["http://zotero.org/users/9972654/items/FJ4Y6MBA"],"itemData":{"id":1311,"type":"article-journal","abstract":"Invasive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M."}],"issued":{"date-parts":[["2019",5]]}}}],"schema":"https://github.com/citation-style-language/schema/raw/master/csl-citation.json"} </w:instrText>
      </w:r>
      <w:r w:rsidR="00F94711">
        <w:rPr>
          <w:rFonts w:ascii="Times New Roman" w:eastAsia="Times New Roman" w:hAnsi="Times New Roman" w:cs="Times New Roman"/>
          <w:iCs/>
          <w:sz w:val="24"/>
          <w:szCs w:val="24"/>
        </w:rPr>
        <w:fldChar w:fldCharType="separate"/>
      </w:r>
      <w:r w:rsidR="00F94711" w:rsidRPr="00F94711">
        <w:rPr>
          <w:rFonts w:ascii="Times New Roman" w:hAnsi="Times New Roman" w:cs="Times New Roman"/>
          <w:sz w:val="24"/>
        </w:rPr>
        <w:t xml:space="preserve">(Larson </w:t>
      </w:r>
      <w:r w:rsidR="00F94711" w:rsidRPr="00F94711">
        <w:rPr>
          <w:rFonts w:ascii="Times New Roman" w:hAnsi="Times New Roman" w:cs="Times New Roman"/>
          <w:i/>
          <w:iCs/>
          <w:sz w:val="24"/>
        </w:rPr>
        <w:t>et al.</w:t>
      </w:r>
      <w:r w:rsidR="00F94711" w:rsidRPr="00F94711">
        <w:rPr>
          <w:rFonts w:ascii="Times New Roman" w:hAnsi="Times New Roman" w:cs="Times New Roman"/>
          <w:sz w:val="24"/>
        </w:rPr>
        <w:t xml:space="preserve"> 2019)</w:t>
      </w:r>
      <w:r w:rsidR="00F94711">
        <w:rPr>
          <w:rFonts w:ascii="Times New Roman" w:eastAsia="Times New Roman" w:hAnsi="Times New Roman" w:cs="Times New Roman"/>
          <w:iCs/>
          <w:sz w:val="24"/>
          <w:szCs w:val="24"/>
        </w:rPr>
        <w:fldChar w:fldCharType="end"/>
      </w:r>
      <w:r w:rsidR="00252AB5">
        <w:rPr>
          <w:rFonts w:ascii="Times New Roman" w:eastAsia="Times New Roman" w:hAnsi="Times New Roman" w:cs="Times New Roman"/>
          <w:iCs/>
          <w:sz w:val="24"/>
          <w:szCs w:val="24"/>
        </w:rPr>
        <w:t xml:space="preserve">, </w:t>
      </w:r>
      <w:r w:rsidR="00F94711">
        <w:rPr>
          <w:rFonts w:ascii="Times New Roman" w:eastAsia="Times New Roman" w:hAnsi="Times New Roman" w:cs="Times New Roman"/>
          <w:iCs/>
          <w:sz w:val="24"/>
          <w:szCs w:val="24"/>
        </w:rPr>
        <w:t>Signal Crayfish</w:t>
      </w:r>
      <w:r w:rsidR="001B5FAD">
        <w:rPr>
          <w:rFonts w:ascii="Times New Roman" w:eastAsia="Times New Roman" w:hAnsi="Times New Roman" w:cs="Times New Roman"/>
          <w:iCs/>
          <w:sz w:val="24"/>
          <w:szCs w:val="24"/>
        </w:rPr>
        <w:t xml:space="preserve"> </w:t>
      </w:r>
      <w:r w:rsidR="00D76D11">
        <w:rPr>
          <w:rFonts w:ascii="Times New Roman" w:eastAsia="Times New Roman" w:hAnsi="Times New Roman" w:cs="Times New Roman"/>
          <w:iCs/>
          <w:sz w:val="24"/>
          <w:szCs w:val="24"/>
        </w:rPr>
        <w:t>(</w:t>
      </w:r>
      <w:proofErr w:type="spellStart"/>
      <w:r w:rsidR="0093579A" w:rsidRPr="0093579A">
        <w:rPr>
          <w:rFonts w:ascii="Times New Roman" w:eastAsia="Times New Roman" w:hAnsi="Times New Roman" w:cs="Times New Roman"/>
          <w:i/>
          <w:sz w:val="24"/>
          <w:szCs w:val="24"/>
        </w:rPr>
        <w:t>Pacifastacus</w:t>
      </w:r>
      <w:proofErr w:type="spellEnd"/>
      <w:r w:rsidR="0093579A" w:rsidRPr="0093579A">
        <w:rPr>
          <w:rFonts w:ascii="Times New Roman" w:eastAsia="Times New Roman" w:hAnsi="Times New Roman" w:cs="Times New Roman"/>
          <w:i/>
          <w:sz w:val="24"/>
          <w:szCs w:val="24"/>
        </w:rPr>
        <w:t xml:space="preserve"> </w:t>
      </w:r>
      <w:proofErr w:type="spellStart"/>
      <w:r w:rsidR="0093579A" w:rsidRPr="0093579A">
        <w:rPr>
          <w:rFonts w:ascii="Times New Roman" w:eastAsia="Times New Roman" w:hAnsi="Times New Roman" w:cs="Times New Roman"/>
          <w:i/>
          <w:sz w:val="24"/>
          <w:szCs w:val="24"/>
        </w:rPr>
        <w:t>leniusculus</w:t>
      </w:r>
      <w:proofErr w:type="spellEnd"/>
      <w:r w:rsidR="00D76D11">
        <w:rPr>
          <w:rFonts w:ascii="Times New Roman" w:eastAsia="Times New Roman" w:hAnsi="Times New Roman" w:cs="Times New Roman"/>
          <w:iCs/>
          <w:sz w:val="24"/>
          <w:szCs w:val="24"/>
        </w:rPr>
        <w:t xml:space="preserve">) </w:t>
      </w:r>
      <w:r w:rsidR="009367F7">
        <w:rPr>
          <w:rFonts w:ascii="Times New Roman" w:eastAsia="Times New Roman" w:hAnsi="Times New Roman" w:cs="Times New Roman"/>
          <w:iCs/>
          <w:sz w:val="24"/>
          <w:szCs w:val="24"/>
        </w:rPr>
        <w:t>were show to experience what the author defined as population collapses in 41% o</w:t>
      </w:r>
      <w:r w:rsidR="002F5A4C">
        <w:rPr>
          <w:rFonts w:ascii="Times New Roman" w:eastAsia="Times New Roman" w:hAnsi="Times New Roman" w:cs="Times New Roman"/>
          <w:iCs/>
          <w:sz w:val="24"/>
          <w:szCs w:val="24"/>
        </w:rPr>
        <w:t xml:space="preserve">f 44 lakes across Sweden </w:t>
      </w:r>
      <w:r w:rsidR="002F5A4C">
        <w:rPr>
          <w:rFonts w:ascii="Times New Roman" w:eastAsia="Times New Roman" w:hAnsi="Times New Roman" w:cs="Times New Roman"/>
          <w:iCs/>
          <w:sz w:val="24"/>
          <w:szCs w:val="24"/>
        </w:rPr>
        <w:fldChar w:fldCharType="begin"/>
      </w:r>
      <w:r w:rsidR="002F5A4C">
        <w:rPr>
          <w:rFonts w:ascii="Times New Roman" w:eastAsia="Times New Roman" w:hAnsi="Times New Roman" w:cs="Times New Roman"/>
          <w:iCs/>
          <w:sz w:val="24"/>
          <w:szCs w:val="24"/>
        </w:rPr>
        <w:instrText xml:space="preserve"> ADDIN ZOTERO_ITEM CSL_CITATION {"citationID":"1RhMWTzY","properties":{"formattedCitation":"(Sandstr\\uc0\\u246{}m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2F5A4C">
        <w:rPr>
          <w:rFonts w:ascii="Times New Roman" w:eastAsia="Times New Roman" w:hAnsi="Times New Roman" w:cs="Times New Roman"/>
          <w:iCs/>
          <w:sz w:val="24"/>
          <w:szCs w:val="24"/>
        </w:rPr>
        <w:fldChar w:fldCharType="separate"/>
      </w:r>
      <w:r w:rsidR="002F5A4C" w:rsidRPr="002F5A4C">
        <w:rPr>
          <w:rFonts w:ascii="Times New Roman" w:hAnsi="Times New Roman" w:cs="Times New Roman"/>
          <w:sz w:val="24"/>
        </w:rPr>
        <w:t xml:space="preserve">(Sandström </w:t>
      </w:r>
      <w:r w:rsidR="002F5A4C" w:rsidRPr="002F5A4C">
        <w:rPr>
          <w:rFonts w:ascii="Times New Roman" w:hAnsi="Times New Roman" w:cs="Times New Roman"/>
          <w:i/>
          <w:iCs/>
          <w:sz w:val="24"/>
        </w:rPr>
        <w:t>et al.</w:t>
      </w:r>
      <w:r w:rsidR="002F5A4C" w:rsidRPr="002F5A4C">
        <w:rPr>
          <w:rFonts w:ascii="Times New Roman" w:hAnsi="Times New Roman" w:cs="Times New Roman"/>
          <w:sz w:val="24"/>
        </w:rPr>
        <w:t xml:space="preserve"> 2014)</w:t>
      </w:r>
      <w:r w:rsidR="002F5A4C">
        <w:rPr>
          <w:rFonts w:ascii="Times New Roman" w:eastAsia="Times New Roman" w:hAnsi="Times New Roman" w:cs="Times New Roman"/>
          <w:iCs/>
          <w:sz w:val="24"/>
          <w:szCs w:val="24"/>
        </w:rPr>
        <w:fldChar w:fldCharType="end"/>
      </w:r>
      <w:r w:rsidR="008A5883">
        <w:rPr>
          <w:rFonts w:ascii="Times New Roman" w:eastAsia="Times New Roman" w:hAnsi="Times New Roman" w:cs="Times New Roman"/>
          <w:iCs/>
          <w:sz w:val="24"/>
          <w:szCs w:val="24"/>
        </w:rPr>
        <w:t xml:space="preserve">, </w:t>
      </w:r>
      <w:r w:rsidR="00421CFE">
        <w:rPr>
          <w:rFonts w:ascii="Times New Roman" w:eastAsia="Times New Roman" w:hAnsi="Times New Roman" w:cs="Times New Roman"/>
          <w:iCs/>
          <w:sz w:val="24"/>
          <w:szCs w:val="24"/>
        </w:rPr>
        <w:t>Reindeer</w:t>
      </w:r>
      <w:r w:rsidR="00EF00E2">
        <w:rPr>
          <w:rFonts w:ascii="Times New Roman" w:eastAsia="Times New Roman" w:hAnsi="Times New Roman" w:cs="Times New Roman"/>
          <w:iCs/>
          <w:sz w:val="24"/>
          <w:szCs w:val="24"/>
        </w:rPr>
        <w:t xml:space="preserve"> (</w:t>
      </w:r>
      <w:r w:rsidR="00EF00E2" w:rsidRPr="00EF00E2">
        <w:rPr>
          <w:rFonts w:ascii="Times New Roman" w:eastAsia="Times New Roman" w:hAnsi="Times New Roman" w:cs="Times New Roman"/>
          <w:i/>
          <w:sz w:val="24"/>
          <w:szCs w:val="24"/>
        </w:rPr>
        <w:t>Rangifer tarandus</w:t>
      </w:r>
      <w:r w:rsidR="00EF00E2">
        <w:rPr>
          <w:rFonts w:ascii="Times New Roman" w:eastAsia="Times New Roman" w:hAnsi="Times New Roman" w:cs="Times New Roman"/>
          <w:iCs/>
          <w:sz w:val="24"/>
          <w:szCs w:val="24"/>
        </w:rPr>
        <w:t>) were shown to experience declines in</w:t>
      </w:r>
      <w:r w:rsidR="00421CFE">
        <w:rPr>
          <w:rFonts w:ascii="Times New Roman" w:eastAsia="Times New Roman" w:hAnsi="Times New Roman" w:cs="Times New Roman"/>
          <w:iCs/>
          <w:sz w:val="24"/>
          <w:szCs w:val="24"/>
        </w:rPr>
        <w:t xml:space="preserve"> 86% of </w:t>
      </w:r>
      <w:r w:rsidR="00EF00E2">
        <w:rPr>
          <w:rFonts w:ascii="Times New Roman" w:eastAsia="Times New Roman" w:hAnsi="Times New Roman" w:cs="Times New Roman"/>
          <w:iCs/>
          <w:sz w:val="24"/>
          <w:szCs w:val="24"/>
        </w:rPr>
        <w:t>7 introduced populations across the arctic</w:t>
      </w:r>
      <w:r w:rsidR="0093579A">
        <w:rPr>
          <w:rFonts w:ascii="Times New Roman" w:eastAsia="Times New Roman" w:hAnsi="Times New Roman" w:cs="Times New Roman"/>
          <w:iCs/>
          <w:sz w:val="24"/>
          <w:szCs w:val="24"/>
        </w:rPr>
        <w:t>,</w:t>
      </w:r>
      <w:r w:rsidR="005F1689">
        <w:rPr>
          <w:rFonts w:ascii="Times New Roman" w:eastAsia="Times New Roman" w:hAnsi="Times New Roman" w:cs="Times New Roman"/>
          <w:iCs/>
          <w:sz w:val="24"/>
          <w:szCs w:val="24"/>
        </w:rPr>
        <w:t xml:space="preserve"> and</w:t>
      </w:r>
      <w:r w:rsidR="00F22D30">
        <w:rPr>
          <w:rFonts w:ascii="Times New Roman" w:eastAsia="Times New Roman" w:hAnsi="Times New Roman" w:cs="Times New Roman"/>
          <w:iCs/>
          <w:sz w:val="24"/>
          <w:szCs w:val="24"/>
        </w:rPr>
        <w:t xml:space="preserve"> Argentine ants were found to be extirpated</w:t>
      </w:r>
      <w:r w:rsidR="0023421E">
        <w:rPr>
          <w:rFonts w:ascii="Times New Roman" w:eastAsia="Times New Roman" w:hAnsi="Times New Roman" w:cs="Times New Roman"/>
          <w:iCs/>
          <w:sz w:val="24"/>
          <w:szCs w:val="24"/>
        </w:rPr>
        <w:t xml:space="preserve"> from 40% of </w:t>
      </w:r>
      <w:r w:rsidR="005F1689">
        <w:rPr>
          <w:rFonts w:ascii="Times New Roman" w:eastAsia="Times New Roman" w:hAnsi="Times New Roman" w:cs="Times New Roman"/>
          <w:iCs/>
          <w:sz w:val="24"/>
          <w:szCs w:val="24"/>
        </w:rPr>
        <w:t xml:space="preserve">historical </w:t>
      </w:r>
      <w:r w:rsidR="0023421E">
        <w:rPr>
          <w:rFonts w:ascii="Times New Roman" w:eastAsia="Times New Roman" w:hAnsi="Times New Roman" w:cs="Times New Roman"/>
          <w:iCs/>
          <w:sz w:val="24"/>
          <w:szCs w:val="24"/>
        </w:rPr>
        <w:t>locations in New Zealand</w:t>
      </w:r>
      <w:r w:rsidR="00E33F8F">
        <w:rPr>
          <w:rFonts w:ascii="Times New Roman" w:eastAsia="Times New Roman" w:hAnsi="Times New Roman" w:cs="Times New Roman"/>
          <w:iCs/>
          <w:sz w:val="24"/>
          <w:szCs w:val="24"/>
        </w:rPr>
        <w:t xml:space="preserve"> </w:t>
      </w:r>
      <w:r w:rsidR="00E33F8F">
        <w:rPr>
          <w:rFonts w:ascii="Times New Roman" w:eastAsia="Times New Roman" w:hAnsi="Times New Roman" w:cs="Times New Roman"/>
          <w:iCs/>
          <w:sz w:val="24"/>
          <w:szCs w:val="24"/>
        </w:rPr>
        <w:fldChar w:fldCharType="begin"/>
      </w:r>
      <w:r w:rsidR="00E33F8F">
        <w:rPr>
          <w:rFonts w:ascii="Times New Roman" w:eastAsia="Times New Roman" w:hAnsi="Times New Roman" w:cs="Times New Roman"/>
          <w:iCs/>
          <w:sz w:val="24"/>
          <w:szCs w:val="24"/>
        </w:rPr>
        <w:instrText xml:space="preserve"> ADDIN ZOTERO_ITEM CSL_CITATION {"citationID":"NiCJrBpO","properties":{"formattedCitation":"(Cooling {\\i{}et al.} 2012)","plainCitation":"(Cooling et al. 2012)","noteIndex":0},"citationItems":[{"id":237,"uris":["http://zotero.org/users/9972654/items/PGCIIC5E"],"itemData":{"id":237,"type":"article-journal","abstract":"Synergies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E33F8F">
        <w:rPr>
          <w:rFonts w:ascii="Times New Roman" w:eastAsia="Times New Roman" w:hAnsi="Times New Roman" w:cs="Times New Roman"/>
          <w:iCs/>
          <w:sz w:val="24"/>
          <w:szCs w:val="24"/>
        </w:rPr>
        <w:fldChar w:fldCharType="separate"/>
      </w:r>
      <w:r w:rsidR="00E33F8F" w:rsidRPr="00E33F8F">
        <w:rPr>
          <w:rFonts w:ascii="Times New Roman" w:hAnsi="Times New Roman" w:cs="Times New Roman"/>
          <w:sz w:val="24"/>
        </w:rPr>
        <w:t xml:space="preserve">(Cooling </w:t>
      </w:r>
      <w:r w:rsidR="00E33F8F" w:rsidRPr="00E33F8F">
        <w:rPr>
          <w:rFonts w:ascii="Times New Roman" w:hAnsi="Times New Roman" w:cs="Times New Roman"/>
          <w:i/>
          <w:iCs/>
          <w:sz w:val="24"/>
        </w:rPr>
        <w:t>et al.</w:t>
      </w:r>
      <w:r w:rsidR="00E33F8F" w:rsidRPr="00E33F8F">
        <w:rPr>
          <w:rFonts w:ascii="Times New Roman" w:hAnsi="Times New Roman" w:cs="Times New Roman"/>
          <w:sz w:val="24"/>
        </w:rPr>
        <w:t xml:space="preserve"> 2012)</w:t>
      </w:r>
      <w:r w:rsidR="00E33F8F">
        <w:rPr>
          <w:rFonts w:ascii="Times New Roman" w:eastAsia="Times New Roman" w:hAnsi="Times New Roman" w:cs="Times New Roman"/>
          <w:iCs/>
          <w:sz w:val="24"/>
          <w:szCs w:val="24"/>
        </w:rPr>
        <w:fldChar w:fldCharType="end"/>
      </w:r>
      <w:r w:rsidR="0023421E">
        <w:rPr>
          <w:rFonts w:ascii="Times New Roman" w:eastAsia="Times New Roman" w:hAnsi="Times New Roman" w:cs="Times New Roman"/>
          <w:iCs/>
          <w:sz w:val="24"/>
          <w:szCs w:val="24"/>
        </w:rPr>
        <w:t>.</w:t>
      </w:r>
      <w:r w:rsidR="00C006F8">
        <w:rPr>
          <w:rFonts w:ascii="Times New Roman" w:eastAsia="Times New Roman" w:hAnsi="Times New Roman" w:cs="Times New Roman"/>
          <w:iCs/>
          <w:sz w:val="24"/>
          <w:szCs w:val="24"/>
        </w:rPr>
        <w:t xml:space="preserve">  </w:t>
      </w:r>
      <w:r w:rsidR="0096299B">
        <w:rPr>
          <w:rFonts w:ascii="Times New Roman" w:eastAsia="Times New Roman" w:hAnsi="Times New Roman" w:cs="Times New Roman"/>
          <w:iCs/>
          <w:sz w:val="24"/>
          <w:szCs w:val="24"/>
        </w:rPr>
        <w:t xml:space="preserve">Exploring patterns in the </w:t>
      </w:r>
      <w:r w:rsidR="00C006F8">
        <w:rPr>
          <w:rFonts w:ascii="Times New Roman" w:eastAsia="Times New Roman" w:hAnsi="Times New Roman" w:cs="Times New Roman"/>
          <w:iCs/>
          <w:sz w:val="24"/>
          <w:szCs w:val="24"/>
        </w:rPr>
        <w:t>likelihood of a population</w:t>
      </w:r>
      <w:r w:rsidR="0096299B">
        <w:rPr>
          <w:rFonts w:ascii="Times New Roman" w:eastAsia="Times New Roman" w:hAnsi="Times New Roman" w:cs="Times New Roman"/>
          <w:iCs/>
          <w:sz w:val="24"/>
          <w:szCs w:val="24"/>
        </w:rPr>
        <w:t xml:space="preserve"> experiencing declines has led to </w:t>
      </w:r>
      <w:r w:rsidR="00FD0BCE">
        <w:rPr>
          <w:rFonts w:ascii="Times New Roman" w:eastAsia="Times New Roman" w:hAnsi="Times New Roman" w:cs="Times New Roman"/>
          <w:iCs/>
          <w:sz w:val="24"/>
          <w:szCs w:val="24"/>
        </w:rPr>
        <w:t xml:space="preserve">some interesting results. </w:t>
      </w:r>
      <w:r w:rsidR="00530E48">
        <w:rPr>
          <w:rFonts w:ascii="Times New Roman" w:eastAsia="Times New Roman" w:hAnsi="Times New Roman" w:cs="Times New Roman"/>
          <w:iCs/>
          <w:sz w:val="24"/>
          <w:szCs w:val="24"/>
        </w:rPr>
        <w:t xml:space="preserve">For example, </w:t>
      </w:r>
      <w:r w:rsidR="00B361E8">
        <w:rPr>
          <w:rFonts w:ascii="Times New Roman" w:eastAsia="Times New Roman" w:hAnsi="Times New Roman" w:cs="Times New Roman"/>
          <w:iCs/>
          <w:sz w:val="24"/>
          <w:szCs w:val="24"/>
        </w:rPr>
        <w:t>r</w:t>
      </w:r>
      <w:r w:rsidR="00D97BE6">
        <w:rPr>
          <w:rFonts w:ascii="Times New Roman" w:eastAsia="Times New Roman" w:hAnsi="Times New Roman" w:cs="Times New Roman"/>
          <w:iCs/>
          <w:sz w:val="24"/>
          <w:szCs w:val="24"/>
        </w:rPr>
        <w:t xml:space="preserve">usty </w:t>
      </w:r>
      <w:r w:rsidR="00B361E8">
        <w:rPr>
          <w:rFonts w:ascii="Times New Roman" w:eastAsia="Times New Roman" w:hAnsi="Times New Roman" w:cs="Times New Roman"/>
          <w:iCs/>
          <w:sz w:val="24"/>
          <w:szCs w:val="24"/>
        </w:rPr>
        <w:t>c</w:t>
      </w:r>
      <w:r w:rsidR="00D97BE6">
        <w:rPr>
          <w:rFonts w:ascii="Times New Roman" w:eastAsia="Times New Roman" w:hAnsi="Times New Roman" w:cs="Times New Roman"/>
          <w:iCs/>
          <w:sz w:val="24"/>
          <w:szCs w:val="24"/>
        </w:rPr>
        <w:t xml:space="preserve">rayfish within </w:t>
      </w:r>
      <w:r w:rsidR="00C54FDF">
        <w:rPr>
          <w:rFonts w:ascii="Times New Roman" w:eastAsia="Times New Roman" w:hAnsi="Times New Roman" w:cs="Times New Roman"/>
          <w:iCs/>
          <w:sz w:val="24"/>
          <w:szCs w:val="24"/>
        </w:rPr>
        <w:t xml:space="preserve">lakes </w:t>
      </w:r>
      <w:r w:rsidR="00D9712F">
        <w:rPr>
          <w:rFonts w:ascii="Times New Roman" w:eastAsia="Times New Roman" w:hAnsi="Times New Roman" w:cs="Times New Roman"/>
          <w:iCs/>
          <w:sz w:val="24"/>
          <w:szCs w:val="24"/>
        </w:rPr>
        <w:t>with higher</w:t>
      </w:r>
      <w:r w:rsidR="003B70F8">
        <w:rPr>
          <w:rFonts w:ascii="Times New Roman" w:eastAsia="Times New Roman" w:hAnsi="Times New Roman" w:cs="Times New Roman"/>
          <w:iCs/>
          <w:sz w:val="24"/>
          <w:szCs w:val="24"/>
        </w:rPr>
        <w:t xml:space="preserve"> </w:t>
      </w:r>
      <w:r w:rsidR="002C01DD">
        <w:rPr>
          <w:rFonts w:ascii="Times New Roman" w:eastAsia="Times New Roman" w:hAnsi="Times New Roman" w:cs="Times New Roman"/>
          <w:iCs/>
          <w:sz w:val="24"/>
          <w:szCs w:val="24"/>
        </w:rPr>
        <w:t>proportion</w:t>
      </w:r>
      <w:r w:rsidR="00D9712F">
        <w:rPr>
          <w:rFonts w:ascii="Times New Roman" w:eastAsia="Times New Roman" w:hAnsi="Times New Roman" w:cs="Times New Roman"/>
          <w:iCs/>
          <w:sz w:val="24"/>
          <w:szCs w:val="24"/>
        </w:rPr>
        <w:t>s</w:t>
      </w:r>
      <w:r w:rsidR="002C01DD">
        <w:rPr>
          <w:rFonts w:ascii="Times New Roman" w:eastAsia="Times New Roman" w:hAnsi="Times New Roman" w:cs="Times New Roman"/>
          <w:iCs/>
          <w:sz w:val="24"/>
          <w:szCs w:val="24"/>
        </w:rPr>
        <w:t xml:space="preserve"> of substrate that was </w:t>
      </w:r>
      <w:r w:rsidR="002C01DD">
        <w:rPr>
          <w:rFonts w:ascii="Times New Roman" w:eastAsia="Times New Roman" w:hAnsi="Times New Roman" w:cs="Times New Roman"/>
          <w:iCs/>
          <w:sz w:val="24"/>
          <w:szCs w:val="24"/>
        </w:rPr>
        <w:lastRenderedPageBreak/>
        <w:t xml:space="preserve">“rocky” </w:t>
      </w:r>
      <w:r w:rsidR="00C54FDF">
        <w:rPr>
          <w:rFonts w:ascii="Times New Roman" w:eastAsia="Times New Roman" w:hAnsi="Times New Roman" w:cs="Times New Roman"/>
          <w:iCs/>
          <w:sz w:val="24"/>
          <w:szCs w:val="24"/>
        </w:rPr>
        <w:t xml:space="preserve">within the littoral zone </w:t>
      </w:r>
      <w:r w:rsidR="00D9712F">
        <w:rPr>
          <w:rFonts w:ascii="Times New Roman" w:eastAsia="Times New Roman" w:hAnsi="Times New Roman" w:cs="Times New Roman"/>
          <w:iCs/>
          <w:sz w:val="24"/>
          <w:szCs w:val="24"/>
        </w:rPr>
        <w:t>were shown to be less likely to experience declines</w:t>
      </w:r>
      <w:r w:rsidR="00145E1A">
        <w:rPr>
          <w:rFonts w:ascii="Times New Roman" w:eastAsia="Times New Roman" w:hAnsi="Times New Roman" w:cs="Times New Roman"/>
          <w:iCs/>
          <w:sz w:val="24"/>
          <w:szCs w:val="24"/>
        </w:rPr>
        <w:t xml:space="preserve"> </w:t>
      </w:r>
      <w:r w:rsidR="00145E1A">
        <w:rPr>
          <w:rFonts w:ascii="Times New Roman" w:eastAsia="Times New Roman" w:hAnsi="Times New Roman" w:cs="Times New Roman"/>
          <w:iCs/>
          <w:sz w:val="24"/>
          <w:szCs w:val="24"/>
        </w:rPr>
        <w:fldChar w:fldCharType="begin"/>
      </w:r>
      <w:r w:rsidR="00145E1A">
        <w:rPr>
          <w:rFonts w:ascii="Times New Roman" w:eastAsia="Times New Roman" w:hAnsi="Times New Roman" w:cs="Times New Roman"/>
          <w:iCs/>
          <w:sz w:val="24"/>
          <w:szCs w:val="24"/>
        </w:rPr>
        <w:instrText xml:space="preserve"> ADDIN ZOTERO_ITEM CSL_CITATION {"citationID":"VpPW3RUB","properties":{"formattedCitation":"(Larson {\\i{}et al.} 2019)","plainCitation":"(Larson et al. 2019)","noteIndex":0},"citationItems":[{"id":1311,"uris":["http://zotero.org/users/9972654/items/FJ4Y6MBA"],"itemData":{"id":1311,"type":"article-journal","abstract":"Invasive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M."}],"issued":{"date-parts":[["2019",5]]}}}],"schema":"https://github.com/citation-style-language/schema/raw/master/csl-citation.json"} </w:instrText>
      </w:r>
      <w:r w:rsidR="00145E1A">
        <w:rPr>
          <w:rFonts w:ascii="Times New Roman" w:eastAsia="Times New Roman" w:hAnsi="Times New Roman" w:cs="Times New Roman"/>
          <w:iCs/>
          <w:sz w:val="24"/>
          <w:szCs w:val="24"/>
        </w:rPr>
        <w:fldChar w:fldCharType="separate"/>
      </w:r>
      <w:r w:rsidR="00145E1A" w:rsidRPr="00145E1A">
        <w:rPr>
          <w:rFonts w:ascii="Times New Roman" w:hAnsi="Times New Roman" w:cs="Times New Roman"/>
          <w:sz w:val="24"/>
        </w:rPr>
        <w:t xml:space="preserve">(Larson </w:t>
      </w:r>
      <w:r w:rsidR="00145E1A" w:rsidRPr="00145E1A">
        <w:rPr>
          <w:rFonts w:ascii="Times New Roman" w:hAnsi="Times New Roman" w:cs="Times New Roman"/>
          <w:i/>
          <w:iCs/>
          <w:sz w:val="24"/>
        </w:rPr>
        <w:t>et al.</w:t>
      </w:r>
      <w:r w:rsidR="00145E1A" w:rsidRPr="00145E1A">
        <w:rPr>
          <w:rFonts w:ascii="Times New Roman" w:hAnsi="Times New Roman" w:cs="Times New Roman"/>
          <w:sz w:val="24"/>
        </w:rPr>
        <w:t xml:space="preserve"> 2019)</w:t>
      </w:r>
      <w:r w:rsidR="00145E1A">
        <w:rPr>
          <w:rFonts w:ascii="Times New Roman" w:eastAsia="Times New Roman" w:hAnsi="Times New Roman" w:cs="Times New Roman"/>
          <w:iCs/>
          <w:sz w:val="24"/>
          <w:szCs w:val="24"/>
        </w:rPr>
        <w:fldChar w:fldCharType="end"/>
      </w:r>
      <w:r w:rsidR="008C0871">
        <w:rPr>
          <w:rFonts w:ascii="Times New Roman" w:eastAsia="Times New Roman" w:hAnsi="Times New Roman" w:cs="Times New Roman"/>
          <w:iCs/>
          <w:sz w:val="24"/>
          <w:szCs w:val="24"/>
        </w:rPr>
        <w:t xml:space="preserve">. </w:t>
      </w:r>
      <w:r w:rsidR="00F606B9">
        <w:rPr>
          <w:rFonts w:ascii="Times New Roman" w:eastAsia="Times New Roman" w:hAnsi="Times New Roman" w:cs="Times New Roman"/>
          <w:iCs/>
          <w:sz w:val="24"/>
          <w:szCs w:val="24"/>
        </w:rPr>
        <w:t>And</w:t>
      </w:r>
      <w:r w:rsidR="008C0871">
        <w:rPr>
          <w:rFonts w:ascii="Times New Roman" w:eastAsia="Times New Roman" w:hAnsi="Times New Roman" w:cs="Times New Roman"/>
          <w:iCs/>
          <w:sz w:val="24"/>
          <w:szCs w:val="24"/>
        </w:rPr>
        <w:t xml:space="preserve"> the time </w:t>
      </w:r>
      <w:r w:rsidR="00B361E8">
        <w:rPr>
          <w:rFonts w:ascii="Times New Roman" w:eastAsia="Times New Roman" w:hAnsi="Times New Roman" w:cs="Times New Roman"/>
          <w:iCs/>
          <w:sz w:val="24"/>
          <w:szCs w:val="24"/>
        </w:rPr>
        <w:t xml:space="preserve">until populations of Argentine ant collapsed as estimated by a </w:t>
      </w:r>
      <w:r w:rsidR="00C30B75">
        <w:rPr>
          <w:rFonts w:ascii="Times New Roman" w:eastAsia="Times New Roman" w:hAnsi="Times New Roman" w:cs="Times New Roman"/>
          <w:iCs/>
          <w:sz w:val="24"/>
          <w:szCs w:val="24"/>
        </w:rPr>
        <w:t>Kaplan</w:t>
      </w:r>
      <w:r w:rsidR="00B361E8">
        <w:rPr>
          <w:rFonts w:ascii="Times New Roman" w:eastAsia="Times New Roman" w:hAnsi="Times New Roman" w:cs="Times New Roman"/>
          <w:iCs/>
          <w:sz w:val="24"/>
          <w:szCs w:val="24"/>
        </w:rPr>
        <w:t xml:space="preserve"> Meier survival analysis varied from 10.5 to 1</w:t>
      </w:r>
      <w:r w:rsidR="00872A2A">
        <w:rPr>
          <w:rFonts w:ascii="Times New Roman" w:eastAsia="Times New Roman" w:hAnsi="Times New Roman" w:cs="Times New Roman"/>
          <w:iCs/>
          <w:sz w:val="24"/>
          <w:szCs w:val="24"/>
        </w:rPr>
        <w:t>7</w:t>
      </w:r>
      <w:r w:rsidR="00B361E8">
        <w:rPr>
          <w:rFonts w:ascii="Times New Roman" w:eastAsia="Times New Roman" w:hAnsi="Times New Roman" w:cs="Times New Roman"/>
          <w:iCs/>
          <w:sz w:val="24"/>
          <w:szCs w:val="24"/>
        </w:rPr>
        <w:t xml:space="preserve">.1 years depending </w:t>
      </w:r>
      <w:r w:rsidR="00C30B75">
        <w:rPr>
          <w:rFonts w:ascii="Times New Roman" w:eastAsia="Times New Roman" w:hAnsi="Times New Roman" w:cs="Times New Roman"/>
          <w:iCs/>
          <w:sz w:val="24"/>
          <w:szCs w:val="24"/>
        </w:rPr>
        <w:t xml:space="preserve">on </w:t>
      </w:r>
      <w:r w:rsidR="00B361E8">
        <w:rPr>
          <w:rFonts w:ascii="Times New Roman" w:eastAsia="Times New Roman" w:hAnsi="Times New Roman" w:cs="Times New Roman"/>
          <w:iCs/>
          <w:sz w:val="24"/>
          <w:szCs w:val="24"/>
        </w:rPr>
        <w:t>different climatic conditions (i.e., low or high rainfall and low or high temperatures</w:t>
      </w:r>
      <w:r w:rsidR="00F606B9">
        <w:rPr>
          <w:rFonts w:ascii="Times New Roman" w:eastAsia="Times New Roman" w:hAnsi="Times New Roman" w:cs="Times New Roman"/>
          <w:iCs/>
          <w:sz w:val="24"/>
          <w:szCs w:val="24"/>
        </w:rPr>
        <w:t xml:space="preserve">; </w:t>
      </w:r>
      <w:r w:rsidR="00F606B9">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{"citationID":"fIDahwz4","properties":{"formattedCitation":"(Cooling {\\i{}et al.} 2012)","plainCitation":"(Cooling et al. 2012)","dontUpdate":true,"noteIndex":0},"citationItems":[{"id":237,"uris":["http://zotero.org/users/9972654/items/PGCIIC5E"],"itemData":{"id":237,"type":"article-journal","abstract":"Synergies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F606B9">
        <w:rPr>
          <w:rFonts w:ascii="Times New Roman" w:eastAsia="Times New Roman" w:hAnsi="Times New Roman" w:cs="Times New Roman"/>
          <w:iCs/>
          <w:sz w:val="24"/>
          <w:szCs w:val="24"/>
        </w:rPr>
        <w:fldChar w:fldCharType="separate"/>
      </w:r>
      <w:r w:rsidR="00F606B9" w:rsidRPr="00F606B9">
        <w:rPr>
          <w:rFonts w:ascii="Times New Roman" w:hAnsi="Times New Roman" w:cs="Times New Roman"/>
          <w:sz w:val="24"/>
        </w:rPr>
        <w:t xml:space="preserve">Cooling </w:t>
      </w:r>
      <w:r w:rsidR="00F606B9" w:rsidRPr="00F606B9">
        <w:rPr>
          <w:rFonts w:ascii="Times New Roman" w:hAnsi="Times New Roman" w:cs="Times New Roman"/>
          <w:i/>
          <w:iCs/>
          <w:sz w:val="24"/>
        </w:rPr>
        <w:t>et al.</w:t>
      </w:r>
      <w:r w:rsidR="00F606B9" w:rsidRPr="00F606B9">
        <w:rPr>
          <w:rFonts w:ascii="Times New Roman" w:hAnsi="Times New Roman" w:cs="Times New Roman"/>
          <w:sz w:val="24"/>
        </w:rPr>
        <w:t xml:space="preserve"> 2012)</w:t>
      </w:r>
      <w:r w:rsidR="00F606B9">
        <w:rPr>
          <w:rFonts w:ascii="Times New Roman" w:eastAsia="Times New Roman" w:hAnsi="Times New Roman" w:cs="Times New Roman"/>
          <w:iCs/>
          <w:sz w:val="24"/>
          <w:szCs w:val="24"/>
        </w:rPr>
        <w:fldChar w:fldCharType="end"/>
      </w:r>
      <w:r w:rsidR="00B361E8">
        <w:rPr>
          <w:rFonts w:ascii="Times New Roman" w:eastAsia="Times New Roman" w:hAnsi="Times New Roman" w:cs="Times New Roman"/>
          <w:iCs/>
          <w:sz w:val="24"/>
          <w:szCs w:val="24"/>
        </w:rPr>
        <w:t>.</w:t>
      </w:r>
      <w:r w:rsidR="00872A2A">
        <w:rPr>
          <w:rFonts w:ascii="Times New Roman" w:eastAsia="Times New Roman" w:hAnsi="Times New Roman" w:cs="Times New Roman"/>
          <w:iCs/>
          <w:sz w:val="24"/>
          <w:szCs w:val="24"/>
        </w:rPr>
        <w:t xml:space="preserve">  Thus, habitat and the climate conditions experienced by a population may mediate</w:t>
      </w:r>
      <w:r w:rsidR="008F4B01">
        <w:rPr>
          <w:rFonts w:ascii="Times New Roman" w:eastAsia="Times New Roman" w:hAnsi="Times New Roman" w:cs="Times New Roman"/>
          <w:iCs/>
          <w:sz w:val="24"/>
          <w:szCs w:val="24"/>
        </w:rPr>
        <w:t xml:space="preserve"> boom-bust</w:t>
      </w:r>
      <w:r w:rsidR="0050106D">
        <w:rPr>
          <w:rFonts w:ascii="Times New Roman" w:eastAsia="Times New Roman" w:hAnsi="Times New Roman" w:cs="Times New Roman"/>
          <w:iCs/>
          <w:sz w:val="24"/>
          <w:szCs w:val="24"/>
        </w:rPr>
        <w:t>s in</w:t>
      </w:r>
      <w:r w:rsidR="00AA6D2F">
        <w:rPr>
          <w:rFonts w:ascii="Times New Roman" w:eastAsia="Times New Roman" w:hAnsi="Times New Roman" w:cs="Times New Roman"/>
          <w:iCs/>
          <w:sz w:val="24"/>
          <w:szCs w:val="24"/>
        </w:rPr>
        <w:t xml:space="preserve"> invasions.</w:t>
      </w:r>
    </w:p>
    <w:p w14:paraId="5A4C688B" w14:textId="27A5C6DA" w:rsidR="00981117" w:rsidRPr="00916FCC" w:rsidRDefault="00317F7C"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b/>
      </w:r>
      <w:r w:rsidR="005678E6">
        <w:rPr>
          <w:rFonts w:ascii="Times New Roman" w:eastAsia="Times New Roman" w:hAnsi="Times New Roman" w:cs="Times New Roman"/>
          <w:iCs/>
          <w:sz w:val="24"/>
          <w:szCs w:val="24"/>
        </w:rPr>
        <w:t xml:space="preserve">Similarly, </w:t>
      </w:r>
      <w:r w:rsidR="00FB3CC7">
        <w:rPr>
          <w:rFonts w:ascii="Times New Roman" w:eastAsia="Times New Roman" w:hAnsi="Times New Roman" w:cs="Times New Roman"/>
          <w:iCs/>
          <w:sz w:val="24"/>
          <w:szCs w:val="24"/>
        </w:rPr>
        <w:t xml:space="preserve">when </w:t>
      </w:r>
      <w:r w:rsidR="00FA65FD">
        <w:rPr>
          <w:rFonts w:ascii="Times New Roman" w:eastAsia="Times New Roman" w:hAnsi="Times New Roman" w:cs="Times New Roman"/>
          <w:iCs/>
          <w:sz w:val="24"/>
          <w:szCs w:val="24"/>
        </w:rPr>
        <w:t>busts</w:t>
      </w:r>
      <w:r w:rsidR="00FB3CC7">
        <w:rPr>
          <w:rFonts w:ascii="Times New Roman" w:eastAsia="Times New Roman" w:hAnsi="Times New Roman" w:cs="Times New Roman"/>
          <w:iCs/>
          <w:sz w:val="24"/>
          <w:szCs w:val="24"/>
        </w:rPr>
        <w:t xml:space="preserve"> within invasions are</w:t>
      </w:r>
      <w:r>
        <w:rPr>
          <w:rFonts w:ascii="Times New Roman" w:eastAsia="Times New Roman" w:hAnsi="Times New Roman" w:cs="Times New Roman"/>
          <w:iCs/>
          <w:sz w:val="24"/>
          <w:szCs w:val="24"/>
        </w:rPr>
        <w:t xml:space="preserve"> assess</w:t>
      </w:r>
      <w:r w:rsidR="00097214">
        <w:rPr>
          <w:rFonts w:ascii="Times New Roman" w:eastAsia="Times New Roman" w:hAnsi="Times New Roman" w:cs="Times New Roman"/>
          <w:iCs/>
          <w:sz w:val="24"/>
          <w:szCs w:val="24"/>
        </w:rPr>
        <w:t>ed</w:t>
      </w:r>
      <w:r>
        <w:rPr>
          <w:rFonts w:ascii="Times New Roman" w:eastAsia="Times New Roman" w:hAnsi="Times New Roman" w:cs="Times New Roman"/>
          <w:iCs/>
          <w:sz w:val="24"/>
          <w:szCs w:val="24"/>
        </w:rPr>
        <w:t xml:space="preserve"> across species, </w:t>
      </w:r>
      <w:r w:rsidR="00E72FE6">
        <w:rPr>
          <w:rFonts w:ascii="Times New Roman" w:eastAsia="Times New Roman" w:hAnsi="Times New Roman" w:cs="Times New Roman"/>
          <w:iCs/>
          <w:sz w:val="24"/>
          <w:szCs w:val="24"/>
        </w:rPr>
        <w:t xml:space="preserve">not all </w:t>
      </w:r>
      <w:proofErr w:type="gramStart"/>
      <w:r w:rsidR="00E72FE6">
        <w:rPr>
          <w:rFonts w:ascii="Times New Roman" w:eastAsia="Times New Roman" w:hAnsi="Times New Roman" w:cs="Times New Roman"/>
          <w:iCs/>
          <w:sz w:val="24"/>
          <w:szCs w:val="24"/>
        </w:rPr>
        <w:t>invasives</w:t>
      </w:r>
      <w:proofErr w:type="gramEnd"/>
      <w:r w:rsidR="00E72FE6">
        <w:rPr>
          <w:rFonts w:ascii="Times New Roman" w:eastAsia="Times New Roman" w:hAnsi="Times New Roman" w:cs="Times New Roman"/>
          <w:iCs/>
          <w:sz w:val="24"/>
          <w:szCs w:val="24"/>
        </w:rPr>
        <w:t xml:space="preserve"> species experiences declines. </w:t>
      </w:r>
      <w:r w:rsidR="00EE1A95">
        <w:rPr>
          <w:rFonts w:ascii="Times New Roman" w:eastAsia="Times New Roman" w:hAnsi="Times New Roman" w:cs="Times New Roman"/>
          <w:iCs/>
          <w:sz w:val="24"/>
          <w:szCs w:val="24"/>
        </w:rPr>
        <w:t xml:space="preserve">The best data for assessing </w:t>
      </w:r>
      <w:r w:rsidR="00D76EFD">
        <w:rPr>
          <w:rFonts w:ascii="Times New Roman" w:eastAsia="Times New Roman" w:hAnsi="Times New Roman" w:cs="Times New Roman"/>
          <w:iCs/>
          <w:sz w:val="24"/>
          <w:szCs w:val="24"/>
        </w:rPr>
        <w:t xml:space="preserve">declines across species is a compiled list of the time-series of the different non-native species within </w:t>
      </w:r>
      <w:r w:rsidR="00D93A39">
        <w:rPr>
          <w:rFonts w:ascii="Times New Roman" w:eastAsia="Times New Roman" w:hAnsi="Times New Roman" w:cs="Times New Roman"/>
          <w:iCs/>
          <w:sz w:val="24"/>
          <w:szCs w:val="24"/>
        </w:rPr>
        <w:t>a region</w:t>
      </w:r>
      <w:r w:rsidR="005C36D2">
        <w:rPr>
          <w:rFonts w:ascii="Times New Roman" w:eastAsia="Times New Roman" w:hAnsi="Times New Roman" w:cs="Times New Roman"/>
          <w:iCs/>
          <w:sz w:val="24"/>
          <w:szCs w:val="24"/>
        </w:rPr>
        <w:t xml:space="preserve"> </w:t>
      </w:r>
      <w:r w:rsidR="005C36D2">
        <w:rPr>
          <w:rFonts w:ascii="Times New Roman" w:eastAsia="Times New Roman" w:hAnsi="Times New Roman" w:cs="Times New Roman"/>
          <w:iCs/>
          <w:sz w:val="24"/>
          <w:szCs w:val="24"/>
        </w:rPr>
        <w:fldChar w:fldCharType="begin"/>
      </w:r>
      <w:r w:rsidR="005C36D2">
        <w:rPr>
          <w:rFonts w:ascii="Times New Roman" w:eastAsia="Times New Roman" w:hAnsi="Times New Roman" w:cs="Times New Roman"/>
          <w:iCs/>
          <w:sz w:val="24"/>
          <w:szCs w:val="24"/>
        </w:rPr>
        <w:instrText xml:space="preserve"> ADDIN ZOTERO_ITEM CSL_CITATION {"citationID":"CyfamJqc","properties":{"formattedCitation":"(Aagaard &amp; Lockwood 2016; Morris {\\i{}et al.} 2013)","plainCitation":"(Aagaard &amp; Lockwood 2016; Morris et al. 2013)","noteIndex":0},"citationItems":[{"id":195,"uris":["http://zotero.org/users/9972654/items/GYZSSW44"],"itemData":{"id":195,"type":"article-journal","container-title":"Biological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5C36D2">
        <w:rPr>
          <w:rFonts w:ascii="Times New Roman" w:eastAsia="Times New Roman" w:hAnsi="Times New Roman" w:cs="Times New Roman"/>
          <w:iCs/>
          <w:sz w:val="24"/>
          <w:szCs w:val="24"/>
        </w:rPr>
        <w:fldChar w:fldCharType="separate"/>
      </w:r>
      <w:r w:rsidR="005C36D2" w:rsidRPr="005C36D2">
        <w:rPr>
          <w:rFonts w:ascii="Times New Roman" w:hAnsi="Times New Roman" w:cs="Times New Roman"/>
          <w:sz w:val="24"/>
        </w:rPr>
        <w:t xml:space="preserve">(Aagaard &amp; Lockwood 2016; Morris </w:t>
      </w:r>
      <w:r w:rsidR="005C36D2" w:rsidRPr="005C36D2">
        <w:rPr>
          <w:rFonts w:ascii="Times New Roman" w:hAnsi="Times New Roman" w:cs="Times New Roman"/>
          <w:i/>
          <w:iCs/>
          <w:sz w:val="24"/>
        </w:rPr>
        <w:t>et al.</w:t>
      </w:r>
      <w:r w:rsidR="005C36D2" w:rsidRPr="005C36D2">
        <w:rPr>
          <w:rFonts w:ascii="Times New Roman" w:hAnsi="Times New Roman" w:cs="Times New Roman"/>
          <w:sz w:val="24"/>
        </w:rPr>
        <w:t xml:space="preserve"> 2013)</w:t>
      </w:r>
      <w:r w:rsidR="005C36D2">
        <w:rPr>
          <w:rFonts w:ascii="Times New Roman" w:eastAsia="Times New Roman" w:hAnsi="Times New Roman" w:cs="Times New Roman"/>
          <w:iCs/>
          <w:sz w:val="24"/>
          <w:szCs w:val="24"/>
        </w:rPr>
        <w:fldChar w:fldCharType="end"/>
      </w:r>
      <w:r w:rsidR="00D93A39">
        <w:rPr>
          <w:rFonts w:ascii="Times New Roman" w:eastAsia="Times New Roman" w:hAnsi="Times New Roman" w:cs="Times New Roman"/>
          <w:iCs/>
          <w:sz w:val="24"/>
          <w:szCs w:val="24"/>
        </w:rPr>
        <w:t xml:space="preserve">.  </w:t>
      </w:r>
      <w:r w:rsidR="005C36D2">
        <w:rPr>
          <w:rFonts w:ascii="Times New Roman" w:eastAsia="Times New Roman" w:hAnsi="Times New Roman" w:cs="Times New Roman"/>
          <w:iCs/>
          <w:sz w:val="24"/>
          <w:szCs w:val="24"/>
        </w:rPr>
        <w:t>For example, a list of time series</w:t>
      </w:r>
      <w:r w:rsidR="00767068">
        <w:rPr>
          <w:rFonts w:ascii="Times New Roman" w:eastAsia="Times New Roman" w:hAnsi="Times New Roman" w:cs="Times New Roman"/>
          <w:iCs/>
          <w:sz w:val="24"/>
          <w:szCs w:val="24"/>
        </w:rPr>
        <w:t xml:space="preserve"> were compiled</w:t>
      </w:r>
      <w:r w:rsidR="005C36D2">
        <w:rPr>
          <w:rFonts w:ascii="Times New Roman" w:eastAsia="Times New Roman" w:hAnsi="Times New Roman" w:cs="Times New Roman"/>
          <w:iCs/>
          <w:sz w:val="24"/>
          <w:szCs w:val="24"/>
        </w:rPr>
        <w:t xml:space="preserve"> </w:t>
      </w:r>
      <w:r w:rsidR="00610789">
        <w:rPr>
          <w:rFonts w:ascii="Times New Roman" w:eastAsia="Times New Roman" w:hAnsi="Times New Roman" w:cs="Times New Roman"/>
          <w:iCs/>
          <w:sz w:val="24"/>
          <w:szCs w:val="24"/>
        </w:rPr>
        <w:t xml:space="preserve">from the Audubon Christmas Bird Counts </w:t>
      </w:r>
      <w:r w:rsidR="004F60FC">
        <w:rPr>
          <w:rFonts w:ascii="Times New Roman" w:eastAsia="Times New Roman" w:hAnsi="Times New Roman" w:cs="Times New Roman"/>
          <w:iCs/>
          <w:sz w:val="24"/>
          <w:szCs w:val="24"/>
        </w:rPr>
        <w:t>for the non-native</w:t>
      </w:r>
      <w:r w:rsidR="005C36D2">
        <w:rPr>
          <w:rFonts w:ascii="Times New Roman" w:eastAsia="Times New Roman" w:hAnsi="Times New Roman" w:cs="Times New Roman"/>
          <w:iCs/>
          <w:sz w:val="24"/>
          <w:szCs w:val="24"/>
        </w:rPr>
        <w:t xml:space="preserve"> birds within Hawaii, Los Angeles </w:t>
      </w:r>
      <w:r w:rsidR="0058647A">
        <w:rPr>
          <w:rFonts w:ascii="Times New Roman" w:eastAsia="Times New Roman" w:hAnsi="Times New Roman" w:cs="Times New Roman"/>
          <w:iCs/>
          <w:sz w:val="24"/>
          <w:szCs w:val="24"/>
        </w:rPr>
        <w:t>California</w:t>
      </w:r>
      <w:r w:rsidR="005C36D2">
        <w:rPr>
          <w:rFonts w:ascii="Times New Roman" w:eastAsia="Times New Roman" w:hAnsi="Times New Roman" w:cs="Times New Roman"/>
          <w:iCs/>
          <w:sz w:val="24"/>
          <w:szCs w:val="24"/>
        </w:rPr>
        <w:t xml:space="preserve">, Miami Florida and </w:t>
      </w:r>
      <w:r w:rsidR="008D4466">
        <w:rPr>
          <w:rFonts w:ascii="Times New Roman" w:eastAsia="Times New Roman" w:hAnsi="Times New Roman" w:cs="Times New Roman"/>
          <w:iCs/>
          <w:sz w:val="24"/>
          <w:szCs w:val="24"/>
        </w:rPr>
        <w:t>Puerto Rico</w:t>
      </w:r>
      <w:r w:rsidR="004F60FC">
        <w:rPr>
          <w:rFonts w:ascii="Times New Roman" w:eastAsia="Times New Roman" w:hAnsi="Times New Roman" w:cs="Times New Roman"/>
          <w:iCs/>
          <w:sz w:val="24"/>
          <w:szCs w:val="24"/>
        </w:rPr>
        <w:t>,</w:t>
      </w:r>
      <w:r w:rsidR="008D4466">
        <w:rPr>
          <w:rFonts w:ascii="Times New Roman" w:eastAsia="Times New Roman" w:hAnsi="Times New Roman" w:cs="Times New Roman"/>
          <w:iCs/>
          <w:sz w:val="24"/>
          <w:szCs w:val="24"/>
        </w:rPr>
        <w:t xml:space="preserve"> USA</w:t>
      </w:r>
      <w:r w:rsidR="004F60FC">
        <w:rPr>
          <w:rFonts w:ascii="Times New Roman" w:eastAsia="Times New Roman" w:hAnsi="Times New Roman" w:cs="Times New Roman"/>
          <w:iCs/>
          <w:sz w:val="24"/>
          <w:szCs w:val="24"/>
        </w:rPr>
        <w:t xml:space="preserve"> </w:t>
      </w:r>
      <w:r w:rsidR="0058647A">
        <w:rPr>
          <w:rFonts w:ascii="Times New Roman" w:eastAsia="Times New Roman" w:hAnsi="Times New Roman" w:cs="Times New Roman"/>
          <w:iCs/>
          <w:sz w:val="24"/>
          <w:szCs w:val="24"/>
        </w:rPr>
        <w:fldChar w:fldCharType="begin"/>
      </w:r>
      <w:r w:rsidR="0058647A">
        <w:rPr>
          <w:rFonts w:ascii="Times New Roman" w:eastAsia="Times New Roman" w:hAnsi="Times New Roman" w:cs="Times New Roman"/>
          <w:iCs/>
          <w:sz w:val="24"/>
          <w:szCs w:val="24"/>
        </w:rPr>
        <w:instrText xml:space="preserve"> ADDIN ZOTERO_ITEM CSL_CITATION {"citationID":"6JlwIgGL","properties":{"formattedCitation":"(Aagaard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58647A">
        <w:rPr>
          <w:rFonts w:ascii="Times New Roman" w:eastAsia="Times New Roman" w:hAnsi="Times New Roman" w:cs="Times New Roman"/>
          <w:iCs/>
          <w:sz w:val="24"/>
          <w:szCs w:val="24"/>
        </w:rPr>
        <w:fldChar w:fldCharType="separate"/>
      </w:r>
      <w:r w:rsidR="0058647A" w:rsidRPr="0058647A">
        <w:rPr>
          <w:rFonts w:ascii="Times New Roman" w:hAnsi="Times New Roman" w:cs="Times New Roman"/>
          <w:sz w:val="24"/>
        </w:rPr>
        <w:t>(Aagaard &amp; Lockwood 2016)</w:t>
      </w:r>
      <w:r w:rsidR="0058647A">
        <w:rPr>
          <w:rFonts w:ascii="Times New Roman" w:eastAsia="Times New Roman" w:hAnsi="Times New Roman" w:cs="Times New Roman"/>
          <w:iCs/>
          <w:sz w:val="24"/>
          <w:szCs w:val="24"/>
        </w:rPr>
        <w:fldChar w:fldCharType="end"/>
      </w:r>
      <w:r w:rsidR="0058647A">
        <w:rPr>
          <w:rFonts w:ascii="Times New Roman" w:eastAsia="Times New Roman" w:hAnsi="Times New Roman" w:cs="Times New Roman"/>
          <w:iCs/>
          <w:sz w:val="24"/>
          <w:szCs w:val="24"/>
        </w:rPr>
        <w:t xml:space="preserve">.  </w:t>
      </w:r>
      <w:r w:rsidR="00793B93">
        <w:rPr>
          <w:rFonts w:ascii="Times New Roman" w:eastAsia="Times New Roman" w:hAnsi="Times New Roman" w:cs="Times New Roman"/>
          <w:iCs/>
          <w:sz w:val="24"/>
          <w:szCs w:val="24"/>
        </w:rPr>
        <w:t>And i</w:t>
      </w:r>
      <w:r w:rsidR="00EB7FBA">
        <w:rPr>
          <w:rFonts w:ascii="Times New Roman" w:eastAsia="Times New Roman" w:hAnsi="Times New Roman" w:cs="Times New Roman"/>
          <w:iCs/>
          <w:sz w:val="24"/>
          <w:szCs w:val="24"/>
        </w:rPr>
        <w:t>n a rare</w:t>
      </w:r>
      <w:r w:rsidR="00684EDC">
        <w:rPr>
          <w:rFonts w:ascii="Times New Roman" w:eastAsia="Times New Roman" w:hAnsi="Times New Roman" w:cs="Times New Roman"/>
          <w:iCs/>
          <w:sz w:val="24"/>
          <w:szCs w:val="24"/>
        </w:rPr>
        <w:t>r</w:t>
      </w:r>
      <w:r w:rsidR="00EB7FBA">
        <w:rPr>
          <w:rFonts w:ascii="Times New Roman" w:eastAsia="Times New Roman" w:hAnsi="Times New Roman" w:cs="Times New Roman"/>
          <w:iCs/>
          <w:sz w:val="24"/>
          <w:szCs w:val="24"/>
        </w:rPr>
        <w:t xml:space="preserve"> study of boom-bust dynamics in invasive plants, </w:t>
      </w:r>
      <w:r w:rsidR="00BA1AB2">
        <w:rPr>
          <w:rFonts w:ascii="Times New Roman" w:eastAsia="Times New Roman" w:hAnsi="Times New Roman" w:cs="Times New Roman"/>
          <w:iCs/>
          <w:sz w:val="24"/>
          <w:szCs w:val="24"/>
        </w:rPr>
        <w:t>t</w:t>
      </w:r>
      <w:r w:rsidR="006137D3">
        <w:rPr>
          <w:rFonts w:ascii="Times New Roman" w:eastAsia="Times New Roman" w:hAnsi="Times New Roman" w:cs="Times New Roman"/>
          <w:iCs/>
          <w:sz w:val="24"/>
          <w:szCs w:val="24"/>
        </w:rPr>
        <w:t xml:space="preserve">ime </w:t>
      </w:r>
      <w:r w:rsidR="00BA1AB2">
        <w:rPr>
          <w:rFonts w:ascii="Times New Roman" w:eastAsia="Times New Roman" w:hAnsi="Times New Roman" w:cs="Times New Roman"/>
          <w:iCs/>
          <w:sz w:val="24"/>
          <w:szCs w:val="24"/>
        </w:rPr>
        <w:t>series</w:t>
      </w:r>
      <w:r w:rsidR="006137D3">
        <w:rPr>
          <w:rFonts w:ascii="Times New Roman" w:eastAsia="Times New Roman" w:hAnsi="Times New Roman" w:cs="Times New Roman"/>
          <w:iCs/>
          <w:sz w:val="24"/>
          <w:szCs w:val="24"/>
        </w:rPr>
        <w:t xml:space="preserve"> from </w:t>
      </w:r>
      <w:r w:rsidR="00934C64">
        <w:rPr>
          <w:rFonts w:ascii="Times New Roman" w:eastAsia="Times New Roman" w:hAnsi="Times New Roman" w:cs="Times New Roman"/>
          <w:iCs/>
          <w:sz w:val="24"/>
          <w:szCs w:val="24"/>
        </w:rPr>
        <w:t>various</w:t>
      </w:r>
      <w:r w:rsidR="00BA1AB2">
        <w:rPr>
          <w:rFonts w:ascii="Times New Roman" w:eastAsia="Times New Roman" w:hAnsi="Times New Roman" w:cs="Times New Roman"/>
          <w:iCs/>
          <w:sz w:val="24"/>
          <w:szCs w:val="24"/>
        </w:rPr>
        <w:t xml:space="preserve"> long-term data sources were compiled for i</w:t>
      </w:r>
      <w:r w:rsidR="00767068">
        <w:rPr>
          <w:rFonts w:ascii="Times New Roman" w:eastAsia="Times New Roman" w:hAnsi="Times New Roman" w:cs="Times New Roman"/>
          <w:iCs/>
          <w:sz w:val="24"/>
          <w:szCs w:val="24"/>
        </w:rPr>
        <w:t xml:space="preserve">nvasive rangeland plants </w:t>
      </w:r>
      <w:r w:rsidR="00BA1AB2">
        <w:rPr>
          <w:rFonts w:ascii="Times New Roman" w:eastAsia="Times New Roman" w:hAnsi="Times New Roman" w:cs="Times New Roman"/>
          <w:iCs/>
          <w:sz w:val="24"/>
          <w:szCs w:val="24"/>
        </w:rPr>
        <w:t>within the western United States</w:t>
      </w:r>
      <w:r w:rsidR="00793B93">
        <w:rPr>
          <w:rFonts w:ascii="Times New Roman" w:eastAsia="Times New Roman" w:hAnsi="Times New Roman" w:cs="Times New Roman"/>
          <w:iCs/>
          <w:sz w:val="24"/>
          <w:szCs w:val="24"/>
        </w:rPr>
        <w:t xml:space="preserve"> </w:t>
      </w:r>
      <w:r w:rsidR="00793B93">
        <w:rPr>
          <w:rFonts w:ascii="Times New Roman" w:eastAsia="Times New Roman" w:hAnsi="Times New Roman" w:cs="Times New Roman"/>
          <w:iCs/>
          <w:sz w:val="24"/>
          <w:szCs w:val="24"/>
        </w:rPr>
        <w:fldChar w:fldCharType="begin"/>
      </w:r>
      <w:r w:rsidR="00793B93">
        <w:rPr>
          <w:rFonts w:ascii="Times New Roman" w:eastAsia="Times New Roman" w:hAnsi="Times New Roman" w:cs="Times New Roman"/>
          <w:iCs/>
          <w:sz w:val="24"/>
          <w:szCs w:val="24"/>
        </w:rPr>
        <w:instrText xml:space="preserve"> ADDIN ZOTERO_ITEM CSL_CITATION {"citationID":"q8TYRhKt","properties":{"formattedCitation":"(Morris {\\i{}et al.} 2013)","plainCitation":"(Morris et al. 2013)","noteIndex":0},"citationItems":[{"id":216,"uris":["http://zotero.org/users/9972654/items/WAQ6L9WG"],"itemData":{"id":216,"type":"article-journal","abstract":"Invasions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793B93">
        <w:rPr>
          <w:rFonts w:ascii="Times New Roman" w:eastAsia="Times New Roman" w:hAnsi="Times New Roman" w:cs="Times New Roman"/>
          <w:iCs/>
          <w:sz w:val="24"/>
          <w:szCs w:val="24"/>
        </w:rPr>
        <w:fldChar w:fldCharType="separate"/>
      </w:r>
      <w:r w:rsidR="00793B93" w:rsidRPr="00793B93">
        <w:rPr>
          <w:rFonts w:ascii="Times New Roman" w:hAnsi="Times New Roman" w:cs="Times New Roman"/>
          <w:sz w:val="24"/>
        </w:rPr>
        <w:t xml:space="preserve">(Morris </w:t>
      </w:r>
      <w:r w:rsidR="00793B93" w:rsidRPr="00793B93">
        <w:rPr>
          <w:rFonts w:ascii="Times New Roman" w:hAnsi="Times New Roman" w:cs="Times New Roman"/>
          <w:i/>
          <w:iCs/>
          <w:sz w:val="24"/>
        </w:rPr>
        <w:t>et al.</w:t>
      </w:r>
      <w:r w:rsidR="00793B93" w:rsidRPr="00793B93">
        <w:rPr>
          <w:rFonts w:ascii="Times New Roman" w:hAnsi="Times New Roman" w:cs="Times New Roman"/>
          <w:sz w:val="24"/>
        </w:rPr>
        <w:t xml:space="preserve"> 2013)</w:t>
      </w:r>
      <w:r w:rsidR="00793B93">
        <w:rPr>
          <w:rFonts w:ascii="Times New Roman" w:eastAsia="Times New Roman" w:hAnsi="Times New Roman" w:cs="Times New Roman"/>
          <w:iCs/>
          <w:sz w:val="24"/>
          <w:szCs w:val="24"/>
        </w:rPr>
        <w:fldChar w:fldCharType="end"/>
      </w:r>
      <w:r w:rsidR="00793B93">
        <w:rPr>
          <w:rFonts w:ascii="Times New Roman" w:eastAsia="Times New Roman" w:hAnsi="Times New Roman" w:cs="Times New Roman"/>
          <w:iCs/>
          <w:sz w:val="24"/>
          <w:szCs w:val="24"/>
        </w:rPr>
        <w:t>.</w:t>
      </w:r>
      <w:r w:rsidR="00684EDC">
        <w:rPr>
          <w:rFonts w:ascii="Times New Roman" w:eastAsia="Times New Roman" w:hAnsi="Times New Roman" w:cs="Times New Roman"/>
          <w:iCs/>
          <w:sz w:val="24"/>
          <w:szCs w:val="24"/>
        </w:rPr>
        <w:t xml:space="preserve">  </w:t>
      </w:r>
      <w:r w:rsidR="0055639C">
        <w:rPr>
          <w:rFonts w:ascii="Times New Roman" w:eastAsia="Times New Roman" w:hAnsi="Times New Roman" w:cs="Times New Roman"/>
          <w:iCs/>
          <w:sz w:val="24"/>
          <w:szCs w:val="24"/>
        </w:rPr>
        <w:t xml:space="preserve">From these data, </w:t>
      </w:r>
      <w:r w:rsidR="00EB4E4F">
        <w:rPr>
          <w:rFonts w:ascii="Times New Roman" w:eastAsia="Times New Roman" w:hAnsi="Times New Roman" w:cs="Times New Roman"/>
          <w:iCs/>
          <w:sz w:val="24"/>
          <w:szCs w:val="24"/>
        </w:rPr>
        <w:t>65% of 44 invasive populations of birds experienced declines</w:t>
      </w:r>
      <w:r w:rsidR="00103942">
        <w:rPr>
          <w:rFonts w:ascii="Times New Roman" w:eastAsia="Times New Roman" w:hAnsi="Times New Roman" w:cs="Times New Roman"/>
          <w:iCs/>
          <w:sz w:val="24"/>
          <w:szCs w:val="24"/>
        </w:rPr>
        <w:t xml:space="preserve"> </w:t>
      </w:r>
      <w:r w:rsidR="00952C57">
        <w:rPr>
          <w:rFonts w:ascii="Times New Roman" w:eastAsia="Times New Roman" w:hAnsi="Times New Roman" w:cs="Times New Roman"/>
          <w:iCs/>
          <w:sz w:val="24"/>
          <w:szCs w:val="24"/>
        </w:rPr>
        <w:fldChar w:fldCharType="begin"/>
      </w:r>
      <w:r w:rsidR="00952C57">
        <w:rPr>
          <w:rFonts w:ascii="Times New Roman" w:eastAsia="Times New Roman" w:hAnsi="Times New Roman" w:cs="Times New Roman"/>
          <w:iCs/>
          <w:sz w:val="24"/>
          <w:szCs w:val="24"/>
        </w:rPr>
        <w:instrText xml:space="preserve"> ADDIN ZOTERO_ITEM CSL_CITATION {"citationID":"yZSsY7q0","properties":{"formattedCitation":"(Aagaard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952C57">
        <w:rPr>
          <w:rFonts w:ascii="Times New Roman" w:eastAsia="Times New Roman" w:hAnsi="Times New Roman" w:cs="Times New Roman"/>
          <w:iCs/>
          <w:sz w:val="24"/>
          <w:szCs w:val="24"/>
        </w:rPr>
        <w:fldChar w:fldCharType="separate"/>
      </w:r>
      <w:r w:rsidR="00952C57" w:rsidRPr="00952C57">
        <w:rPr>
          <w:rFonts w:ascii="Times New Roman" w:hAnsi="Times New Roman" w:cs="Times New Roman"/>
          <w:sz w:val="24"/>
        </w:rPr>
        <w:t>(Aagaard &amp; Lockwood 2016)</w:t>
      </w:r>
      <w:r w:rsidR="00952C57">
        <w:rPr>
          <w:rFonts w:ascii="Times New Roman" w:eastAsia="Times New Roman" w:hAnsi="Times New Roman" w:cs="Times New Roman"/>
          <w:iCs/>
          <w:sz w:val="24"/>
          <w:szCs w:val="24"/>
        </w:rPr>
        <w:fldChar w:fldCharType="end"/>
      </w:r>
      <w:r w:rsidR="00EB4E4F">
        <w:rPr>
          <w:rFonts w:ascii="Times New Roman" w:eastAsia="Times New Roman" w:hAnsi="Times New Roman" w:cs="Times New Roman"/>
          <w:iCs/>
          <w:sz w:val="24"/>
          <w:szCs w:val="24"/>
        </w:rPr>
        <w:t xml:space="preserve">, and </w:t>
      </w:r>
      <w:r w:rsidR="00952C57">
        <w:rPr>
          <w:rFonts w:ascii="Times New Roman" w:eastAsia="Times New Roman" w:hAnsi="Times New Roman" w:cs="Times New Roman"/>
          <w:iCs/>
          <w:sz w:val="24"/>
          <w:szCs w:val="24"/>
        </w:rPr>
        <w:t>29% of rangeland plants experienced declines</w:t>
      </w:r>
      <w:r w:rsidR="00552F4D">
        <w:rPr>
          <w:rFonts w:ascii="Times New Roman" w:eastAsia="Times New Roman" w:hAnsi="Times New Roman" w:cs="Times New Roman"/>
          <w:iCs/>
          <w:sz w:val="24"/>
          <w:szCs w:val="24"/>
        </w:rPr>
        <w:t xml:space="preserve"> </w:t>
      </w:r>
      <w:r w:rsidR="00552F4D">
        <w:rPr>
          <w:rFonts w:ascii="Times New Roman" w:eastAsia="Times New Roman" w:hAnsi="Times New Roman" w:cs="Times New Roman"/>
          <w:iCs/>
          <w:sz w:val="24"/>
          <w:szCs w:val="24"/>
        </w:rPr>
        <w:fldChar w:fldCharType="begin"/>
      </w:r>
      <w:r w:rsidR="00552F4D">
        <w:rPr>
          <w:rFonts w:ascii="Times New Roman" w:eastAsia="Times New Roman" w:hAnsi="Times New Roman" w:cs="Times New Roman"/>
          <w:iCs/>
          <w:sz w:val="24"/>
          <w:szCs w:val="24"/>
        </w:rPr>
        <w:instrText xml:space="preserve"> ADDIN ZOTERO_ITEM CSL_CITATION {"citationID":"tjMOZnx3","properties":{"formattedCitation":"(Morris {\\i{}et al.} 2013)","plainCitation":"(Morris et al. 2013)","noteIndex":0},"citationItems":[{"id":216,"uris":["http://zotero.org/users/9972654/items/WAQ6L9WG"],"itemData":{"id":216,"type":"article-journal","abstract":"Invasions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552F4D">
        <w:rPr>
          <w:rFonts w:ascii="Times New Roman" w:eastAsia="Times New Roman" w:hAnsi="Times New Roman" w:cs="Times New Roman"/>
          <w:iCs/>
          <w:sz w:val="24"/>
          <w:szCs w:val="24"/>
        </w:rPr>
        <w:fldChar w:fldCharType="separate"/>
      </w:r>
      <w:r w:rsidR="00552F4D" w:rsidRPr="00552F4D">
        <w:rPr>
          <w:rFonts w:ascii="Times New Roman" w:hAnsi="Times New Roman" w:cs="Times New Roman"/>
          <w:sz w:val="24"/>
        </w:rPr>
        <w:t xml:space="preserve">(Morris </w:t>
      </w:r>
      <w:r w:rsidR="00552F4D" w:rsidRPr="00552F4D">
        <w:rPr>
          <w:rFonts w:ascii="Times New Roman" w:hAnsi="Times New Roman" w:cs="Times New Roman"/>
          <w:i/>
          <w:iCs/>
          <w:sz w:val="24"/>
        </w:rPr>
        <w:t>et al.</w:t>
      </w:r>
      <w:r w:rsidR="00552F4D" w:rsidRPr="00552F4D">
        <w:rPr>
          <w:rFonts w:ascii="Times New Roman" w:hAnsi="Times New Roman" w:cs="Times New Roman"/>
          <w:sz w:val="24"/>
        </w:rPr>
        <w:t xml:space="preserve"> 2013)</w:t>
      </w:r>
      <w:r w:rsidR="00552F4D">
        <w:rPr>
          <w:rFonts w:ascii="Times New Roman" w:eastAsia="Times New Roman" w:hAnsi="Times New Roman" w:cs="Times New Roman"/>
          <w:iCs/>
          <w:sz w:val="24"/>
          <w:szCs w:val="24"/>
        </w:rPr>
        <w:fldChar w:fldCharType="end"/>
      </w:r>
      <w:r w:rsidR="00952C57">
        <w:rPr>
          <w:rFonts w:ascii="Times New Roman" w:eastAsia="Times New Roman" w:hAnsi="Times New Roman" w:cs="Times New Roman"/>
          <w:iCs/>
          <w:sz w:val="24"/>
          <w:szCs w:val="24"/>
        </w:rPr>
        <w:t>.</w:t>
      </w:r>
      <w:r w:rsidR="00552F4D">
        <w:rPr>
          <w:rFonts w:ascii="Times New Roman" w:eastAsia="Times New Roman" w:hAnsi="Times New Roman" w:cs="Times New Roman"/>
          <w:iCs/>
          <w:sz w:val="24"/>
          <w:szCs w:val="24"/>
        </w:rPr>
        <w:t xml:space="preserve">  Interestingly,</w:t>
      </w:r>
      <w:r w:rsidR="0021678A">
        <w:rPr>
          <w:rFonts w:ascii="Times New Roman" w:eastAsia="Times New Roman" w:hAnsi="Times New Roman" w:cs="Times New Roman"/>
          <w:iCs/>
          <w:sz w:val="24"/>
          <w:szCs w:val="24"/>
        </w:rPr>
        <w:t xml:space="preserve"> </w:t>
      </w:r>
      <w:r w:rsidR="007C679C">
        <w:rPr>
          <w:rFonts w:ascii="Times New Roman" w:eastAsia="Times New Roman" w:hAnsi="Times New Roman" w:cs="Times New Roman"/>
          <w:iCs/>
          <w:sz w:val="24"/>
          <w:szCs w:val="24"/>
        </w:rPr>
        <w:t>analysis exploring the likelihood of population declines across geographic and taxonom</w:t>
      </w:r>
      <w:r w:rsidR="00E751A0">
        <w:rPr>
          <w:rFonts w:ascii="Times New Roman" w:eastAsia="Times New Roman" w:hAnsi="Times New Roman" w:cs="Times New Roman"/>
          <w:iCs/>
          <w:sz w:val="24"/>
          <w:szCs w:val="24"/>
        </w:rPr>
        <w:t>ic</w:t>
      </w:r>
      <w:r w:rsidR="007C679C">
        <w:rPr>
          <w:rFonts w:ascii="Times New Roman" w:eastAsia="Times New Roman" w:hAnsi="Times New Roman" w:cs="Times New Roman"/>
          <w:iCs/>
          <w:sz w:val="24"/>
          <w:szCs w:val="24"/>
        </w:rPr>
        <w:t xml:space="preserve"> showed little explanatory power </w:t>
      </w:r>
      <w:r w:rsidR="007C679C">
        <w:rPr>
          <w:rFonts w:ascii="Times New Roman" w:eastAsia="Times New Roman" w:hAnsi="Times New Roman" w:cs="Times New Roman"/>
          <w:iCs/>
          <w:sz w:val="24"/>
          <w:szCs w:val="24"/>
        </w:rPr>
        <w:fldChar w:fldCharType="begin"/>
      </w:r>
      <w:r w:rsidR="007C679C">
        <w:rPr>
          <w:rFonts w:ascii="Times New Roman" w:eastAsia="Times New Roman" w:hAnsi="Times New Roman" w:cs="Times New Roman"/>
          <w:iCs/>
          <w:sz w:val="24"/>
          <w:szCs w:val="24"/>
        </w:rPr>
        <w:instrText xml:space="preserve"> ADDIN ZOTERO_ITEM CSL_CITATION {"citationID":"qELKFFFi","properties":{"formattedCitation":"(Aagaard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7C679C">
        <w:rPr>
          <w:rFonts w:ascii="Times New Roman" w:eastAsia="Times New Roman" w:hAnsi="Times New Roman" w:cs="Times New Roman"/>
          <w:iCs/>
          <w:sz w:val="24"/>
          <w:szCs w:val="24"/>
        </w:rPr>
        <w:fldChar w:fldCharType="separate"/>
      </w:r>
      <w:r w:rsidR="007C679C" w:rsidRPr="007C679C">
        <w:rPr>
          <w:rFonts w:ascii="Times New Roman" w:hAnsi="Times New Roman" w:cs="Times New Roman"/>
          <w:sz w:val="24"/>
        </w:rPr>
        <w:t>(Aagaard &amp; Lockwood 2016)</w:t>
      </w:r>
      <w:r w:rsidR="007C679C">
        <w:rPr>
          <w:rFonts w:ascii="Times New Roman" w:eastAsia="Times New Roman" w:hAnsi="Times New Roman" w:cs="Times New Roman"/>
          <w:iCs/>
          <w:sz w:val="24"/>
          <w:szCs w:val="24"/>
        </w:rPr>
        <w:fldChar w:fldCharType="end"/>
      </w:r>
      <w:r w:rsidR="00EC05A9">
        <w:rPr>
          <w:rFonts w:ascii="Times New Roman" w:eastAsia="Times New Roman" w:hAnsi="Times New Roman" w:cs="Times New Roman"/>
          <w:iCs/>
          <w:sz w:val="24"/>
          <w:szCs w:val="24"/>
        </w:rPr>
        <w:t xml:space="preserve">. A </w:t>
      </w:r>
      <w:r w:rsidR="00C138EE">
        <w:rPr>
          <w:rFonts w:ascii="Times New Roman" w:eastAsia="Times New Roman" w:hAnsi="Times New Roman" w:cs="Times New Roman"/>
          <w:iCs/>
          <w:sz w:val="24"/>
          <w:szCs w:val="24"/>
        </w:rPr>
        <w:t>trait-based</w:t>
      </w:r>
      <w:r w:rsidR="00EC05A9">
        <w:rPr>
          <w:rFonts w:ascii="Times New Roman" w:eastAsia="Times New Roman" w:hAnsi="Times New Roman" w:cs="Times New Roman"/>
          <w:iCs/>
          <w:sz w:val="24"/>
          <w:szCs w:val="24"/>
        </w:rPr>
        <w:t xml:space="preserve"> analysis, however, has not been explored a</w:t>
      </w:r>
      <w:r w:rsidR="0020635F">
        <w:rPr>
          <w:rFonts w:ascii="Times New Roman" w:eastAsia="Times New Roman" w:hAnsi="Times New Roman" w:cs="Times New Roman"/>
          <w:iCs/>
          <w:sz w:val="24"/>
          <w:szCs w:val="24"/>
        </w:rPr>
        <w:t xml:space="preserve">nd could be a fruitful area of research to find patterns in the likelihood of declines </w:t>
      </w:r>
      <w:r w:rsidR="00C138EE">
        <w:rPr>
          <w:rFonts w:ascii="Times New Roman" w:eastAsia="Times New Roman" w:hAnsi="Times New Roman" w:cs="Times New Roman"/>
          <w:iCs/>
          <w:sz w:val="24"/>
          <w:szCs w:val="24"/>
        </w:rPr>
        <w:t xml:space="preserve">across </w:t>
      </w:r>
      <w:r w:rsidR="009B7667">
        <w:rPr>
          <w:rFonts w:ascii="Times New Roman" w:eastAsia="Times New Roman" w:hAnsi="Times New Roman" w:cs="Times New Roman"/>
          <w:iCs/>
          <w:sz w:val="24"/>
          <w:szCs w:val="24"/>
        </w:rPr>
        <w:t xml:space="preserve">different invading </w:t>
      </w:r>
      <w:r w:rsidR="00C138EE">
        <w:rPr>
          <w:rFonts w:ascii="Times New Roman" w:eastAsia="Times New Roman" w:hAnsi="Times New Roman" w:cs="Times New Roman"/>
          <w:iCs/>
          <w:sz w:val="24"/>
          <w:szCs w:val="24"/>
        </w:rPr>
        <w:t>species</w:t>
      </w:r>
      <w:r w:rsidR="0020635F">
        <w:rPr>
          <w:rFonts w:ascii="Times New Roman" w:eastAsia="Times New Roman" w:hAnsi="Times New Roman" w:cs="Times New Roman"/>
          <w:iCs/>
          <w:sz w:val="24"/>
          <w:szCs w:val="24"/>
        </w:rPr>
        <w:t>.</w:t>
      </w:r>
      <w:r w:rsidR="00981117">
        <w:rPr>
          <w:rFonts w:ascii="Times New Roman" w:eastAsia="Times New Roman" w:hAnsi="Times New Roman" w:cs="Times New Roman"/>
          <w:iCs/>
          <w:sz w:val="24"/>
          <w:szCs w:val="24"/>
        </w:rPr>
        <w:tab/>
      </w:r>
    </w:p>
    <w:p w14:paraId="68B03E80" w14:textId="19F2560F" w:rsidR="00106C6A" w:rsidRDefault="00106C6A" w:rsidP="00AD1AC2">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What causes</w:t>
      </w:r>
      <w:r w:rsidR="00A02326">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t>boom-</w:t>
      </w:r>
      <w:proofErr w:type="gramStart"/>
      <w:r>
        <w:rPr>
          <w:rFonts w:ascii="Times New Roman" w:eastAsia="Times New Roman" w:hAnsi="Times New Roman" w:cs="Times New Roman"/>
          <w:i/>
          <w:sz w:val="24"/>
          <w:szCs w:val="24"/>
        </w:rPr>
        <w:t>busts</w:t>
      </w:r>
      <w:proofErr w:type="gramEnd"/>
      <w:r>
        <w:rPr>
          <w:rFonts w:ascii="Times New Roman" w:eastAsia="Times New Roman" w:hAnsi="Times New Roman" w:cs="Times New Roman"/>
          <w:i/>
          <w:sz w:val="24"/>
          <w:szCs w:val="24"/>
        </w:rPr>
        <w:t>?</w:t>
      </w:r>
    </w:p>
    <w:p w14:paraId="588117C4" w14:textId="7255BA33" w:rsidR="00012885" w:rsidRPr="003B494D" w:rsidRDefault="00D14455" w:rsidP="00AD1AC2">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
          <w:sz w:val="24"/>
          <w:szCs w:val="24"/>
        </w:rPr>
        <w:tab/>
      </w:r>
      <w:r w:rsidR="00EB110F">
        <w:rPr>
          <w:rFonts w:ascii="Times New Roman" w:eastAsia="Times New Roman" w:hAnsi="Times New Roman" w:cs="Times New Roman"/>
          <w:iCs/>
          <w:sz w:val="24"/>
          <w:szCs w:val="24"/>
        </w:rPr>
        <w:t>Perhaps because the</w:t>
      </w:r>
      <w:r w:rsidR="002B0E15">
        <w:rPr>
          <w:rFonts w:ascii="Times New Roman" w:eastAsia="Times New Roman" w:hAnsi="Times New Roman" w:cs="Times New Roman"/>
          <w:iCs/>
          <w:sz w:val="24"/>
          <w:szCs w:val="24"/>
        </w:rPr>
        <w:t xml:space="preserve"> ecological and monetary costs attributed to both the impacts and management of invasions</w:t>
      </w:r>
      <w:r w:rsidR="00EB110F">
        <w:rPr>
          <w:rFonts w:ascii="Times New Roman" w:eastAsia="Times New Roman" w:hAnsi="Times New Roman" w:cs="Times New Roman"/>
          <w:iCs/>
          <w:sz w:val="24"/>
          <w:szCs w:val="24"/>
        </w:rPr>
        <w:t xml:space="preserve"> are so large</w:t>
      </w:r>
      <w:r w:rsidR="002B0E15">
        <w:rPr>
          <w:rFonts w:ascii="Times New Roman" w:eastAsia="Times New Roman" w:hAnsi="Times New Roman" w:cs="Times New Roman"/>
          <w:iCs/>
          <w:sz w:val="24"/>
          <w:szCs w:val="24"/>
        </w:rPr>
        <w:t xml:space="preserve"> </w:t>
      </w:r>
      <w:r w:rsidR="002B0E15">
        <w:rPr>
          <w:rFonts w:ascii="Times New Roman" w:eastAsia="Times New Roman" w:hAnsi="Times New Roman" w:cs="Times New Roman"/>
          <w:iCs/>
          <w:sz w:val="24"/>
          <w:szCs w:val="24"/>
        </w:rPr>
        <w:fldChar w:fldCharType="begin"/>
      </w:r>
      <w:r w:rsidR="00D00E3D">
        <w:rPr>
          <w:rFonts w:ascii="Times New Roman" w:eastAsia="Times New Roman" w:hAnsi="Times New Roman" w:cs="Times New Roman"/>
          <w:iCs/>
          <w:sz w:val="24"/>
          <w:szCs w:val="24"/>
        </w:rPr>
        <w:instrText xml:space="preserve"> ADDIN ZOTERO_ITEM CSL_CITATION {"citationID":"eM8Psesk","properties":{"formattedCitation":"(Gallardo {\\i{}et al.} 2016; Linders {\\i{}et al.} 2019; Pimentel {\\i{}et al.} 2005)","plainCitation":"(Gallardo et al. 2016; Linders et al. 2019; Pimentel et al. 2005)","noteIndex":0},"citationItems":[{"id":1959,"uris":["http://zotero.org/users/9972654/items/9REUSIJZ"],"itemData":{"id":1959,"type":"article-journal","abstract":"The introduction of invasive species, which often differ functionally from the components of the recipient community, generates ecological impacts that propagate along the food web. This review aims to determine how consistent the impacts of aquatic invasions are across taxa and habitats. To that end, we present a global meta-analysis from 151 publications (733 cases), covering a wide range of invaders (primary producers, ﬁlter collectors, omnivores and predators), resident aquatic community components (macrophytes, phytoplankton, zooplankton, benthic invertebrates and ﬁsh) and habitats (rivers, lakes and estuaries). Our synthesis suggests a strong negative inﬂuence of invasive species on the abundance of aquatic communities, particularly macrophytes, zooplankton and ﬁsh. In contrast, there was no general evidence for a decrease in species diversity in invaded habitats, suggesting a time lag between rapid abundance changes and local extinctions. Invaded habitats showed increased water turbidity, nitrogen and organic matter concentration, which are related to the capacity of invaders to transform habitats and increase eutrophication. The expansion of invasive macrophytes caused the largest decrease in ﬁsh abundance, the ﬁltering activity of ﬁlter collectors depleted planktonic communities, omnivores (including both facultative and obligate herbivores) were responsible for the greatest decline in macrophyte abundance, and benthic invertebrates were most negatively affected by the introduction of new predators. These impacts were relatively consistent across habitats and experimental approaches. Based on our results, we propose a framework of positive and negative links between invasive species at four trophic positions and the ﬁve different components of recipient communities. This framework incorporates both direct biotic interactions (predation, competition, grazing) and indirect changes to the water physicochemical conditions mediated by invaders (habitat alteration). Considering the strong trophic links that characterize aquatic ecosystems, this framework is relevant to anticipate the far-reaching consequences of biological invasions on the structure and functionality of aquatic ecosystems.","container-title":"Global Change Biology","DOI":"10.1111/gcb.13004","ISSN":"1354-1013, 1365-2486","issue":"1","journalAbbreviation":"Global Change Biology","language":"en","license":"http://onlinelibrary.wiley.com/termsAndConditions#vor","page":"151-163","source":"DOI.org (Crossref)","title":"Global ecological impacts of invasive species in aquatic ecosystems","volume":"22","author":[{"family":"Gallardo","given":"Belinda"},{"family":"Clavero","given":"Miguel"},{"family":"Sánchez","given":"Marta I."},{"family":"Vilà","given":"Montserrat"}],"issued":{"date-parts":[["2016",1]]}}},{"id":188,"uris":["http://zotero.org/users/9972654/items/72CJL3ID"],"itemData":{"id":188,"type":"article-journal","container-title":"Journal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2B0E15">
        <w:rPr>
          <w:rFonts w:ascii="Times New Roman" w:eastAsia="Times New Roman" w:hAnsi="Times New Roman" w:cs="Times New Roman"/>
          <w:iCs/>
          <w:sz w:val="24"/>
          <w:szCs w:val="24"/>
        </w:rPr>
        <w:fldChar w:fldCharType="separate"/>
      </w:r>
      <w:r w:rsidR="002B0E15" w:rsidRPr="008B361B">
        <w:rPr>
          <w:rFonts w:ascii="Times New Roman" w:hAnsi="Times New Roman" w:cs="Times New Roman"/>
          <w:sz w:val="24"/>
        </w:rPr>
        <w:t xml:space="preserve">(Gallardo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2016; Linders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2019; Pimentel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2005)</w:t>
      </w:r>
      <w:r w:rsidR="002B0E15">
        <w:rPr>
          <w:rFonts w:ascii="Times New Roman" w:eastAsia="Times New Roman" w:hAnsi="Times New Roman" w:cs="Times New Roman"/>
          <w:iCs/>
          <w:sz w:val="24"/>
          <w:szCs w:val="24"/>
        </w:rPr>
        <w:fldChar w:fldCharType="end"/>
      </w:r>
      <w:r w:rsidR="00EB110F">
        <w:rPr>
          <w:rFonts w:ascii="Times New Roman" w:eastAsia="Times New Roman" w:hAnsi="Times New Roman" w:cs="Times New Roman"/>
          <w:iCs/>
          <w:sz w:val="24"/>
          <w:szCs w:val="24"/>
        </w:rPr>
        <w:t>,</w:t>
      </w:r>
      <w:r w:rsidR="00481699">
        <w:rPr>
          <w:rFonts w:ascii="Times New Roman" w:eastAsia="Times New Roman" w:hAnsi="Times New Roman" w:cs="Times New Roman"/>
          <w:iCs/>
          <w:sz w:val="24"/>
          <w:szCs w:val="24"/>
        </w:rPr>
        <w:t xml:space="preserve"> the</w:t>
      </w:r>
      <w:r w:rsidR="00EB110F">
        <w:rPr>
          <w:rFonts w:ascii="Times New Roman" w:eastAsia="Times New Roman" w:hAnsi="Times New Roman" w:cs="Times New Roman"/>
          <w:iCs/>
          <w:sz w:val="24"/>
          <w:szCs w:val="24"/>
        </w:rPr>
        <w:t xml:space="preserve"> </w:t>
      </w:r>
      <w:r w:rsidR="00B26F94">
        <w:rPr>
          <w:rFonts w:ascii="Times New Roman" w:eastAsia="Times New Roman" w:hAnsi="Times New Roman" w:cs="Times New Roman"/>
          <w:iCs/>
          <w:sz w:val="24"/>
          <w:szCs w:val="24"/>
        </w:rPr>
        <w:t xml:space="preserve">invasion </w:t>
      </w:r>
      <w:r w:rsidR="00D00E3D">
        <w:rPr>
          <w:rFonts w:ascii="Times New Roman" w:eastAsia="Times New Roman" w:hAnsi="Times New Roman" w:cs="Times New Roman"/>
          <w:iCs/>
          <w:sz w:val="24"/>
          <w:szCs w:val="24"/>
        </w:rPr>
        <w:t>literature seems to focus on document</w:t>
      </w:r>
      <w:r w:rsidR="00D35C40">
        <w:rPr>
          <w:rFonts w:ascii="Times New Roman" w:eastAsia="Times New Roman" w:hAnsi="Times New Roman" w:cs="Times New Roman"/>
          <w:iCs/>
          <w:sz w:val="24"/>
          <w:szCs w:val="24"/>
        </w:rPr>
        <w:t>ing</w:t>
      </w:r>
      <w:r w:rsidR="00D00E3D">
        <w:rPr>
          <w:rFonts w:ascii="Times New Roman" w:eastAsia="Times New Roman" w:hAnsi="Times New Roman" w:cs="Times New Roman"/>
          <w:iCs/>
          <w:sz w:val="24"/>
          <w:szCs w:val="24"/>
        </w:rPr>
        <w:t xml:space="preserve"> </w:t>
      </w:r>
      <w:r w:rsidR="00EB110F">
        <w:rPr>
          <w:rFonts w:ascii="Times New Roman" w:eastAsia="Times New Roman" w:hAnsi="Times New Roman" w:cs="Times New Roman"/>
          <w:iCs/>
          <w:sz w:val="24"/>
          <w:szCs w:val="24"/>
        </w:rPr>
        <w:t>the impacts of invasive species and</w:t>
      </w:r>
      <w:r w:rsidR="00D00E3D">
        <w:rPr>
          <w:rFonts w:ascii="Times New Roman" w:eastAsia="Times New Roman" w:hAnsi="Times New Roman" w:cs="Times New Roman"/>
          <w:iCs/>
          <w:sz w:val="24"/>
          <w:szCs w:val="24"/>
        </w:rPr>
        <w:t xml:space="preserve"> </w:t>
      </w:r>
      <w:r w:rsidR="00D00E3D">
        <w:rPr>
          <w:rFonts w:ascii="Times New Roman" w:eastAsia="Times New Roman" w:hAnsi="Times New Roman" w:cs="Times New Roman"/>
          <w:iCs/>
          <w:sz w:val="24"/>
          <w:szCs w:val="24"/>
        </w:rPr>
        <w:lastRenderedPageBreak/>
        <w:t xml:space="preserve">assessing the efficacy of management control efforts </w:t>
      </w:r>
      <w:r w:rsidR="00D00E3D">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{"citationID":"GW6swTdl","properties":{"formattedCitation":"(Harrison {\\i{}et al.} 2013; Pintar {\\i{}et al.} 2023; Tipping {\\i{}et al.} 2012)","plainCitation":"(Harrison et al. 2013; Pintar et al. 2023; Tipping et al. 2012)","dontUpdate":true,"noteIndex":0},"citationItems":[{"id":1607,"uris":["http://zotero.org/users/9972654/items/Y7WC84R5"],"itemData":{"id":1607,"type":"article-journal","container-title":"Copeia","DOI":"10.1643/CE-11-182","ISSN":"0045-8511, 1938-5110","issue":"1","journalAbbreviation":"Copeia","language":"en","page":"80-96","source":"DOI.org (Crossref)","title":"Per Capita Effects of Non-native Mayan Cichlids ( &lt;i&gt;Cichlasoma urophthalmus&lt;/i&gt; ; Gunther) on Native Fish in the Estuarine Southern Everglades","volume":"2013","author":[{"family":"Harrison","given":"Elizabeth"},{"family":"Lorenz","given":"Jerome J."},{"family":"Trexler","given":"Joel C."}],"issued":{"date-parts":[["2013",3,27]]}}},{"id":1825,"uris":["http://zotero.org/users/9972654/items/S4M92RUI"],"itemData":{"id":1825,"type":"article-journal","container-title":"Biological Invasions","DOI":"10.1007/s10530-023-03146-9","ISSN":"1387-3547, 1573-1464","journalAbbreviation":"Biol Invasions","language":"en","source":"DOI.org (Crossref)","title":"Contrasting invasion histories and effects of three non-native fishes observed with long-term monitoring data","URL":"https://link.springer.com/10.1007/s10530-023-03146-9","author":[{"family":"Pintar","given":"Matthew R."},{"family":"Dorn","given":"Nathan J."},{"family":"Kline","given":"Jeffrey L."},{"family":"Trexler","given":"Joel C."}],"accessed":{"date-parts":[["2023",9,29]]},"issued":{"date-parts":[["2023",8,16]]}}},{"id":2344,"uris":["http://zotero.org/users/9972654/items/DZR2WARA"],"itemData":{"id":2344,"type":"article-journal","abstract":"The recruitment and mortality of Melaleuca quinquenervia seedlings were evaluated over a 3-year period in a seasonally inundated wetland in the western Everglades region. The mean (±SE) density of seedlings/ saplings mÀ1 declined from 64.8 (±4.5) to 0.5 (±0.2) over the 3 years, a population reduction of 99.2%. Four distinct water regimes characterized this site: dry, dry to wet transition, ﬂooded, and wet to dry transition. Seedling recruitment was highest in the dry to wet transition and lowest in the ﬂooded water regime, while mortality was highest under ﬂooded and dry water regimes. The mean estimate of population growth (k) across water regimes was 0.64 ± 0.05 indicating negative population growth. Elimination of introduced insect herbivores using insecticides did not reduce mortality of recruited M. quinquenervia seedlings/saplings indicating that direct herbivory was not responsible for the decline in seedling density. On the other hand, a mean of only 0.2 (±0.03) viable seeds mÀ2 dÀ1 fell into the plots, an amount considerably lower than in previous studies. We submit that change in the invasion trajectory M. quinquenervia was most likely caused by reduced seed inputs from aerial seed banks depleted by insect herbivory rather than direct herbivory on seedlings. This may indicate a fundamental alteration of M. quinquenervia population dynamics ultimately resulting in a less invasive and, therefore, less ecologically damaging species.","container-title":"Biological Control","DOI":"10.1016/j.biocontrol.2011.10.003","ISSN":"10499644","issue":"2","journalAbbreviation":"Biological Control","language":"en","license":"https://www.elsevier.com/tdm/userlicense/1.0/","page":"163-168","source":"DOI.org (Crossref)","title":"Post-biological control invasion trajectory for Melaleuca quinquenervia in a seasonally inundated wetland","volume":"60","author":[{"family":"Tipping","given":"Philip W."},{"family":"Martin","given":"Melissa R."},{"family":"Pierce","given":"Ryan"},{"family":"Center","given":"Ted D."},{"family":"Pratt","given":"Paul R."},{"family":"Rayamajhi","given":"Min B."}],"issued":{"date-parts":[["2012",2]]}}}],"schema":"https://github.com/citation-style-language/schema/raw/master/csl-citation.json"} </w:instrText>
      </w:r>
      <w:r w:rsidR="00D00E3D">
        <w:rPr>
          <w:rFonts w:ascii="Times New Roman" w:eastAsia="Times New Roman" w:hAnsi="Times New Roman" w:cs="Times New Roman"/>
          <w:iCs/>
          <w:sz w:val="24"/>
          <w:szCs w:val="24"/>
        </w:rPr>
        <w:fldChar w:fldCharType="separate"/>
      </w:r>
      <w:r w:rsidR="00452B6D" w:rsidRPr="00452B6D">
        <w:rPr>
          <w:rFonts w:ascii="Times New Roman" w:hAnsi="Times New Roman" w:cs="Times New Roman"/>
          <w:sz w:val="24"/>
        </w:rPr>
        <w:t>(</w:t>
      </w:r>
      <w:r w:rsidR="00452B6D">
        <w:rPr>
          <w:rFonts w:ascii="Times New Roman" w:hAnsi="Times New Roman" w:cs="Times New Roman"/>
          <w:sz w:val="24"/>
        </w:rPr>
        <w:t xml:space="preserve">e.g., </w:t>
      </w:r>
      <w:r w:rsidR="00452B6D" w:rsidRPr="00452B6D">
        <w:rPr>
          <w:rFonts w:ascii="Times New Roman" w:hAnsi="Times New Roman" w:cs="Times New Roman"/>
          <w:sz w:val="24"/>
        </w:rPr>
        <w:t xml:space="preserve">Harrison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2013; Pintar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2023; Tipping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2012)</w:t>
      </w:r>
      <w:r w:rsidR="00D00E3D">
        <w:rPr>
          <w:rFonts w:ascii="Times New Roman" w:eastAsia="Times New Roman" w:hAnsi="Times New Roman" w:cs="Times New Roman"/>
          <w:iCs/>
          <w:sz w:val="24"/>
          <w:szCs w:val="24"/>
        </w:rPr>
        <w:fldChar w:fldCharType="end"/>
      </w:r>
      <w:r w:rsidR="005D583E">
        <w:rPr>
          <w:rFonts w:ascii="Times New Roman" w:eastAsia="Times New Roman" w:hAnsi="Times New Roman" w:cs="Times New Roman"/>
          <w:iCs/>
          <w:sz w:val="24"/>
          <w:szCs w:val="24"/>
        </w:rPr>
        <w:t xml:space="preserve">.  It seems that rarely </w:t>
      </w:r>
      <w:r w:rsidR="00C968C8">
        <w:rPr>
          <w:rFonts w:ascii="Times New Roman" w:eastAsia="Times New Roman" w:hAnsi="Times New Roman" w:cs="Times New Roman"/>
          <w:iCs/>
          <w:sz w:val="24"/>
          <w:szCs w:val="24"/>
        </w:rPr>
        <w:t>are</w:t>
      </w:r>
      <w:r w:rsidR="004B7A1D">
        <w:rPr>
          <w:rFonts w:ascii="Times New Roman" w:eastAsia="Times New Roman" w:hAnsi="Times New Roman" w:cs="Times New Roman"/>
          <w:iCs/>
          <w:sz w:val="24"/>
          <w:szCs w:val="24"/>
        </w:rPr>
        <w:t xml:space="preserve"> mechanisms</w:t>
      </w:r>
      <w:r w:rsidR="005D0E08">
        <w:rPr>
          <w:rFonts w:ascii="Times New Roman" w:eastAsia="Times New Roman" w:hAnsi="Times New Roman" w:cs="Times New Roman"/>
          <w:iCs/>
          <w:sz w:val="24"/>
          <w:szCs w:val="24"/>
        </w:rPr>
        <w:t xml:space="preserve"> that</w:t>
      </w:r>
      <w:r w:rsidR="004B7A1D">
        <w:rPr>
          <w:rFonts w:ascii="Times New Roman" w:eastAsia="Times New Roman" w:hAnsi="Times New Roman" w:cs="Times New Roman"/>
          <w:iCs/>
          <w:sz w:val="24"/>
          <w:szCs w:val="24"/>
        </w:rPr>
        <w:t xml:space="preserve"> driv</w:t>
      </w:r>
      <w:r w:rsidR="005D0E08">
        <w:rPr>
          <w:rFonts w:ascii="Times New Roman" w:eastAsia="Times New Roman" w:hAnsi="Times New Roman" w:cs="Times New Roman"/>
          <w:iCs/>
          <w:sz w:val="24"/>
          <w:szCs w:val="24"/>
        </w:rPr>
        <w:t>e</w:t>
      </w:r>
      <w:r w:rsidR="004B7A1D">
        <w:rPr>
          <w:rFonts w:ascii="Times New Roman" w:eastAsia="Times New Roman" w:hAnsi="Times New Roman" w:cs="Times New Roman"/>
          <w:iCs/>
          <w:sz w:val="24"/>
          <w:szCs w:val="24"/>
        </w:rPr>
        <w:t xml:space="preserve"> the dynamics of the invasion critically evaluated</w:t>
      </w:r>
      <w:r w:rsidR="00A0630D">
        <w:rPr>
          <w:rFonts w:ascii="Times New Roman" w:eastAsia="Times New Roman" w:hAnsi="Times New Roman" w:cs="Times New Roman"/>
          <w:iCs/>
          <w:sz w:val="24"/>
          <w:szCs w:val="24"/>
        </w:rPr>
        <w:t xml:space="preserve"> </w:t>
      </w:r>
      <w:r w:rsidR="00A0630D">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{"citationID":"zUEcbQoL","properties":{"formattedCitation":"(Strayer {\\i{}et al.} 2017; Tyler 2010)","plainCitation":"(Strayer et al. 2017; Tyler 2010)","dontUpdate":true,"noteIndex":0},"citationItems":[{"id":96,"uris":["http://zotero.org/users/9972654/items/NCR5V6NZ"],"itemData":{"id":96,"type":"article-journal","abstract":"Boom-bust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C."}],"issued":{"date-parts":[["2010",5]]}},"label":"page"}],"schema":"https://github.com/citation-style-language/schema/raw/master/csl-citation.json"} </w:instrText>
      </w:r>
      <w:r w:rsidR="00A0630D">
        <w:rPr>
          <w:rFonts w:ascii="Times New Roman" w:eastAsia="Times New Roman" w:hAnsi="Times New Roman" w:cs="Times New Roman"/>
          <w:iCs/>
          <w:sz w:val="24"/>
          <w:szCs w:val="24"/>
        </w:rPr>
        <w:fldChar w:fldCharType="separate"/>
      </w:r>
      <w:r w:rsidR="002C612C" w:rsidRPr="002C612C">
        <w:rPr>
          <w:rFonts w:ascii="Times New Roman" w:hAnsi="Times New Roman" w:cs="Times New Roman"/>
          <w:sz w:val="24"/>
        </w:rPr>
        <w:t xml:space="preserve">(Strayer </w:t>
      </w:r>
      <w:r w:rsidR="002C612C" w:rsidRPr="002C612C">
        <w:rPr>
          <w:rFonts w:ascii="Times New Roman" w:hAnsi="Times New Roman" w:cs="Times New Roman"/>
          <w:i/>
          <w:iCs/>
          <w:sz w:val="24"/>
        </w:rPr>
        <w:t>et al.</w:t>
      </w:r>
      <w:r w:rsidR="002C612C" w:rsidRPr="002C612C">
        <w:rPr>
          <w:rFonts w:ascii="Times New Roman" w:hAnsi="Times New Roman" w:cs="Times New Roman"/>
          <w:sz w:val="24"/>
        </w:rPr>
        <w:t xml:space="preserve"> 2017;</w:t>
      </w:r>
      <w:r w:rsidR="002C612C">
        <w:rPr>
          <w:rFonts w:ascii="Times New Roman" w:hAnsi="Times New Roman" w:cs="Times New Roman"/>
          <w:sz w:val="24"/>
        </w:rPr>
        <w:t xml:space="preserve"> but see</w:t>
      </w:r>
      <w:r w:rsidR="002C612C" w:rsidRPr="002C612C">
        <w:rPr>
          <w:rFonts w:ascii="Times New Roman" w:hAnsi="Times New Roman" w:cs="Times New Roman"/>
          <w:sz w:val="24"/>
        </w:rPr>
        <w:t xml:space="preserve"> Tyler 2010)</w:t>
      </w:r>
      <w:r w:rsidR="00A0630D">
        <w:rPr>
          <w:rFonts w:ascii="Times New Roman" w:eastAsia="Times New Roman" w:hAnsi="Times New Roman" w:cs="Times New Roman"/>
          <w:iCs/>
          <w:sz w:val="24"/>
          <w:szCs w:val="24"/>
        </w:rPr>
        <w:fldChar w:fldCharType="end"/>
      </w:r>
      <w:r w:rsidR="004B7A1D">
        <w:rPr>
          <w:rFonts w:ascii="Times New Roman" w:eastAsia="Times New Roman" w:hAnsi="Times New Roman" w:cs="Times New Roman"/>
          <w:iCs/>
          <w:sz w:val="24"/>
          <w:szCs w:val="24"/>
        </w:rPr>
        <w:t>.</w:t>
      </w:r>
      <w:r w:rsidR="00D171D9">
        <w:rPr>
          <w:rFonts w:ascii="Times New Roman" w:eastAsia="Times New Roman" w:hAnsi="Times New Roman" w:cs="Times New Roman"/>
          <w:iCs/>
          <w:sz w:val="24"/>
          <w:szCs w:val="24"/>
        </w:rPr>
        <w:t xml:space="preserve"> Here, </w:t>
      </w:r>
      <w:r w:rsidR="005E5120">
        <w:rPr>
          <w:rFonts w:ascii="Times New Roman" w:eastAsia="Times New Roman" w:hAnsi="Times New Roman" w:cs="Times New Roman"/>
          <w:iCs/>
          <w:sz w:val="24"/>
          <w:szCs w:val="24"/>
        </w:rPr>
        <w:t xml:space="preserve">for </w:t>
      </w:r>
      <w:r w:rsidR="00D171D9">
        <w:rPr>
          <w:rFonts w:ascii="Times New Roman" w:eastAsia="Times New Roman" w:hAnsi="Times New Roman" w:cs="Times New Roman"/>
          <w:iCs/>
          <w:sz w:val="24"/>
          <w:szCs w:val="24"/>
        </w:rPr>
        <w:t xml:space="preserve">all the papers that had time series that met the definition for boom-bust, we </w:t>
      </w:r>
      <w:r w:rsidR="005E5120">
        <w:rPr>
          <w:rFonts w:ascii="Times New Roman" w:eastAsia="Times New Roman" w:hAnsi="Times New Roman" w:cs="Times New Roman"/>
          <w:iCs/>
          <w:sz w:val="24"/>
          <w:szCs w:val="24"/>
        </w:rPr>
        <w:t>determine the mechanisms proposed to cause the population dynamics and</w:t>
      </w:r>
      <w:r w:rsidR="00D171D9">
        <w:rPr>
          <w:rFonts w:ascii="Times New Roman" w:eastAsia="Times New Roman" w:hAnsi="Times New Roman" w:cs="Times New Roman"/>
          <w:iCs/>
          <w:sz w:val="24"/>
          <w:szCs w:val="24"/>
        </w:rPr>
        <w:t xml:space="preserve"> the strength of </w:t>
      </w:r>
      <w:r w:rsidR="005E5120">
        <w:rPr>
          <w:rFonts w:ascii="Times New Roman" w:eastAsia="Times New Roman" w:hAnsi="Times New Roman" w:cs="Times New Roman"/>
          <w:iCs/>
          <w:sz w:val="24"/>
          <w:szCs w:val="24"/>
        </w:rPr>
        <w:t xml:space="preserve">evidence in support of the proposed mechanism (Table 1). </w:t>
      </w:r>
      <w:r w:rsidR="003B4BE4">
        <w:rPr>
          <w:rFonts w:ascii="Times New Roman" w:eastAsia="Times New Roman" w:hAnsi="Times New Roman" w:cs="Times New Roman"/>
          <w:iCs/>
          <w:sz w:val="24"/>
          <w:szCs w:val="24"/>
        </w:rPr>
        <w:t xml:space="preserve"> In a previous review, only a small fraction actually demonstrated </w:t>
      </w:r>
      <w:r w:rsidR="002C612C">
        <w:rPr>
          <w:rFonts w:ascii="Times New Roman" w:eastAsia="Times New Roman" w:hAnsi="Times New Roman" w:cs="Times New Roman"/>
          <w:iCs/>
          <w:sz w:val="24"/>
          <w:szCs w:val="24"/>
        </w:rPr>
        <w:t>a</w:t>
      </w:r>
      <w:r w:rsidR="003B4BE4">
        <w:rPr>
          <w:rFonts w:ascii="Times New Roman" w:eastAsia="Times New Roman" w:hAnsi="Times New Roman" w:cs="Times New Roman"/>
          <w:iCs/>
          <w:sz w:val="24"/>
          <w:szCs w:val="24"/>
        </w:rPr>
        <w:t xml:space="preserve"> cause of boom-bust </w:t>
      </w:r>
      <w:r w:rsidR="003B4BE4">
        <w:rPr>
          <w:rFonts w:ascii="Times New Roman" w:eastAsia="Times New Roman" w:hAnsi="Times New Roman" w:cs="Times New Roman"/>
          <w:iCs/>
          <w:sz w:val="24"/>
          <w:szCs w:val="24"/>
        </w:rPr>
        <w:fldChar w:fldCharType="begin"/>
      </w:r>
      <w:r w:rsidR="003B4BE4">
        <w:rPr>
          <w:rFonts w:ascii="Times New Roman" w:eastAsia="Times New Roman" w:hAnsi="Times New Roman" w:cs="Times New Roman"/>
          <w:iCs/>
          <w:sz w:val="24"/>
          <w:szCs w:val="24"/>
        </w:rPr>
        <w:instrText xml:space="preserve"> ADDIN ZOTERO_ITEM CSL_CITATION {"citationID":"D5TdhQRs","properties":{"formattedCitation":"(Strayer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3B4BE4">
        <w:rPr>
          <w:rFonts w:ascii="Times New Roman" w:eastAsia="Times New Roman" w:hAnsi="Times New Roman" w:cs="Times New Roman"/>
          <w:iCs/>
          <w:sz w:val="24"/>
          <w:szCs w:val="24"/>
        </w:rPr>
        <w:fldChar w:fldCharType="separate"/>
      </w:r>
      <w:r w:rsidR="003B4BE4" w:rsidRPr="003B4BE4">
        <w:rPr>
          <w:rFonts w:ascii="Times New Roman" w:hAnsi="Times New Roman" w:cs="Times New Roman"/>
          <w:sz w:val="24"/>
        </w:rPr>
        <w:t xml:space="preserve">(Strayer </w:t>
      </w:r>
      <w:r w:rsidR="003B4BE4" w:rsidRPr="003B4BE4">
        <w:rPr>
          <w:rFonts w:ascii="Times New Roman" w:hAnsi="Times New Roman" w:cs="Times New Roman"/>
          <w:i/>
          <w:iCs/>
          <w:sz w:val="24"/>
        </w:rPr>
        <w:t>et al.</w:t>
      </w:r>
      <w:r w:rsidR="003B4BE4" w:rsidRPr="003B4BE4">
        <w:rPr>
          <w:rFonts w:ascii="Times New Roman" w:hAnsi="Times New Roman" w:cs="Times New Roman"/>
          <w:sz w:val="24"/>
        </w:rPr>
        <w:t xml:space="preserve"> 2017)</w:t>
      </w:r>
      <w:r w:rsidR="003B4BE4">
        <w:rPr>
          <w:rFonts w:ascii="Times New Roman" w:eastAsia="Times New Roman" w:hAnsi="Times New Roman" w:cs="Times New Roman"/>
          <w:iCs/>
          <w:sz w:val="24"/>
          <w:szCs w:val="24"/>
        </w:rPr>
        <w:fldChar w:fldCharType="end"/>
      </w:r>
      <w:r w:rsidR="003C4D46">
        <w:rPr>
          <w:rFonts w:ascii="Times New Roman" w:eastAsia="Times New Roman" w:hAnsi="Times New Roman" w:cs="Times New Roman"/>
          <w:iCs/>
          <w:sz w:val="24"/>
          <w:szCs w:val="24"/>
        </w:rPr>
        <w:t>. Similarly, we found</w:t>
      </w:r>
      <w:r w:rsidR="00481730">
        <w:rPr>
          <w:rFonts w:ascii="Times New Roman" w:eastAsia="Times New Roman" w:hAnsi="Times New Roman" w:cs="Times New Roman"/>
          <w:iCs/>
          <w:sz w:val="24"/>
          <w:szCs w:val="24"/>
        </w:rPr>
        <w:t xml:space="preserve"> most studies provided evidence that we classified as poor or weak</w:t>
      </w:r>
      <w:r w:rsidR="00D04D16">
        <w:rPr>
          <w:rFonts w:ascii="Times New Roman" w:eastAsia="Times New Roman" w:hAnsi="Times New Roman" w:cs="Times New Roman"/>
          <w:iCs/>
          <w:sz w:val="24"/>
          <w:szCs w:val="24"/>
        </w:rPr>
        <w:t>. The mechanisms of r</w:t>
      </w:r>
      <w:r w:rsidR="008E6503">
        <w:rPr>
          <w:rFonts w:ascii="Times New Roman" w:eastAsia="Times New Roman" w:hAnsi="Times New Roman" w:cs="Times New Roman"/>
          <w:iCs/>
          <w:sz w:val="24"/>
          <w:szCs w:val="24"/>
        </w:rPr>
        <w:t>esource depletio</w:t>
      </w:r>
      <w:r w:rsidR="00D04D16">
        <w:rPr>
          <w:rFonts w:ascii="Times New Roman" w:eastAsia="Times New Roman" w:hAnsi="Times New Roman" w:cs="Times New Roman"/>
          <w:iCs/>
          <w:sz w:val="24"/>
          <w:szCs w:val="24"/>
        </w:rPr>
        <w:t xml:space="preserve">n, enemy release followed by enemy accumulation, and the invasive species unfavorably alters the ecosystem for future generations each had at least one study that had intermediate or strong evidence. </w:t>
      </w:r>
    </w:p>
    <w:p w14:paraId="4EC4B725" w14:textId="77777777" w:rsidR="00E72E8B" w:rsidRDefault="00AD1AC2" w:rsidP="00AD1AC2">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Another important aspect to consider </w:t>
      </w:r>
      <w:r w:rsidR="00582361">
        <w:rPr>
          <w:rFonts w:ascii="Times New Roman" w:eastAsia="Times New Roman" w:hAnsi="Times New Roman" w:cs="Times New Roman"/>
          <w:sz w:val="24"/>
          <w:szCs w:val="24"/>
        </w:rPr>
        <w:t>in</w:t>
      </w:r>
      <w:r w:rsidRPr="00605F58">
        <w:rPr>
          <w:rFonts w:ascii="Times New Roman" w:eastAsia="Times New Roman" w:hAnsi="Times New Roman" w:cs="Times New Roman"/>
          <w:sz w:val="24"/>
          <w:szCs w:val="24"/>
        </w:rPr>
        <w:t xml:space="preserve"> boom-bust</w:t>
      </w:r>
      <w:r w:rsidR="00DD34E0">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is the potential for occurrences of repeated boom-busts.   Irruptive population dynamics were first identified in arid small mammal populations where populations can persist at low abundance</w:t>
      </w:r>
      <w:r w:rsidR="00D77284">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for many years </w:t>
      </w:r>
      <w:r w:rsidR="00A07D54">
        <w:rPr>
          <w:rFonts w:ascii="Times New Roman" w:eastAsia="Times New Roman" w:hAnsi="Times New Roman" w:cs="Times New Roman"/>
          <w:sz w:val="24"/>
          <w:szCs w:val="24"/>
        </w:rPr>
        <w:fldChar w:fldCharType="begin"/>
      </w:r>
      <w:r w:rsidR="00A07D54">
        <w:rPr>
          <w:rFonts w:ascii="Times New Roman" w:eastAsia="Times New Roman" w:hAnsi="Times New Roman" w:cs="Times New Roman"/>
          <w:sz w:val="24"/>
          <w:szCs w:val="24"/>
        </w:rPr>
        <w:instrText xml:space="preserve"> ADDIN ZOTERO_ITEM CSL_CITATION {"citationID":"c7TCWXNB","properties":{"formattedCitation":"(Andreassen {\\i{}et al.} 2021; Pavey {\\i{}et al.} 2017)","plainCitation":"(Andreassen et al. 2021; Pavey et al. 2017)","noteIndex":0},"citationItems":[{"id":94,"uris":["http://zotero.org/users/9972654/items/PIV2PA9R"],"itemData":{"id":94,"type":"article-journal","abstract":"Most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Broecke","given":"Bram"},{"family":"Ylönen","given":"Hannu"}],"issued":{"date-parts":[["2021",3]]}}},{"id":71,"uris":["http://zotero.org/users/9972654/items/8N8G3A3V"],"itemData":{"id":71,"type":"article-journal","abstract":"Irruptive population dynamics are characteristic of a wide range of fauna in the world’s arid (dryland) regions. Recent evidence indicates that regional persistence of irruptive species, particularly small mammals, during the extensive dry periods of unpredictable length that occur between resource pulses in drylands occurs as a result of the presence of refuge habitats or refuge patches into which populations contract during dry (bust) periods. These small dry-period populations act as a source of animals when recolonisation of the surrounding habitat occurs during and after subsequent resource pulses (booms). The refuges used by irruptive dryland fauna differ in temporal and spatial scale from the refugia to which species contract in response to changing climate. Refuges of dryland fauna operate over timescales of months and years, whereas refugia operate on timescales of millennia over which evolutionary divergence may occur. Protection and management of refuge patches and refuge habitats should be a priority for the conservation of dryland-dwelling fauna. This urgency is driven by recognition that disturbance to refuges can lead to the extinction of local populations and, if disturbance is widespread, entire species. Despite the apparent signiﬁcance of dryland refuges for conservation management, these sites remain poorly understood ecologically. Here, we synthesise available information on the refuges of dryland-dwelling fauna, using Australian mammals as a case study to provide focus, and document a research agenda for increasing this knowledge base. We develop a typology of refuges that recognises two main types of refuge: ﬁxed and shifting. We outline a suite of models of ﬁxed refuges on the basis of stability in occupancy between and within successive bust phases of population cycles. To illustrate the breadth of refuge types we provide case studies of refuge use in three species of dryland mammal: plains mouse (Pseudomys australis), central rock-rat (Zyzomys pedunculatus), and spinifex hopping-mouse (Notomys alexis). We suggest that future research should focus on understanding the species-speciﬁc nature of refuge use and the spatial ecology of refuges with a focus on connectivity and potential metapopulation dynamics. Assessing refuge quality and understanding the threats to high-quality refuge patches and habitat should also be a priority. To facilitate this understanding we develop a three-step methodology for determining species-speciﬁc refuge location and habitat attributes. This review is necessarily focussed on dryland mammals in continental Australia where most refuge-based research has been undertaken. The applicability of the refuge concept and the importance of refuges for dryland fauna conservation elsewhere in the world should be investigated. We predict that refuge-using mammals will be widespread particularly among dryland areas with unpredictable rainfall patterns.","container-title":"Biological Reviews","DOI":"10.1111/brv.12247","ISSN":"14647931","issue":"2","journalAbbreviation":"Biol Rev","language":"en","page":"647-664","source":"DOI.org (Crossref)","title":"The role of refuges in the persistence of Australian dryland mammals: Mammal refuges in drylands","title-short":"The role of refuges in the persistence of Australian dryland mammals","volume":"92","author":[{"family":"Pavey","given":"Chris R."},{"family":"Addison","given":"Jane"},{"family":"Brandle","given":"Rob"},{"family":"Dickman","given":"Chris R."},{"family":"McDonald","given":"Peter J."},{"family":"Moseby","given":"Katherine E."},{"family":"Young","given":"Lauren I."}],"issued":{"date-parts":[["2017",5]]}}}],"schema":"https://github.com/citation-style-language/schema/raw/master/csl-citation.json"} </w:instrText>
      </w:r>
      <w:r w:rsidR="00A07D54">
        <w:rPr>
          <w:rFonts w:ascii="Times New Roman" w:eastAsia="Times New Roman" w:hAnsi="Times New Roman" w:cs="Times New Roman"/>
          <w:sz w:val="24"/>
          <w:szCs w:val="24"/>
        </w:rPr>
        <w:fldChar w:fldCharType="separate"/>
      </w:r>
      <w:r w:rsidR="00A07D54" w:rsidRPr="00A07D54">
        <w:rPr>
          <w:rFonts w:ascii="Times New Roman" w:hAnsi="Times New Roman" w:cs="Times New Roman"/>
          <w:sz w:val="24"/>
        </w:rPr>
        <w:t xml:space="preserve">(Andreassen </w:t>
      </w:r>
      <w:r w:rsidR="00A07D54" w:rsidRPr="00A07D54">
        <w:rPr>
          <w:rFonts w:ascii="Times New Roman" w:hAnsi="Times New Roman" w:cs="Times New Roman"/>
          <w:i/>
          <w:iCs/>
          <w:sz w:val="24"/>
        </w:rPr>
        <w:t>et al.</w:t>
      </w:r>
      <w:r w:rsidR="00A07D54" w:rsidRPr="00A07D54">
        <w:rPr>
          <w:rFonts w:ascii="Times New Roman" w:hAnsi="Times New Roman" w:cs="Times New Roman"/>
          <w:sz w:val="24"/>
        </w:rPr>
        <w:t xml:space="preserve"> 2021; Pavey </w:t>
      </w:r>
      <w:r w:rsidR="00A07D54" w:rsidRPr="00A07D54">
        <w:rPr>
          <w:rFonts w:ascii="Times New Roman" w:hAnsi="Times New Roman" w:cs="Times New Roman"/>
          <w:i/>
          <w:iCs/>
          <w:sz w:val="24"/>
        </w:rPr>
        <w:t>et al.</w:t>
      </w:r>
      <w:r w:rsidR="00A07D54" w:rsidRPr="00A07D54">
        <w:rPr>
          <w:rFonts w:ascii="Times New Roman" w:hAnsi="Times New Roman" w:cs="Times New Roman"/>
          <w:sz w:val="24"/>
        </w:rPr>
        <w:t xml:space="preserve"> 2017)</w:t>
      </w:r>
      <w:r w:rsidR="00A07D5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Then, in response to stochastic events of high abnormal rainfall, these small mammal populations irrupt to states of high abundances </w:t>
      </w:r>
      <w:r w:rsidR="00A07D54">
        <w:rPr>
          <w:rFonts w:ascii="Times New Roman" w:eastAsia="Times New Roman" w:hAnsi="Times New Roman" w:cs="Times New Roman"/>
          <w:sz w:val="24"/>
          <w:szCs w:val="24"/>
        </w:rPr>
        <w:fldChar w:fldCharType="begin"/>
      </w:r>
      <w:r w:rsidR="00A07D54">
        <w:rPr>
          <w:rFonts w:ascii="Times New Roman" w:eastAsia="Times New Roman" w:hAnsi="Times New Roman" w:cs="Times New Roman"/>
          <w:sz w:val="24"/>
          <w:szCs w:val="24"/>
        </w:rPr>
        <w:instrText xml:space="preserve"> ADDIN ZOTERO_ITEM CSL_CITATION {"citationID":"myuweNwM","properties":{"formattedCitation":"(Letnic &amp; Dickman 2006)","plainCitation":"(Letnic &amp; Dickman 2006)","noteIndex":0},"citationItems":[{"id":220,"uris":["http://zotero.org/users/9972654/items/YSIE7HJG"],"itemData":{"id":220,"type":"article-journal","abstract":"We collated an environmental history for a 8580 km2 study area in the Simpson Desert, Australia. Quantitative and qualitative data on climate, land-use, ﬁre history and ecosystem dynamics were used to construct a chronology of processes threatening terrestrial mammal species. Over the last 150 years there has been the transition in land tenure from a hunter–gatherer economy to pastoralism, the loss of 11 mammal species, the cessation of small scale burning by Aboriginal people and the introduction of the fox and cat. Annual rainfall was highly variable and was inﬂuenced by the phase of the El Nin˜ o Southern Oscillation (ENSO). Irruptions of rodents, marked increases in the populations of native and introduced predators and extensive wildﬁres were associated with the La Nin˜ a phase of ENSO and occurred when rain-year (July–June) rainfall approached or exceeded the 90th percentile of the historical rainfall distribution. Large rainfall events in arid Australia have been viewed traditionally as the ‘boom’ times that beneﬁt wildlife and pastoral production. However, because of hyper-predation and the risk of wildﬁre, we show that the years including and immediately following ﬂooding rains should be identiﬁed as critical, or ‘bust’ periods for wildlife and conservation management. ENSO related climatic forecasts appear to be useful cues which can be incorporated into ﬁre and predator management strategies in arid Australia. Studies such as this, which utilise a broad range of data types across extensive areas, can identify the timing and potential of threatening process not possible using contemporary studies alone.","container-title":"Biodiversity &amp; Conservation","DOI":"10.1007/s10531-005-0601-2","ISSN":"0960-3115, 1572-9710","issue":"12","journalAbbreviation":"Biodivers Conserv","language":"en","page":"3847-3880","source":"DOI.org (Crossref)","title":"Boom means bust: interactions between the El Niño/Southern Oscillation (ENSO), rainfall and the processes threatening mammal species in arid Australia","title-short":"Boom means bust","volume":"15","author":[{"family":"Letnic","given":"Mike"},{"family":"Dickman","given":"Christopher R."}],"issued":{"date-parts":[["2006",11]]}}}],"schema":"https://github.com/citation-style-language/schema/raw/master/csl-citation.json"} </w:instrText>
      </w:r>
      <w:r w:rsidR="00A07D54">
        <w:rPr>
          <w:rFonts w:ascii="Times New Roman" w:eastAsia="Times New Roman" w:hAnsi="Times New Roman" w:cs="Times New Roman"/>
          <w:sz w:val="24"/>
          <w:szCs w:val="24"/>
        </w:rPr>
        <w:fldChar w:fldCharType="separate"/>
      </w:r>
      <w:r w:rsidR="00A07D54" w:rsidRPr="00A07D54">
        <w:rPr>
          <w:rFonts w:ascii="Times New Roman" w:hAnsi="Times New Roman" w:cs="Times New Roman"/>
          <w:sz w:val="24"/>
        </w:rPr>
        <w:t>(Letnic &amp; Dickman 2006)</w:t>
      </w:r>
      <w:r w:rsidR="00A07D5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r w:rsidR="00920148">
        <w:rPr>
          <w:rFonts w:ascii="Times New Roman" w:eastAsia="Times New Roman" w:hAnsi="Times New Roman" w:cs="Times New Roman"/>
          <w:sz w:val="24"/>
          <w:szCs w:val="24"/>
        </w:rPr>
        <w:t xml:space="preserve"> </w:t>
      </w:r>
      <w:proofErr w:type="gramStart"/>
      <w:r w:rsidR="00D77284">
        <w:rPr>
          <w:rFonts w:ascii="Times New Roman" w:eastAsia="Times New Roman" w:hAnsi="Times New Roman" w:cs="Times New Roman"/>
          <w:sz w:val="24"/>
          <w:szCs w:val="24"/>
        </w:rPr>
        <w:t>Similar to</w:t>
      </w:r>
      <w:proofErr w:type="gramEnd"/>
      <w:r w:rsidR="00D77284">
        <w:rPr>
          <w:rFonts w:ascii="Times New Roman" w:eastAsia="Times New Roman" w:hAnsi="Times New Roman" w:cs="Times New Roman"/>
          <w:sz w:val="24"/>
          <w:szCs w:val="24"/>
        </w:rPr>
        <w:t xml:space="preserve"> this mechanism, if the thermal condition (or other environmental driver) in an introduced environment is at or near the species threshold of tolerance, then inter annual variation in thermal conditions could produce irruptive dynamics. In </w:t>
      </w:r>
      <w:r w:rsidRPr="00605F58">
        <w:rPr>
          <w:rFonts w:ascii="Times New Roman" w:eastAsia="Times New Roman" w:hAnsi="Times New Roman" w:cs="Times New Roman"/>
          <w:sz w:val="24"/>
          <w:szCs w:val="24"/>
        </w:rPr>
        <w:t xml:space="preserve">reference to persistence (or sustained) low abundances and the rapid growth and declines exhibited in these dynamics </w:t>
      </w:r>
      <w:r w:rsidR="00D84664">
        <w:rPr>
          <w:rFonts w:ascii="Times New Roman" w:eastAsia="Times New Roman" w:hAnsi="Times New Roman" w:cs="Times New Roman"/>
          <w:sz w:val="24"/>
          <w:szCs w:val="24"/>
        </w:rPr>
        <w:fldChar w:fldCharType="begin"/>
      </w:r>
      <w:r w:rsidR="00D84664">
        <w:rPr>
          <w:rFonts w:ascii="Times New Roman" w:eastAsia="Times New Roman" w:hAnsi="Times New Roman" w:cs="Times New Roman"/>
          <w:sz w:val="24"/>
          <w:szCs w:val="24"/>
        </w:rPr>
        <w:instrText xml:space="preserve"> ADDIN ZOTERO_ITEM CSL_CITATION {"citationID":"mOI3mlTb","properties":{"formattedCitation":"(Andreassen {\\i{}et al.} 2021)","plainCitation":"(Andreassen et al. 2021)","noteIndex":0},"citationItems":[{"id":94,"uris":["http://zotero.org/users/9972654/items/PIV2PA9R"],"itemData":{"id":94,"type":"article-journal","abstract":"Most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Broecke","given":"Bram"},{"family":"Ylönen","given":"Hannu"}],"issued":{"date-parts":[["2021",3]]}}}],"schema":"https://github.com/citation-style-language/schema/raw/master/csl-citation.json"} </w:instrText>
      </w:r>
      <w:r w:rsidR="00D84664">
        <w:rPr>
          <w:rFonts w:ascii="Times New Roman" w:eastAsia="Times New Roman" w:hAnsi="Times New Roman" w:cs="Times New Roman"/>
          <w:sz w:val="24"/>
          <w:szCs w:val="24"/>
        </w:rPr>
        <w:fldChar w:fldCharType="separate"/>
      </w:r>
      <w:r w:rsidR="00D84664" w:rsidRPr="00D84664">
        <w:rPr>
          <w:rFonts w:ascii="Times New Roman" w:hAnsi="Times New Roman" w:cs="Times New Roman"/>
          <w:sz w:val="24"/>
        </w:rPr>
        <w:t xml:space="preserve">(Andreassen </w:t>
      </w:r>
      <w:r w:rsidR="00D84664" w:rsidRPr="00D84664">
        <w:rPr>
          <w:rFonts w:ascii="Times New Roman" w:hAnsi="Times New Roman" w:cs="Times New Roman"/>
          <w:i/>
          <w:iCs/>
          <w:sz w:val="24"/>
        </w:rPr>
        <w:t>et al.</w:t>
      </w:r>
      <w:r w:rsidR="00D84664" w:rsidRPr="00D84664">
        <w:rPr>
          <w:rFonts w:ascii="Times New Roman" w:hAnsi="Times New Roman" w:cs="Times New Roman"/>
          <w:sz w:val="24"/>
        </w:rPr>
        <w:t xml:space="preserve"> 2021)</w:t>
      </w:r>
      <w:r w:rsidR="00D8466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which are </w:t>
      </w:r>
      <w:r w:rsidR="0043438E">
        <w:rPr>
          <w:rFonts w:ascii="Times New Roman" w:eastAsia="Times New Roman" w:hAnsi="Times New Roman" w:cs="Times New Roman"/>
          <w:sz w:val="24"/>
          <w:szCs w:val="24"/>
        </w:rPr>
        <w:t>incorporated</w:t>
      </w:r>
      <w:r w:rsidR="00D84664">
        <w:rPr>
          <w:rFonts w:ascii="Times New Roman" w:eastAsia="Times New Roman" w:hAnsi="Times New Roman" w:cs="Times New Roman"/>
          <w:sz w:val="24"/>
          <w:szCs w:val="24"/>
        </w:rPr>
        <w:t xml:space="preserve"> in our definition</w:t>
      </w:r>
      <w:r w:rsidRPr="00605F58">
        <w:rPr>
          <w:rFonts w:ascii="Times New Roman" w:eastAsia="Times New Roman" w:hAnsi="Times New Roman" w:cs="Times New Roman"/>
          <w:sz w:val="24"/>
          <w:szCs w:val="24"/>
        </w:rPr>
        <w:t xml:space="preserve">, </w:t>
      </w:r>
      <w:r w:rsidR="00D84664">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choose to use “irruptive population dynamics” as the term to describe repeated boom-bust</w:t>
      </w:r>
      <w:r w:rsidR="002C7BAF">
        <w:rPr>
          <w:rFonts w:ascii="Times New Roman" w:eastAsia="Times New Roman" w:hAnsi="Times New Roman" w:cs="Times New Roman"/>
          <w:sz w:val="24"/>
          <w:szCs w:val="24"/>
        </w:rPr>
        <w:t xml:space="preserve">s </w:t>
      </w:r>
      <w:r w:rsidRPr="00605F58">
        <w:rPr>
          <w:rFonts w:ascii="Times New Roman" w:eastAsia="Times New Roman" w:hAnsi="Times New Roman" w:cs="Times New Roman"/>
          <w:sz w:val="24"/>
          <w:szCs w:val="24"/>
        </w:rPr>
        <w:t xml:space="preserve">in invasions. </w:t>
      </w:r>
      <w:r w:rsidR="00B63501">
        <w:rPr>
          <w:rFonts w:ascii="Times New Roman" w:eastAsia="Times New Roman" w:hAnsi="Times New Roman" w:cs="Times New Roman"/>
          <w:sz w:val="24"/>
          <w:szCs w:val="24"/>
        </w:rPr>
        <w:t xml:space="preserve">While our </w:t>
      </w:r>
      <w:r w:rsidR="0084789F">
        <w:rPr>
          <w:rFonts w:ascii="Times New Roman" w:eastAsia="Times New Roman" w:hAnsi="Times New Roman" w:cs="Times New Roman"/>
          <w:sz w:val="24"/>
          <w:szCs w:val="24"/>
        </w:rPr>
        <w:t xml:space="preserve">analysis was targeted towards finding a single boom-bust, we did find several examples where population </w:t>
      </w:r>
      <w:r w:rsidR="0084789F">
        <w:rPr>
          <w:rFonts w:ascii="Times New Roman" w:eastAsia="Times New Roman" w:hAnsi="Times New Roman" w:cs="Times New Roman"/>
          <w:sz w:val="24"/>
          <w:szCs w:val="24"/>
        </w:rPr>
        <w:lastRenderedPageBreak/>
        <w:t xml:space="preserve">increased again after a bust. </w:t>
      </w:r>
      <w:r w:rsidRPr="00605F58">
        <w:rPr>
          <w:rFonts w:ascii="Times New Roman" w:eastAsia="Times New Roman" w:hAnsi="Times New Roman" w:cs="Times New Roman"/>
          <w:sz w:val="24"/>
          <w:szCs w:val="24"/>
        </w:rPr>
        <w:t>Furthermore, non-native common house mice (</w:t>
      </w:r>
      <w:r w:rsidRPr="00605F58">
        <w:rPr>
          <w:rFonts w:ascii="Times New Roman" w:eastAsia="Times New Roman" w:hAnsi="Times New Roman" w:cs="Times New Roman"/>
          <w:i/>
          <w:sz w:val="24"/>
          <w:szCs w:val="24"/>
        </w:rPr>
        <w:t>Mus musculus</w:t>
      </w:r>
      <w:r w:rsidRPr="00605F58">
        <w:rPr>
          <w:rFonts w:ascii="Times New Roman" w:eastAsia="Times New Roman" w:hAnsi="Times New Roman" w:cs="Times New Roman"/>
          <w:sz w:val="24"/>
          <w:szCs w:val="24"/>
        </w:rPr>
        <w:t xml:space="preserve">) have also been documented to exhibit irruptive population dynamics in these same regions </w:t>
      </w:r>
      <w:r w:rsidR="006B1939">
        <w:rPr>
          <w:rFonts w:ascii="Times New Roman" w:eastAsia="Times New Roman" w:hAnsi="Times New Roman" w:cs="Times New Roman"/>
          <w:sz w:val="24"/>
          <w:szCs w:val="24"/>
        </w:rPr>
        <w:fldChar w:fldCharType="begin"/>
      </w:r>
      <w:r w:rsidR="006B1939">
        <w:rPr>
          <w:rFonts w:ascii="Times New Roman" w:eastAsia="Times New Roman" w:hAnsi="Times New Roman" w:cs="Times New Roman"/>
          <w:sz w:val="24"/>
          <w:szCs w:val="24"/>
        </w:rPr>
        <w:instrText xml:space="preserve"> ADDIN ZOTERO_ITEM CSL_CITATION {"citationID":"t0Oscmka","properties":{"formattedCitation":"(Bennison {\\i{}et al.} 2018; Breed {\\i{}et al.} 2017)","plainCitation":"(Bennison et al. 2018; Breed et al. 2017)","noteIndex":0},"citationItems":[{"id":254,"uris":["http://zotero.org/users/9972654/items/7JGL37RI"],"itemData":{"id":254,"type":"article-journal","container-title":"Journal of Mammalogy","DOI":"10.1093/jmammal/gyy105","ISSN":"0022-2372, 1545-1542","issue":"5","language":"en","page":"1137-1148","source":"DOI.org (Crossref)","title":"Synchronous boom–bust cycles in central Australian rodents and marsupials in response to rainfall and fire","volume":"99","author":[{"family":"Bennison","given":"Kerrie"},{"family":"Godfree","given":"Robert"},{"family":"Dickman","given":"Christopher R"}],"issued":{"date-parts":[["2018",10,10]]}}},{"id":250,"uris":["http://zotero.org/users/9972654/items/BVYSAGYS"],"itemData":{"id":250,"type":"article-journal","abstract":"Context. Boom and bust population cycles are characteristic of many arid-zone rodents, but it is unknown to what extent these dynamics might be inﬂuenced by the presence of invasive rodents, such as the house mouse (Mus musculus) in Australia.","container-title":"Wildlife Research","DOI":"10.1071/WR16152","ISSN":"1035-3712","issue":"1","journalAbbreviation":"Wildl. Res.","language":"en","page":"22","source":"DOI.org (Crossref)","title":"Changes in abundance and reproductive activity of small arid-zone murid rodents on an active cattle station in central Australia","volume":"44","author":[{"family":"Breed","given":"W. G."},{"family":"Leigh","given":"C. M."},{"family":"Breed","given":"M. F."}],"issued":{"date-parts":[["2017"]]}}}],"schema":"https://github.com/citation-style-language/schema/raw/master/csl-citation.json"} </w:instrText>
      </w:r>
      <w:r w:rsidR="006B1939">
        <w:rPr>
          <w:rFonts w:ascii="Times New Roman" w:eastAsia="Times New Roman" w:hAnsi="Times New Roman" w:cs="Times New Roman"/>
          <w:sz w:val="24"/>
          <w:szCs w:val="24"/>
        </w:rPr>
        <w:fldChar w:fldCharType="separate"/>
      </w:r>
      <w:r w:rsidR="006B1939" w:rsidRPr="006B1939">
        <w:rPr>
          <w:rFonts w:ascii="Times New Roman" w:hAnsi="Times New Roman" w:cs="Times New Roman"/>
          <w:sz w:val="24"/>
        </w:rPr>
        <w:t xml:space="preserve">(Bennison </w:t>
      </w:r>
      <w:r w:rsidR="006B1939" w:rsidRPr="006B1939">
        <w:rPr>
          <w:rFonts w:ascii="Times New Roman" w:hAnsi="Times New Roman" w:cs="Times New Roman"/>
          <w:i/>
          <w:iCs/>
          <w:sz w:val="24"/>
        </w:rPr>
        <w:t>et al.</w:t>
      </w:r>
      <w:r w:rsidR="006B1939" w:rsidRPr="006B1939">
        <w:rPr>
          <w:rFonts w:ascii="Times New Roman" w:hAnsi="Times New Roman" w:cs="Times New Roman"/>
          <w:sz w:val="24"/>
        </w:rPr>
        <w:t xml:space="preserve"> 2018; Breed </w:t>
      </w:r>
      <w:r w:rsidR="006B1939" w:rsidRPr="006B1939">
        <w:rPr>
          <w:rFonts w:ascii="Times New Roman" w:hAnsi="Times New Roman" w:cs="Times New Roman"/>
          <w:i/>
          <w:iCs/>
          <w:sz w:val="24"/>
        </w:rPr>
        <w:t>et al.</w:t>
      </w:r>
      <w:r w:rsidR="006B1939" w:rsidRPr="006B1939">
        <w:rPr>
          <w:rFonts w:ascii="Times New Roman" w:hAnsi="Times New Roman" w:cs="Times New Roman"/>
          <w:sz w:val="24"/>
        </w:rPr>
        <w:t xml:space="preserve"> 2017)</w:t>
      </w:r>
      <w:r w:rsidR="006B1939">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r w:rsidR="00B63501">
        <w:rPr>
          <w:rFonts w:ascii="Times New Roman" w:eastAsia="Times New Roman" w:hAnsi="Times New Roman" w:cs="Times New Roman"/>
          <w:sz w:val="24"/>
          <w:szCs w:val="24"/>
        </w:rPr>
        <w:t xml:space="preserve"> </w:t>
      </w:r>
    </w:p>
    <w:p w14:paraId="0047891B" w14:textId="57DD5D0C" w:rsidR="00AD1AC2" w:rsidRPr="00605F58" w:rsidRDefault="00AD1AC2" w:rsidP="00E72E8B">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In contrast to irruptive population dynamics, </w:t>
      </w:r>
      <w:r w:rsidR="006B1939">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do not classify cyclic population dynamics in invasive species as repeated boom-bust. Cyclic population dynamics undergo regular fluctuations of population size</w:t>
      </w:r>
      <w:r w:rsidR="000F0B5E">
        <w:rPr>
          <w:rFonts w:ascii="Times New Roman" w:eastAsia="Times New Roman" w:hAnsi="Times New Roman" w:cs="Times New Roman"/>
          <w:sz w:val="24"/>
          <w:szCs w:val="24"/>
        </w:rPr>
        <w:t xml:space="preserve"> </w:t>
      </w:r>
      <w:r w:rsidR="000F0B5E">
        <w:rPr>
          <w:rFonts w:ascii="Times New Roman" w:eastAsia="Times New Roman" w:hAnsi="Times New Roman" w:cs="Times New Roman"/>
          <w:sz w:val="24"/>
          <w:szCs w:val="24"/>
        </w:rPr>
        <w:fldChar w:fldCharType="begin"/>
      </w:r>
      <w:r w:rsidR="000F0B5E">
        <w:rPr>
          <w:rFonts w:ascii="Times New Roman" w:eastAsia="Times New Roman" w:hAnsi="Times New Roman" w:cs="Times New Roman"/>
          <w:sz w:val="24"/>
          <w:szCs w:val="24"/>
        </w:rPr>
        <w:instrText xml:space="preserve"> ADDIN ZOTERO_ITEM CSL_CITATION {"citationID":"jvKv91x6","properties":{"formattedCitation":"(Myers 2018)","plainCitation":"(Myers 2018)","noteIndex":0},"citationItems":[{"id":87,"uris":["http://zotero.org/users/9972654/items/UCSMJSVS"],"itemData":{"id":87,"type":"article-journal","abstract":"Population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instrText>
      </w:r>
      <w:r w:rsidR="000F0B5E">
        <w:rPr>
          <w:rFonts w:ascii="Times New Roman" w:eastAsia="Times New Roman" w:hAnsi="Times New Roman" w:cs="Times New Roman"/>
          <w:sz w:val="24"/>
          <w:szCs w:val="24"/>
        </w:rPr>
        <w:fldChar w:fldCharType="separate"/>
      </w:r>
      <w:r w:rsidR="000F0B5E" w:rsidRPr="000F0B5E">
        <w:rPr>
          <w:rFonts w:ascii="Times New Roman" w:hAnsi="Times New Roman" w:cs="Times New Roman"/>
          <w:sz w:val="24"/>
        </w:rPr>
        <w:t>(Myers 2018)</w:t>
      </w:r>
      <w:r w:rsidR="000F0B5E">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Although the rate of population </w:t>
      </w:r>
      <w:r w:rsidR="006814E5">
        <w:rPr>
          <w:rFonts w:ascii="Times New Roman" w:eastAsia="Times New Roman" w:hAnsi="Times New Roman" w:cs="Times New Roman"/>
          <w:sz w:val="24"/>
          <w:szCs w:val="24"/>
        </w:rPr>
        <w:t>change</w:t>
      </w:r>
      <w:r w:rsidRPr="00605F58">
        <w:rPr>
          <w:rFonts w:ascii="Times New Roman" w:eastAsia="Times New Roman" w:hAnsi="Times New Roman" w:cs="Times New Roman"/>
          <w:sz w:val="24"/>
          <w:szCs w:val="24"/>
        </w:rPr>
        <w:t xml:space="preserve"> during the fluctuations in abundance might meet the criteria for boom-bust</w:t>
      </w:r>
      <w:r w:rsidR="002C7BAF">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declines during fluctuations rarely are sustained.  Fluctuations akin to cyclic dynamics have been reported in non-native populations during invasions</w:t>
      </w:r>
      <w:r w:rsidR="000F0B5E">
        <w:rPr>
          <w:rFonts w:ascii="Times New Roman" w:eastAsia="Times New Roman" w:hAnsi="Times New Roman" w:cs="Times New Roman"/>
          <w:sz w:val="24"/>
          <w:szCs w:val="24"/>
        </w:rPr>
        <w:t xml:space="preserve"> </w:t>
      </w:r>
      <w:r w:rsidR="000F0B5E">
        <w:rPr>
          <w:rFonts w:ascii="Times New Roman" w:eastAsia="Times New Roman" w:hAnsi="Times New Roman" w:cs="Times New Roman"/>
          <w:sz w:val="24"/>
          <w:szCs w:val="24"/>
        </w:rPr>
        <w:fldChar w:fldCharType="begin"/>
      </w:r>
      <w:r w:rsidR="000F0B5E">
        <w:rPr>
          <w:rFonts w:ascii="Times New Roman" w:eastAsia="Times New Roman" w:hAnsi="Times New Roman" w:cs="Times New Roman"/>
          <w:sz w:val="24"/>
          <w:szCs w:val="24"/>
        </w:rPr>
        <w:instrText xml:space="preserve"> ADDIN ZOTERO_ITEM CSL_CITATION {"citationID":"J4QJtsxh","properties":{"formattedCitation":"(Dexter {\\i{}et al.} 2015; Kaeuffer {\\i{}et al.} 2009; Lester {\\i{}et al.} 2017; Moncayo-Estrada {\\i{}et al.} 2012; Strayer &amp; Malcom 2006)","plainCitation":"(Dexter et al. 2015; Kaeuffer et al. 2009; Lester et al. 2017; Moncayo-Estrada et al. 2012; Strayer &amp; Malcom 2006)","noteIndex":0},"citationItems":[{"id":64,"uris":["http://zotero.org/users/9972654/items/W2KK3AL2"],"itemData":{"id":64,"type":"article-journal","abstract":"Nonindigenous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id":225,"uris":["http://zotero.org/users/9972654/items/SVSZUPF2"],"itemData":{"id":225,"type":"article-journal","container-title":"Ecography","DOI":"10.1111/j.1600-0587.2009.05604.x","ISSN":"09067590, 16000587","journalAbbreviation":"Ecography","language":"en","source":"DOI.org (Crossref)","title":"Dynamics of an introduced population of mouflon &lt;i&gt;Ovis aries&lt;/i&gt; on the sub-Antarctic archipelago of Kerguelen","URL":"https://onlinelibrary.wiley.com/doi/10.1111/j.1600-0587.2009.05604.x","author":[{"family":"Kaeuffer","given":"Renaud"},{"family":"Bonenfant","given":"Christophe"},{"family":"Chapuis","given":"Jean-Louis"},{"family":"Devillard","given":"Sébastien"}],"accessed":{"date-parts":[["2022",11,23]]},"issued":{"date-parts":[["2009",10]]}}},{"id":221,"uris":["http://zotero.org/users/9972654/items/MKS4R586"],"itemData":{"id":221,"type":"article-journal","container-title":"Journal of Animal Ecology","DOI":"10.1111/1365-2656.12622","ISSN":"00218790","issue":"2","journalAbbreviation":"J Anim Ecol","language":"en","page":"337-347","source":"DOI.org (Crossref)","title":"The long-term population dynamics of common wasps in their native and invaded range","volume":"86","author":[{"family":"Lester","given":"Philip J."},{"family":"Haywood","given":"John"},{"family":"Archer","given":"Michael E."},{"family":"Shortall","given":"Chris R."}],"editor":[{"family":"Sanders","given":"Nate"}],"issued":{"date-parts":[["2017",3]]}}},{"id":218,"uris":["http://zotero.org/users/9972654/items/RQNVCFIM"],"itemData":{"id":218,"type":"article-journal","abstract":"Moncayo-Estrada R, Lyons J, Escalera-Gallardo C, and Lind OT. 2012. Long-term change in the biotic integrity of a shallow tropical lake: A decadal analysis of the Lake Chapala ﬁsh community. Lake Reserv Manage. 28:92–104.","container-title":"Lake and Reservoir Management","DOI":"10.1080/07438141.2012.661029","ISSN":"1040-2381, 2151-5530","issue":"1","journalAbbreviation":"Lake and Reservoir Management","language":"en","page":"92-104","source":"DOI.org (Crossref)","title":"Long-term change in the biotic integrity of a shallow tropical lake: A decadal analysis of the Lake Chapala fish community","title-short":"Long-term change in the biotic integrity of a shallow tropical lake","volume":"28","author":[{"family":"Moncayo-Estrada","given":"Rodrigo"},{"family":"Lyons","given":"John"},{"family":"Escalera-Gallardo","given":"Carlos"},{"family":"Lind","given":"Owen T."}],"issued":{"date-parts":[["2012",3]]}}},{"id":208,"uris":["http://zotero.org/users/9972654/items/36QJLQ6V"],"itemData":{"id":208,"type":"article-journal","container-title":"Freshwater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instrText>
      </w:r>
      <w:r w:rsidR="000F0B5E">
        <w:rPr>
          <w:rFonts w:ascii="Times New Roman" w:eastAsia="Times New Roman" w:hAnsi="Times New Roman" w:cs="Times New Roman"/>
          <w:sz w:val="24"/>
          <w:szCs w:val="24"/>
        </w:rPr>
        <w:fldChar w:fldCharType="separate"/>
      </w:r>
      <w:r w:rsidR="000F0B5E" w:rsidRPr="000F0B5E">
        <w:rPr>
          <w:rFonts w:ascii="Times New Roman" w:hAnsi="Times New Roman" w:cs="Times New Roman"/>
          <w:sz w:val="24"/>
        </w:rPr>
        <w:t xml:space="preserve">(Dexter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2015; Kaeuffer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2009; Lester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2017; Moncayo-Estrada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2012; Strayer &amp; Malcom 2006)</w:t>
      </w:r>
      <w:r w:rsidR="000F0B5E">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Although rare, it may be possible that boom-bust</w:t>
      </w:r>
      <w:r w:rsidR="002D6E1E">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repeat at regular intervals rather than stochastically like population </w:t>
      </w:r>
      <w:proofErr w:type="gramStart"/>
      <w:r w:rsidRPr="00605F58">
        <w:rPr>
          <w:rFonts w:ascii="Times New Roman" w:eastAsia="Times New Roman" w:hAnsi="Times New Roman" w:cs="Times New Roman"/>
          <w:sz w:val="24"/>
          <w:szCs w:val="24"/>
        </w:rPr>
        <w:t>irruptions</w:t>
      </w:r>
      <w:proofErr w:type="gramEnd"/>
      <w:r w:rsidRPr="00605F58">
        <w:rPr>
          <w:rFonts w:ascii="Times New Roman" w:eastAsia="Times New Roman" w:hAnsi="Times New Roman" w:cs="Times New Roman"/>
          <w:sz w:val="24"/>
          <w:szCs w:val="24"/>
        </w:rPr>
        <w:t xml:space="preserve">. In this case, </w:t>
      </w:r>
      <w:r w:rsidR="00AD5BA7">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would name these “cyclic irruptions” in reference to the sustained nature of the population declines between cycles. </w:t>
      </w:r>
    </w:p>
    <w:p w14:paraId="7279E9A9" w14:textId="77777777" w:rsidR="00FE56CF" w:rsidRPr="00E2609D" w:rsidRDefault="005064CC" w:rsidP="00605F58">
      <w:pPr>
        <w:spacing w:line="480" w:lineRule="auto"/>
        <w:rPr>
          <w:rFonts w:ascii="Times New Roman" w:eastAsia="Times New Roman" w:hAnsi="Times New Roman" w:cs="Times New Roman"/>
          <w:bCs/>
          <w:i/>
          <w:iCs/>
          <w:sz w:val="24"/>
          <w:szCs w:val="24"/>
        </w:rPr>
      </w:pPr>
      <w:r w:rsidRPr="00E2609D">
        <w:rPr>
          <w:rFonts w:ascii="Times New Roman" w:eastAsia="Times New Roman" w:hAnsi="Times New Roman" w:cs="Times New Roman"/>
          <w:bCs/>
          <w:i/>
          <w:iCs/>
          <w:sz w:val="24"/>
          <w:szCs w:val="24"/>
        </w:rPr>
        <w:t>Conclusions</w:t>
      </w:r>
    </w:p>
    <w:p w14:paraId="7279E9AA" w14:textId="298D1EAA" w:rsidR="00FE56CF" w:rsidRDefault="005064CC" w:rsidP="00605F58">
      <w:pPr>
        <w:spacing w:line="480" w:lineRule="auto"/>
        <w:rPr>
          <w:rFonts w:ascii="Times New Roman" w:eastAsia="Gungsuh" w:hAnsi="Times New Roman" w:cs="Times New Roman"/>
          <w:sz w:val="24"/>
          <w:szCs w:val="24"/>
        </w:rPr>
      </w:pPr>
      <w:r w:rsidRPr="00605F58">
        <w:rPr>
          <w:rFonts w:ascii="Times New Roman" w:eastAsia="Times New Roman" w:hAnsi="Times New Roman" w:cs="Times New Roman"/>
          <w:sz w:val="24"/>
          <w:szCs w:val="24"/>
        </w:rPr>
        <w:tab/>
        <w:t xml:space="preserve">Overall, </w:t>
      </w:r>
      <w:r w:rsidR="00572647">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quantitatively define boom-bust</w:t>
      </w:r>
      <w:r w:rsidR="000A1DE3">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in invasions as a sequence of three phases 1) lag/growth phase, 2) </w:t>
      </w:r>
      <w:r w:rsidR="00572647">
        <w:rPr>
          <w:rFonts w:ascii="Times New Roman" w:eastAsia="Times New Roman" w:hAnsi="Times New Roman" w:cs="Times New Roman"/>
          <w:sz w:val="24"/>
          <w:szCs w:val="24"/>
        </w:rPr>
        <w:t>high abundance</w:t>
      </w:r>
      <w:r w:rsidRPr="00605F58">
        <w:rPr>
          <w:rFonts w:ascii="Times New Roman" w:eastAsia="Times New Roman" w:hAnsi="Times New Roman" w:cs="Times New Roman"/>
          <w:sz w:val="24"/>
          <w:szCs w:val="24"/>
        </w:rPr>
        <w:t xml:space="preserve"> phase, and 3) </w:t>
      </w:r>
      <w:r w:rsidR="00572647">
        <w:rPr>
          <w:rFonts w:ascii="Times New Roman" w:eastAsia="Times New Roman" w:hAnsi="Times New Roman" w:cs="Times New Roman"/>
          <w:sz w:val="24"/>
          <w:szCs w:val="24"/>
        </w:rPr>
        <w:t>decline</w:t>
      </w:r>
      <w:r w:rsidRPr="00605F58">
        <w:rPr>
          <w:rFonts w:ascii="Times New Roman" w:eastAsia="Times New Roman" w:hAnsi="Times New Roman" w:cs="Times New Roman"/>
          <w:sz w:val="24"/>
          <w:szCs w:val="24"/>
        </w:rPr>
        <w:t xml:space="preserve"> phase (Fig</w:t>
      </w:r>
      <w:r w:rsidR="00572647">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1) where the transition between the growth and boom phase must be rapid (</w:t>
      </w:r>
      <w:r w:rsidR="007D653D" w:rsidRPr="007D653D">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w:t>
      </w:r>
      <w:r w:rsidR="007D653D">
        <w:rPr>
          <w:rFonts w:ascii="Times New Roman" w:eastAsia="Times New Roman" w:hAnsi="Times New Roman" w:cs="Times New Roman"/>
          <w:sz w:val="24"/>
          <w:szCs w:val="24"/>
        </w:rPr>
        <w:t>2</w:t>
      </w:r>
      <w:r w:rsidRPr="00605F58">
        <w:rPr>
          <w:rFonts w:ascii="Times New Roman" w:eastAsia="Times New Roman" w:hAnsi="Times New Roman" w:cs="Times New Roman"/>
          <w:sz w:val="24"/>
          <w:szCs w:val="24"/>
        </w:rPr>
        <w:t xml:space="preserve">), and the transition from the </w:t>
      </w:r>
      <w:r w:rsidR="00572647">
        <w:rPr>
          <w:rFonts w:ascii="Times New Roman" w:eastAsia="Times New Roman" w:hAnsi="Times New Roman" w:cs="Times New Roman"/>
          <w:sz w:val="24"/>
          <w:szCs w:val="24"/>
        </w:rPr>
        <w:t>high abundance</w:t>
      </w:r>
      <w:r w:rsidRPr="00605F58">
        <w:rPr>
          <w:rFonts w:ascii="Times New Roman" w:eastAsia="Times New Roman" w:hAnsi="Times New Roman" w:cs="Times New Roman"/>
          <w:sz w:val="24"/>
          <w:szCs w:val="24"/>
        </w:rPr>
        <w:t xml:space="preserve"> to the </w:t>
      </w:r>
      <w:r w:rsidR="00572647">
        <w:rPr>
          <w:rFonts w:ascii="Times New Roman" w:eastAsia="Times New Roman" w:hAnsi="Times New Roman" w:cs="Times New Roman"/>
          <w:sz w:val="24"/>
          <w:szCs w:val="24"/>
        </w:rPr>
        <w:t>decline</w:t>
      </w:r>
      <w:r w:rsidRPr="00605F58">
        <w:rPr>
          <w:rFonts w:ascii="Times New Roman" w:eastAsia="Times New Roman" w:hAnsi="Times New Roman" w:cs="Times New Roman"/>
          <w:sz w:val="24"/>
          <w:szCs w:val="24"/>
        </w:rPr>
        <w:t xml:space="preserve"> phase must be rapid (0 &lt; </w:t>
      </w:r>
      <w:r w:rsidR="007D653D" w:rsidRPr="007D653D">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0.</w:t>
      </w:r>
      <w:r w:rsidR="00572647">
        <w:rPr>
          <w:rFonts w:ascii="Times New Roman" w:eastAsia="Times New Roman" w:hAnsi="Times New Roman" w:cs="Times New Roman"/>
          <w:sz w:val="24"/>
          <w:szCs w:val="24"/>
        </w:rPr>
        <w:t>5</w:t>
      </w:r>
      <w:r w:rsidRPr="00605F58">
        <w:rPr>
          <w:rFonts w:ascii="Times New Roman" w:eastAsia="Gungsuh" w:hAnsi="Times New Roman" w:cs="Times New Roman"/>
          <w:sz w:val="24"/>
          <w:szCs w:val="24"/>
        </w:rPr>
        <w:t>), severe (≥ 90%), and sustained (≥3 years; Fig</w:t>
      </w:r>
      <w:r w:rsidR="00572647">
        <w:rPr>
          <w:rFonts w:ascii="Times New Roman" w:eastAsia="Gungsuh" w:hAnsi="Times New Roman" w:cs="Times New Roman"/>
          <w:sz w:val="24"/>
          <w:szCs w:val="24"/>
        </w:rPr>
        <w:t>.</w:t>
      </w:r>
      <w:r w:rsidRPr="00605F58">
        <w:rPr>
          <w:rFonts w:ascii="Times New Roman" w:eastAsia="Gungsuh" w:hAnsi="Times New Roman" w:cs="Times New Roman"/>
          <w:sz w:val="24"/>
          <w:szCs w:val="24"/>
        </w:rPr>
        <w:t xml:space="preserve"> 1).</w:t>
      </w:r>
      <w:r w:rsidR="006E079A">
        <w:rPr>
          <w:rFonts w:ascii="Times New Roman" w:eastAsia="Gungsuh" w:hAnsi="Times New Roman" w:cs="Times New Roman"/>
          <w:sz w:val="24"/>
          <w:szCs w:val="24"/>
        </w:rPr>
        <w:t xml:space="preserve">We compiled and classified time series </w:t>
      </w:r>
      <w:r w:rsidR="00AD2ACE">
        <w:rPr>
          <w:rFonts w:ascii="Times New Roman" w:eastAsia="Gungsuh" w:hAnsi="Times New Roman" w:cs="Times New Roman"/>
          <w:sz w:val="24"/>
          <w:szCs w:val="24"/>
        </w:rPr>
        <w:t>using our definition (Fig. 2), and w</w:t>
      </w:r>
      <w:r w:rsidR="00AB110D">
        <w:rPr>
          <w:rFonts w:ascii="Times New Roman" w:eastAsia="Gungsuh" w:hAnsi="Times New Roman" w:cs="Times New Roman"/>
          <w:sz w:val="24"/>
          <w:szCs w:val="24"/>
        </w:rPr>
        <w:t>e found that evidence for boom-bust occurs across a relatively diverse set of taxa and geogra</w:t>
      </w:r>
      <w:r w:rsidR="006E079A">
        <w:rPr>
          <w:rFonts w:ascii="Times New Roman" w:eastAsia="Gungsuh" w:hAnsi="Times New Roman" w:cs="Times New Roman"/>
          <w:sz w:val="24"/>
          <w:szCs w:val="24"/>
        </w:rPr>
        <w:t>phic locations (Fig. 3).</w:t>
      </w:r>
      <w:r w:rsidR="001C5197">
        <w:rPr>
          <w:rFonts w:ascii="Times New Roman" w:eastAsia="Gungsuh" w:hAnsi="Times New Roman" w:cs="Times New Roman"/>
          <w:sz w:val="24"/>
          <w:szCs w:val="24"/>
        </w:rPr>
        <w:t xml:space="preserve">  Our standardized definition should </w:t>
      </w:r>
      <w:r w:rsidR="001C6FB9">
        <w:rPr>
          <w:rFonts w:ascii="Times New Roman" w:eastAsia="Gungsuh" w:hAnsi="Times New Roman" w:cs="Times New Roman"/>
          <w:sz w:val="24"/>
          <w:szCs w:val="24"/>
        </w:rPr>
        <w:t xml:space="preserve">further clarify what constitutes boom-busts in invasions and facilitate communication. Our definitions effectively </w:t>
      </w:r>
      <w:r w:rsidR="00EA331D">
        <w:rPr>
          <w:rFonts w:ascii="Times New Roman" w:eastAsia="Gungsuh" w:hAnsi="Times New Roman" w:cs="Times New Roman"/>
          <w:sz w:val="24"/>
          <w:szCs w:val="24"/>
        </w:rPr>
        <w:t>narrow</w:t>
      </w:r>
      <w:r w:rsidR="001C6FB9">
        <w:rPr>
          <w:rFonts w:ascii="Times New Roman" w:eastAsia="Gungsuh" w:hAnsi="Times New Roman" w:cs="Times New Roman"/>
          <w:sz w:val="24"/>
          <w:szCs w:val="24"/>
        </w:rPr>
        <w:t xml:space="preserve"> the dynamics </w:t>
      </w:r>
      <w:r w:rsidR="001C6FB9">
        <w:rPr>
          <w:rFonts w:ascii="Times New Roman" w:eastAsia="Gungsuh" w:hAnsi="Times New Roman" w:cs="Times New Roman"/>
          <w:sz w:val="24"/>
          <w:szCs w:val="24"/>
        </w:rPr>
        <w:lastRenderedPageBreak/>
        <w:t>clarified as boom-bust</w:t>
      </w:r>
      <w:r w:rsidR="00EA331D">
        <w:rPr>
          <w:rFonts w:ascii="Times New Roman" w:eastAsia="Gungsuh" w:hAnsi="Times New Roman" w:cs="Times New Roman"/>
          <w:sz w:val="24"/>
          <w:szCs w:val="24"/>
        </w:rPr>
        <w:t xml:space="preserve">. This work is an important </w:t>
      </w:r>
      <w:r w:rsidR="001C6FB9">
        <w:rPr>
          <w:rFonts w:ascii="Times New Roman" w:eastAsia="Gungsuh" w:hAnsi="Times New Roman" w:cs="Times New Roman"/>
          <w:sz w:val="24"/>
          <w:szCs w:val="24"/>
        </w:rPr>
        <w:t>precursor to developing predictive frameworks for when boom-busts occur and</w:t>
      </w:r>
      <w:r w:rsidR="00EA331D">
        <w:rPr>
          <w:rFonts w:ascii="Times New Roman" w:eastAsia="Gungsuh" w:hAnsi="Times New Roman" w:cs="Times New Roman"/>
          <w:sz w:val="24"/>
          <w:szCs w:val="24"/>
        </w:rPr>
        <w:t xml:space="preserve"> for when</w:t>
      </w:r>
      <w:r w:rsidR="001C6FB9">
        <w:rPr>
          <w:rFonts w:ascii="Times New Roman" w:eastAsia="Gungsuh" w:hAnsi="Times New Roman" w:cs="Times New Roman"/>
          <w:sz w:val="24"/>
          <w:szCs w:val="24"/>
        </w:rPr>
        <w:t xml:space="preserve"> the “do nothing policy” may be viable.</w:t>
      </w:r>
    </w:p>
    <w:p w14:paraId="19C2B478" w14:textId="381B1FFF" w:rsidR="00E2609D" w:rsidRDefault="00E2609D" w:rsidP="00605F58">
      <w:pPr>
        <w:spacing w:line="480" w:lineRule="auto"/>
        <w:rPr>
          <w:rFonts w:ascii="Times New Roman" w:eastAsia="Gungsuh" w:hAnsi="Times New Roman" w:cs="Times New Roman"/>
          <w:b/>
          <w:bCs/>
          <w:sz w:val="24"/>
          <w:szCs w:val="24"/>
        </w:rPr>
      </w:pPr>
      <w:r w:rsidRPr="00E2609D">
        <w:rPr>
          <w:rFonts w:ascii="Times New Roman" w:eastAsia="Gungsuh" w:hAnsi="Times New Roman" w:cs="Times New Roman"/>
          <w:b/>
          <w:bCs/>
          <w:sz w:val="24"/>
          <w:szCs w:val="24"/>
        </w:rPr>
        <w:t>Acknowledgements</w:t>
      </w:r>
    </w:p>
    <w:p w14:paraId="5B9E09D0" w14:textId="35A4BBCC" w:rsidR="007408D3" w:rsidRPr="007408D3" w:rsidRDefault="001C19F9" w:rsidP="00605F5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 De</w:t>
      </w:r>
      <w:r w:rsidR="008F7D99">
        <w:rPr>
          <w:rFonts w:ascii="Times New Roman" w:eastAsia="Times New Roman" w:hAnsi="Times New Roman" w:cs="Times New Roman"/>
          <w:sz w:val="24"/>
          <w:szCs w:val="24"/>
        </w:rPr>
        <w:t xml:space="preserve">Gennaro’s </w:t>
      </w:r>
      <w:r w:rsidR="00D409A3">
        <w:rPr>
          <w:rFonts w:ascii="Times New Roman" w:eastAsia="Times New Roman" w:hAnsi="Times New Roman" w:cs="Times New Roman"/>
          <w:sz w:val="24"/>
          <w:szCs w:val="24"/>
        </w:rPr>
        <w:t xml:space="preserve">Introduction to Biological Research </w:t>
      </w:r>
      <w:r w:rsidR="00DF15A0">
        <w:rPr>
          <w:rFonts w:ascii="Times New Roman" w:eastAsia="Times New Roman" w:hAnsi="Times New Roman" w:cs="Times New Roman"/>
          <w:sz w:val="24"/>
          <w:szCs w:val="24"/>
        </w:rPr>
        <w:t xml:space="preserve">course </w:t>
      </w:r>
      <w:r w:rsidR="00D409A3">
        <w:rPr>
          <w:rFonts w:ascii="Times New Roman" w:eastAsia="Times New Roman" w:hAnsi="Times New Roman" w:cs="Times New Roman"/>
          <w:sz w:val="24"/>
          <w:szCs w:val="24"/>
        </w:rPr>
        <w:t xml:space="preserve">at Florida International University was instrumental in initiating the ideas for this paper. </w:t>
      </w:r>
      <w:r w:rsidR="00263728">
        <w:rPr>
          <w:rFonts w:ascii="Times New Roman" w:eastAsia="Times New Roman" w:hAnsi="Times New Roman" w:cs="Times New Roman"/>
          <w:sz w:val="24"/>
          <w:szCs w:val="24"/>
        </w:rPr>
        <w:t>Th</w:t>
      </w:r>
      <w:r w:rsidR="003F3BC1">
        <w:rPr>
          <w:rFonts w:ascii="Times New Roman" w:eastAsia="Times New Roman" w:hAnsi="Times New Roman" w:cs="Times New Roman"/>
          <w:sz w:val="24"/>
          <w:szCs w:val="24"/>
        </w:rPr>
        <w:t xml:space="preserve">e aquatic ecology lab in Florida International University provided invaluable support as well as thoughtful comments that improved this work. </w:t>
      </w:r>
      <w:r w:rsidR="001977FB">
        <w:rPr>
          <w:rFonts w:ascii="Times New Roman" w:eastAsia="Times New Roman" w:hAnsi="Times New Roman" w:cs="Times New Roman"/>
          <w:sz w:val="24"/>
          <w:szCs w:val="24"/>
        </w:rPr>
        <w:t>This paper is contribution #### of the Institute of the Environment at Florida International University.</w:t>
      </w:r>
    </w:p>
    <w:p w14:paraId="7279E9AB" w14:textId="6F18B926" w:rsidR="00FE56CF" w:rsidRDefault="002B5A50" w:rsidP="007408D3">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b/>
          <w:sz w:val="24"/>
          <w:szCs w:val="24"/>
        </w:rPr>
        <w:t>References</w:t>
      </w:r>
    </w:p>
    <w:p w14:paraId="1E6E4EC6" w14:textId="77777777" w:rsidR="00FF3000" w:rsidRPr="00077FE8" w:rsidRDefault="00340C59" w:rsidP="00077FE8">
      <w:pPr>
        <w:pStyle w:val="Bibliography"/>
        <w:spacing w:line="480" w:lineRule="auto"/>
        <w:rPr>
          <w:rFonts w:ascii="Times New Roman" w:hAnsi="Times New Roman" w:cs="Times New Roman"/>
          <w:sz w:val="24"/>
          <w:szCs w:val="24"/>
        </w:rPr>
      </w:pPr>
      <w:r w:rsidRPr="00077FE8">
        <w:rPr>
          <w:rFonts w:ascii="Times New Roman" w:eastAsia="Times New Roman" w:hAnsi="Times New Roman" w:cs="Times New Roman"/>
          <w:b/>
          <w:sz w:val="24"/>
          <w:szCs w:val="24"/>
        </w:rPr>
        <w:fldChar w:fldCharType="begin"/>
      </w:r>
      <w:r w:rsidRPr="00077FE8">
        <w:rPr>
          <w:rFonts w:ascii="Times New Roman" w:eastAsia="Times New Roman" w:hAnsi="Times New Roman" w:cs="Times New Roman"/>
          <w:b/>
          <w:sz w:val="24"/>
          <w:szCs w:val="24"/>
        </w:rPr>
        <w:instrText xml:space="preserve"> ADDIN ZOTERO_BIBL {"uncited":[],"omitted":[],"custom":[]} CSL_BIBLIOGRAPHY </w:instrText>
      </w:r>
      <w:r w:rsidRPr="00077FE8">
        <w:rPr>
          <w:rFonts w:ascii="Times New Roman" w:eastAsia="Times New Roman" w:hAnsi="Times New Roman" w:cs="Times New Roman"/>
          <w:b/>
          <w:sz w:val="24"/>
          <w:szCs w:val="24"/>
        </w:rPr>
        <w:fldChar w:fldCharType="separate"/>
      </w:r>
      <w:r w:rsidR="00FF3000" w:rsidRPr="00077FE8">
        <w:rPr>
          <w:rFonts w:ascii="Times New Roman" w:hAnsi="Times New Roman" w:cs="Times New Roman"/>
          <w:sz w:val="24"/>
          <w:szCs w:val="24"/>
        </w:rPr>
        <w:t xml:space="preserve">Aagaard, K. &amp; Lockwood, J.L. (2016). Severe and rapid population declines in exotic birds. </w:t>
      </w:r>
      <w:r w:rsidR="00FF3000" w:rsidRPr="00077FE8">
        <w:rPr>
          <w:rFonts w:ascii="Times New Roman" w:hAnsi="Times New Roman" w:cs="Times New Roman"/>
          <w:i/>
          <w:iCs/>
          <w:sz w:val="24"/>
          <w:szCs w:val="24"/>
        </w:rPr>
        <w:t>Biol Invasions</w:t>
      </w:r>
      <w:r w:rsidR="00FF3000" w:rsidRPr="00077FE8">
        <w:rPr>
          <w:rFonts w:ascii="Times New Roman" w:hAnsi="Times New Roman" w:cs="Times New Roman"/>
          <w:sz w:val="24"/>
          <w:szCs w:val="24"/>
        </w:rPr>
        <w:t>, 18, 1667–1678.</w:t>
      </w:r>
    </w:p>
    <w:p w14:paraId="08D0BE07"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Aagaard, K., Lockwood, J.L. &amp; Green, E.J. (2016). A Bayesian approach for characterizing uncertainty in declaring a population collapse. </w:t>
      </w:r>
      <w:r w:rsidRPr="00077FE8">
        <w:rPr>
          <w:rFonts w:ascii="Times New Roman" w:hAnsi="Times New Roman" w:cs="Times New Roman"/>
          <w:i/>
          <w:iCs/>
          <w:sz w:val="24"/>
          <w:szCs w:val="24"/>
        </w:rPr>
        <w:t>Ecological Modelling</w:t>
      </w:r>
      <w:r w:rsidRPr="00077FE8">
        <w:rPr>
          <w:rFonts w:ascii="Times New Roman" w:hAnsi="Times New Roman" w:cs="Times New Roman"/>
          <w:sz w:val="24"/>
          <w:szCs w:val="24"/>
        </w:rPr>
        <w:t>, 328, 78–84.</w:t>
      </w:r>
    </w:p>
    <w:p w14:paraId="4B16B995"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Andreassen, H.P., Sundell, J., Ecke, F., Halle, S., Haapakoski, M., Henttonen, H., </w:t>
      </w:r>
      <w:r w:rsidRPr="00077FE8">
        <w:rPr>
          <w:rFonts w:ascii="Times New Roman" w:hAnsi="Times New Roman" w:cs="Times New Roman"/>
          <w:i/>
          <w:iCs/>
          <w:sz w:val="24"/>
          <w:szCs w:val="24"/>
        </w:rPr>
        <w:t>et al.</w:t>
      </w:r>
      <w:r w:rsidRPr="00077FE8">
        <w:rPr>
          <w:rFonts w:ascii="Times New Roman" w:hAnsi="Times New Roman" w:cs="Times New Roman"/>
          <w:sz w:val="24"/>
          <w:szCs w:val="24"/>
        </w:rPr>
        <w:t xml:space="preserve"> (2021). Population cycles and outbreaks of small rodents: ten essential questions we still need to solve. </w:t>
      </w:r>
      <w:r w:rsidRPr="00077FE8">
        <w:rPr>
          <w:rFonts w:ascii="Times New Roman" w:hAnsi="Times New Roman" w:cs="Times New Roman"/>
          <w:i/>
          <w:iCs/>
          <w:sz w:val="24"/>
          <w:szCs w:val="24"/>
        </w:rPr>
        <w:t>Oecologia</w:t>
      </w:r>
      <w:r w:rsidRPr="00077FE8">
        <w:rPr>
          <w:rFonts w:ascii="Times New Roman" w:hAnsi="Times New Roman" w:cs="Times New Roman"/>
          <w:sz w:val="24"/>
          <w:szCs w:val="24"/>
        </w:rPr>
        <w:t>, 195, 601–622.</w:t>
      </w:r>
    </w:p>
    <w:p w14:paraId="41DA54F5"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Bennison, K., Godfree, R. &amp; Dickman, C.R. (2018). Synchronous boom–bust cycles in central Australian rodents and marsupials in response to rainfall and fire. </w:t>
      </w:r>
      <w:r w:rsidRPr="00077FE8">
        <w:rPr>
          <w:rFonts w:ascii="Times New Roman" w:hAnsi="Times New Roman" w:cs="Times New Roman"/>
          <w:i/>
          <w:iCs/>
          <w:sz w:val="24"/>
          <w:szCs w:val="24"/>
        </w:rPr>
        <w:t>Journal of Mammalogy</w:t>
      </w:r>
      <w:r w:rsidRPr="00077FE8">
        <w:rPr>
          <w:rFonts w:ascii="Times New Roman" w:hAnsi="Times New Roman" w:cs="Times New Roman"/>
          <w:sz w:val="24"/>
          <w:szCs w:val="24"/>
        </w:rPr>
        <w:t>, 99, 1137–1148.</w:t>
      </w:r>
    </w:p>
    <w:p w14:paraId="6FFA0DF2"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Bird, J.P., Martin, R., Akçakaya, H.R., Gilroy, J., Burfield, I.J., Garnett, S.T., </w:t>
      </w:r>
      <w:r w:rsidRPr="00077FE8">
        <w:rPr>
          <w:rFonts w:ascii="Times New Roman" w:hAnsi="Times New Roman" w:cs="Times New Roman"/>
          <w:i/>
          <w:iCs/>
          <w:sz w:val="24"/>
          <w:szCs w:val="24"/>
        </w:rPr>
        <w:t>et al.</w:t>
      </w:r>
      <w:r w:rsidRPr="00077FE8">
        <w:rPr>
          <w:rFonts w:ascii="Times New Roman" w:hAnsi="Times New Roman" w:cs="Times New Roman"/>
          <w:sz w:val="24"/>
          <w:szCs w:val="24"/>
        </w:rPr>
        <w:t xml:space="preserve"> (2020). Generation lengths of the world’s birds and their implications for extinction risk. </w:t>
      </w:r>
      <w:r w:rsidRPr="00077FE8">
        <w:rPr>
          <w:rFonts w:ascii="Times New Roman" w:hAnsi="Times New Roman" w:cs="Times New Roman"/>
          <w:i/>
          <w:iCs/>
          <w:sz w:val="24"/>
          <w:szCs w:val="24"/>
        </w:rPr>
        <w:t>Conservation Biology</w:t>
      </w:r>
      <w:r w:rsidRPr="00077FE8">
        <w:rPr>
          <w:rFonts w:ascii="Times New Roman" w:hAnsi="Times New Roman" w:cs="Times New Roman"/>
          <w:sz w:val="24"/>
          <w:szCs w:val="24"/>
        </w:rPr>
        <w:t>, 34, 1252–1261.</w:t>
      </w:r>
    </w:p>
    <w:p w14:paraId="66F60009"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lastRenderedPageBreak/>
        <w:t xml:space="preserve">Breed, W.G., Leigh, C.M. &amp; Breed, M.F. (2017). Changes in abundance and reproductive activity of small arid-zone murid rodents on an active cattle station in central Australia. </w:t>
      </w:r>
      <w:r w:rsidRPr="00077FE8">
        <w:rPr>
          <w:rFonts w:ascii="Times New Roman" w:hAnsi="Times New Roman" w:cs="Times New Roman"/>
          <w:i/>
          <w:iCs/>
          <w:sz w:val="24"/>
          <w:szCs w:val="24"/>
        </w:rPr>
        <w:t>Wildl. Res.</w:t>
      </w:r>
      <w:r w:rsidRPr="00077FE8">
        <w:rPr>
          <w:rFonts w:ascii="Times New Roman" w:hAnsi="Times New Roman" w:cs="Times New Roman"/>
          <w:sz w:val="24"/>
          <w:szCs w:val="24"/>
        </w:rPr>
        <w:t>, 44, 22.</w:t>
      </w:r>
    </w:p>
    <w:p w14:paraId="066C54AE"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Clavero, M., Brotons, L., Pons, P. &amp; Sol, D. (2009). Prominent role of invasive species in avian biodiversity loss. </w:t>
      </w:r>
      <w:r w:rsidRPr="00077FE8">
        <w:rPr>
          <w:rFonts w:ascii="Times New Roman" w:hAnsi="Times New Roman" w:cs="Times New Roman"/>
          <w:i/>
          <w:iCs/>
          <w:sz w:val="24"/>
          <w:szCs w:val="24"/>
        </w:rPr>
        <w:t>Biological Conservation</w:t>
      </w:r>
      <w:r w:rsidRPr="00077FE8">
        <w:rPr>
          <w:rFonts w:ascii="Times New Roman" w:hAnsi="Times New Roman" w:cs="Times New Roman"/>
          <w:sz w:val="24"/>
          <w:szCs w:val="24"/>
        </w:rPr>
        <w:t>, 142, 2043–2049.</w:t>
      </w:r>
    </w:p>
    <w:p w14:paraId="04F950E9"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Cooling, M., Hartley, S., Sim, D.A. &amp; Lester, P.J. (2012). The widespread collapse of an invasive species: Argentine ants ( </w:t>
      </w:r>
      <w:r w:rsidRPr="00077FE8">
        <w:rPr>
          <w:rFonts w:ascii="Times New Roman" w:hAnsi="Times New Roman" w:cs="Times New Roman"/>
          <w:i/>
          <w:iCs/>
          <w:sz w:val="24"/>
          <w:szCs w:val="24"/>
        </w:rPr>
        <w:t>Linepithema humile</w:t>
      </w:r>
      <w:r w:rsidRPr="00077FE8">
        <w:rPr>
          <w:rFonts w:ascii="Times New Roman" w:hAnsi="Times New Roman" w:cs="Times New Roman"/>
          <w:sz w:val="24"/>
          <w:szCs w:val="24"/>
        </w:rPr>
        <w:t xml:space="preserve"> ) in New Zealand. </w:t>
      </w:r>
      <w:r w:rsidRPr="00077FE8">
        <w:rPr>
          <w:rFonts w:ascii="Times New Roman" w:hAnsi="Times New Roman" w:cs="Times New Roman"/>
          <w:i/>
          <w:iCs/>
          <w:sz w:val="24"/>
          <w:szCs w:val="24"/>
        </w:rPr>
        <w:t>Biol. Lett.</w:t>
      </w:r>
      <w:r w:rsidRPr="00077FE8">
        <w:rPr>
          <w:rFonts w:ascii="Times New Roman" w:hAnsi="Times New Roman" w:cs="Times New Roman"/>
          <w:sz w:val="24"/>
          <w:szCs w:val="24"/>
        </w:rPr>
        <w:t>, 8, 430–433.</w:t>
      </w:r>
    </w:p>
    <w:p w14:paraId="6BA1A8DF"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Cooling, M. &amp; Hoffmann, B.D. (2015). Here today, gone tomorrow: declines and local extinctions of invasive ant populations in the absence of intervention. </w:t>
      </w:r>
      <w:r w:rsidRPr="00077FE8">
        <w:rPr>
          <w:rFonts w:ascii="Times New Roman" w:hAnsi="Times New Roman" w:cs="Times New Roman"/>
          <w:i/>
          <w:iCs/>
          <w:sz w:val="24"/>
          <w:szCs w:val="24"/>
        </w:rPr>
        <w:t>Biol Invasions</w:t>
      </w:r>
      <w:r w:rsidRPr="00077FE8">
        <w:rPr>
          <w:rFonts w:ascii="Times New Roman" w:hAnsi="Times New Roman" w:cs="Times New Roman"/>
          <w:sz w:val="24"/>
          <w:szCs w:val="24"/>
        </w:rPr>
        <w:t>, 17, 3351–3357.</w:t>
      </w:r>
    </w:p>
    <w:p w14:paraId="33D875FD"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Cuthbert, R.N., Pattison, Z., Taylor, N.G., Verbrugge, L., Diagne, C., Ahmed, D.A., </w:t>
      </w:r>
      <w:r w:rsidRPr="00077FE8">
        <w:rPr>
          <w:rFonts w:ascii="Times New Roman" w:hAnsi="Times New Roman" w:cs="Times New Roman"/>
          <w:i/>
          <w:iCs/>
          <w:sz w:val="24"/>
          <w:szCs w:val="24"/>
        </w:rPr>
        <w:t>et al.</w:t>
      </w:r>
      <w:r w:rsidRPr="00077FE8">
        <w:rPr>
          <w:rFonts w:ascii="Times New Roman" w:hAnsi="Times New Roman" w:cs="Times New Roman"/>
          <w:sz w:val="24"/>
          <w:szCs w:val="24"/>
        </w:rPr>
        <w:t xml:space="preserve"> (2021). Global economic costs of aquatic invasive alien species. </w:t>
      </w:r>
      <w:r w:rsidRPr="00077FE8">
        <w:rPr>
          <w:rFonts w:ascii="Times New Roman" w:hAnsi="Times New Roman" w:cs="Times New Roman"/>
          <w:i/>
          <w:iCs/>
          <w:sz w:val="24"/>
          <w:szCs w:val="24"/>
        </w:rPr>
        <w:t>Science of The Total Environment</w:t>
      </w:r>
      <w:r w:rsidRPr="00077FE8">
        <w:rPr>
          <w:rFonts w:ascii="Times New Roman" w:hAnsi="Times New Roman" w:cs="Times New Roman"/>
          <w:sz w:val="24"/>
          <w:szCs w:val="24"/>
        </w:rPr>
        <w:t>, 775, 145238.</w:t>
      </w:r>
    </w:p>
    <w:p w14:paraId="123331DF"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De Magalhães, J.P. &amp; Costa, J. (2009). A database of vertebrate longevity records and their relation to other life‐history traits. </w:t>
      </w:r>
      <w:r w:rsidRPr="00077FE8">
        <w:rPr>
          <w:rFonts w:ascii="Times New Roman" w:hAnsi="Times New Roman" w:cs="Times New Roman"/>
          <w:i/>
          <w:iCs/>
          <w:sz w:val="24"/>
          <w:szCs w:val="24"/>
        </w:rPr>
        <w:t>J of Evolutionary Biology</w:t>
      </w:r>
      <w:r w:rsidRPr="00077FE8">
        <w:rPr>
          <w:rFonts w:ascii="Times New Roman" w:hAnsi="Times New Roman" w:cs="Times New Roman"/>
          <w:sz w:val="24"/>
          <w:szCs w:val="24"/>
        </w:rPr>
        <w:t>, 22, 1770–1774.</w:t>
      </w:r>
    </w:p>
    <w:p w14:paraId="510CEC03"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Dexter, E., Bollens, S.M., Rollwagen-Bollens, G., Emerson, J. &amp; Zimmerman, J. (2015). Persistent vs. ephemeral invasions: 8.5 years of zooplankton community dynamics in the Columbia River: Persistent vs. ephemeral invasions. </w:t>
      </w:r>
      <w:r w:rsidRPr="00077FE8">
        <w:rPr>
          <w:rFonts w:ascii="Times New Roman" w:hAnsi="Times New Roman" w:cs="Times New Roman"/>
          <w:i/>
          <w:iCs/>
          <w:sz w:val="24"/>
          <w:szCs w:val="24"/>
        </w:rPr>
        <w:t>Limnol. Oceanogr.</w:t>
      </w:r>
      <w:r w:rsidRPr="00077FE8">
        <w:rPr>
          <w:rFonts w:ascii="Times New Roman" w:hAnsi="Times New Roman" w:cs="Times New Roman"/>
          <w:sz w:val="24"/>
          <w:szCs w:val="24"/>
        </w:rPr>
        <w:t>, 60, 527–539.</w:t>
      </w:r>
    </w:p>
    <w:p w14:paraId="77C70B2C"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Duncan, R.P., Dexter, N., Wayne, A. &amp; Hone, J. (2020). Eruptive dynamics are common in managed mammal populations. </w:t>
      </w:r>
      <w:r w:rsidRPr="00077FE8">
        <w:rPr>
          <w:rFonts w:ascii="Times New Roman" w:hAnsi="Times New Roman" w:cs="Times New Roman"/>
          <w:i/>
          <w:iCs/>
          <w:sz w:val="24"/>
          <w:szCs w:val="24"/>
        </w:rPr>
        <w:t>Ecology</w:t>
      </w:r>
      <w:r w:rsidRPr="00077FE8">
        <w:rPr>
          <w:rFonts w:ascii="Times New Roman" w:hAnsi="Times New Roman" w:cs="Times New Roman"/>
          <w:sz w:val="24"/>
          <w:szCs w:val="24"/>
        </w:rPr>
        <w:t>, 101.</w:t>
      </w:r>
    </w:p>
    <w:p w14:paraId="2A04A041"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Elton, C. (1927). </w:t>
      </w:r>
      <w:r w:rsidRPr="00077FE8">
        <w:rPr>
          <w:rFonts w:ascii="Times New Roman" w:hAnsi="Times New Roman" w:cs="Times New Roman"/>
          <w:i/>
          <w:iCs/>
          <w:sz w:val="24"/>
          <w:szCs w:val="24"/>
        </w:rPr>
        <w:t>Animal Ecology</w:t>
      </w:r>
      <w:r w:rsidRPr="00077FE8">
        <w:rPr>
          <w:rFonts w:ascii="Times New Roman" w:hAnsi="Times New Roman" w:cs="Times New Roman"/>
          <w:sz w:val="24"/>
          <w:szCs w:val="24"/>
        </w:rPr>
        <w:t>. The Macmillan Company, New York, NY.</w:t>
      </w:r>
    </w:p>
    <w:p w14:paraId="0E84AE77"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lastRenderedPageBreak/>
        <w:t xml:space="preserve">Elton, C. &amp; Nicholson, M. (1942). The Ten-Year Cycle in Numbers of the Lynx in Canada. </w:t>
      </w:r>
      <w:r w:rsidRPr="00077FE8">
        <w:rPr>
          <w:rFonts w:ascii="Times New Roman" w:hAnsi="Times New Roman" w:cs="Times New Roman"/>
          <w:i/>
          <w:iCs/>
          <w:sz w:val="24"/>
          <w:szCs w:val="24"/>
        </w:rPr>
        <w:t>The Journal of Animal Ecology</w:t>
      </w:r>
      <w:r w:rsidRPr="00077FE8">
        <w:rPr>
          <w:rFonts w:ascii="Times New Roman" w:hAnsi="Times New Roman" w:cs="Times New Roman"/>
          <w:sz w:val="24"/>
          <w:szCs w:val="24"/>
        </w:rPr>
        <w:t>, 11, 215.</w:t>
      </w:r>
    </w:p>
    <w:p w14:paraId="1325BE56"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Elton, C.S. (1958). </w:t>
      </w:r>
      <w:r w:rsidRPr="00077FE8">
        <w:rPr>
          <w:rFonts w:ascii="Times New Roman" w:hAnsi="Times New Roman" w:cs="Times New Roman"/>
          <w:i/>
          <w:iCs/>
          <w:sz w:val="24"/>
          <w:szCs w:val="24"/>
        </w:rPr>
        <w:t>The Ecology of Invasions by Animals and Plants</w:t>
      </w:r>
      <w:r w:rsidRPr="00077FE8">
        <w:rPr>
          <w:rFonts w:ascii="Times New Roman" w:hAnsi="Times New Roman" w:cs="Times New Roman"/>
          <w:sz w:val="24"/>
          <w:szCs w:val="24"/>
        </w:rPr>
        <w:t>. 2nd edn. Springer, Gewerbestrasse, Switzerland.</w:t>
      </w:r>
    </w:p>
    <w:p w14:paraId="2A039813"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Fernández, C. (2020). Boom-bust of </w:t>
      </w:r>
      <w:r w:rsidRPr="00077FE8">
        <w:rPr>
          <w:rFonts w:ascii="Times New Roman" w:hAnsi="Times New Roman" w:cs="Times New Roman"/>
          <w:i/>
          <w:iCs/>
          <w:sz w:val="24"/>
          <w:szCs w:val="24"/>
        </w:rPr>
        <w:t>Sargassum muticum</w:t>
      </w:r>
      <w:r w:rsidRPr="00077FE8">
        <w:rPr>
          <w:rFonts w:ascii="Times New Roman" w:hAnsi="Times New Roman" w:cs="Times New Roman"/>
          <w:sz w:val="24"/>
          <w:szCs w:val="24"/>
        </w:rPr>
        <w:t xml:space="preserve"> in northern Spain: 30 years of invasion. </w:t>
      </w:r>
      <w:r w:rsidRPr="00077FE8">
        <w:rPr>
          <w:rFonts w:ascii="Times New Roman" w:hAnsi="Times New Roman" w:cs="Times New Roman"/>
          <w:i/>
          <w:iCs/>
          <w:sz w:val="24"/>
          <w:szCs w:val="24"/>
        </w:rPr>
        <w:t>European Journal of Phycology</w:t>
      </w:r>
      <w:r w:rsidRPr="00077FE8">
        <w:rPr>
          <w:rFonts w:ascii="Times New Roman" w:hAnsi="Times New Roman" w:cs="Times New Roman"/>
          <w:sz w:val="24"/>
          <w:szCs w:val="24"/>
        </w:rPr>
        <w:t>, 55, 285–295.</w:t>
      </w:r>
    </w:p>
    <w:p w14:paraId="66EDD888"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Froese, R., Palomares, M.L.D. &amp; Pauly, D. (1992). Draft User’s Manual of Fish Base A Biological Database on Fish (ver. 1.0). </w:t>
      </w:r>
      <w:r w:rsidRPr="00077FE8">
        <w:rPr>
          <w:rFonts w:ascii="Times New Roman" w:hAnsi="Times New Roman" w:cs="Times New Roman"/>
          <w:i/>
          <w:iCs/>
          <w:sz w:val="24"/>
          <w:szCs w:val="24"/>
        </w:rPr>
        <w:t>ICLARM Software</w:t>
      </w:r>
      <w:r w:rsidRPr="00077FE8">
        <w:rPr>
          <w:rFonts w:ascii="Times New Roman" w:hAnsi="Times New Roman" w:cs="Times New Roman"/>
          <w:sz w:val="24"/>
          <w:szCs w:val="24"/>
        </w:rPr>
        <w:t>, 7, 48.</w:t>
      </w:r>
    </w:p>
    <w:p w14:paraId="4D98CC1F"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Gallardo, B., Clavero, M., Sánchez, M.I. &amp; Vilà, M. (2016). Global ecological impacts of invasive species in aquatic ecosystems. </w:t>
      </w:r>
      <w:r w:rsidRPr="00077FE8">
        <w:rPr>
          <w:rFonts w:ascii="Times New Roman" w:hAnsi="Times New Roman" w:cs="Times New Roman"/>
          <w:i/>
          <w:iCs/>
          <w:sz w:val="24"/>
          <w:szCs w:val="24"/>
        </w:rPr>
        <w:t>Global Change Biology</w:t>
      </w:r>
      <w:r w:rsidRPr="00077FE8">
        <w:rPr>
          <w:rFonts w:ascii="Times New Roman" w:hAnsi="Times New Roman" w:cs="Times New Roman"/>
          <w:sz w:val="24"/>
          <w:szCs w:val="24"/>
        </w:rPr>
        <w:t>, 22, 151–163.</w:t>
      </w:r>
    </w:p>
    <w:p w14:paraId="79DB9E9F"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Harrison, E., Lorenz, J.J. &amp; Trexler, J.C. (2013). Per Capita Effects of Non-native Mayan Cichlids ( </w:t>
      </w:r>
      <w:r w:rsidRPr="00077FE8">
        <w:rPr>
          <w:rFonts w:ascii="Times New Roman" w:hAnsi="Times New Roman" w:cs="Times New Roman"/>
          <w:i/>
          <w:iCs/>
          <w:sz w:val="24"/>
          <w:szCs w:val="24"/>
        </w:rPr>
        <w:t>Cichlasoma urophthalmus</w:t>
      </w:r>
      <w:r w:rsidRPr="00077FE8">
        <w:rPr>
          <w:rFonts w:ascii="Times New Roman" w:hAnsi="Times New Roman" w:cs="Times New Roman"/>
          <w:sz w:val="24"/>
          <w:szCs w:val="24"/>
        </w:rPr>
        <w:t xml:space="preserve"> ; Gunther) on Native Fish in the Estuarine Southern Everglades. </w:t>
      </w:r>
      <w:r w:rsidRPr="00077FE8">
        <w:rPr>
          <w:rFonts w:ascii="Times New Roman" w:hAnsi="Times New Roman" w:cs="Times New Roman"/>
          <w:i/>
          <w:iCs/>
          <w:sz w:val="24"/>
          <w:szCs w:val="24"/>
        </w:rPr>
        <w:t>Copeia</w:t>
      </w:r>
      <w:r w:rsidRPr="00077FE8">
        <w:rPr>
          <w:rFonts w:ascii="Times New Roman" w:hAnsi="Times New Roman" w:cs="Times New Roman"/>
          <w:sz w:val="24"/>
          <w:szCs w:val="24"/>
        </w:rPr>
        <w:t>, 2013, 80–96.</w:t>
      </w:r>
    </w:p>
    <w:p w14:paraId="79612009"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Haubrock, P.J., Ahmed, D.A., Cuthbert, R.N., Stubbington, R., Domisch, S., Marquez, J.R.G., </w:t>
      </w:r>
      <w:r w:rsidRPr="00077FE8">
        <w:rPr>
          <w:rFonts w:ascii="Times New Roman" w:hAnsi="Times New Roman" w:cs="Times New Roman"/>
          <w:i/>
          <w:iCs/>
          <w:sz w:val="24"/>
          <w:szCs w:val="24"/>
        </w:rPr>
        <w:t>et al.</w:t>
      </w:r>
      <w:r w:rsidRPr="00077FE8">
        <w:rPr>
          <w:rFonts w:ascii="Times New Roman" w:hAnsi="Times New Roman" w:cs="Times New Roman"/>
          <w:sz w:val="24"/>
          <w:szCs w:val="24"/>
        </w:rPr>
        <w:t xml:space="preserve"> (2022). Invasion impacts and dynamics of a European‐wide introduced species. </w:t>
      </w:r>
      <w:r w:rsidRPr="00077FE8">
        <w:rPr>
          <w:rFonts w:ascii="Times New Roman" w:hAnsi="Times New Roman" w:cs="Times New Roman"/>
          <w:i/>
          <w:iCs/>
          <w:sz w:val="24"/>
          <w:szCs w:val="24"/>
        </w:rPr>
        <w:t>Global Change Biology</w:t>
      </w:r>
      <w:r w:rsidRPr="00077FE8">
        <w:rPr>
          <w:rFonts w:ascii="Times New Roman" w:hAnsi="Times New Roman" w:cs="Times New Roman"/>
          <w:sz w:val="24"/>
          <w:szCs w:val="24"/>
        </w:rPr>
        <w:t>, 28, 4620–4632.</w:t>
      </w:r>
    </w:p>
    <w:p w14:paraId="1E16F73A"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Kaeuffer, R., Bonenfant, C., Chapuis, J.-L. &amp; Devillard, S. (2009). Dynamics of an introduced population of mouflon </w:t>
      </w:r>
      <w:r w:rsidRPr="00077FE8">
        <w:rPr>
          <w:rFonts w:ascii="Times New Roman" w:hAnsi="Times New Roman" w:cs="Times New Roman"/>
          <w:i/>
          <w:iCs/>
          <w:sz w:val="24"/>
          <w:szCs w:val="24"/>
        </w:rPr>
        <w:t>Ovis aries</w:t>
      </w:r>
      <w:r w:rsidRPr="00077FE8">
        <w:rPr>
          <w:rFonts w:ascii="Times New Roman" w:hAnsi="Times New Roman" w:cs="Times New Roman"/>
          <w:sz w:val="24"/>
          <w:szCs w:val="24"/>
        </w:rPr>
        <w:t xml:space="preserve"> on the sub-Antarctic archipelago of Kerguelen. </w:t>
      </w:r>
      <w:r w:rsidRPr="00077FE8">
        <w:rPr>
          <w:rFonts w:ascii="Times New Roman" w:hAnsi="Times New Roman" w:cs="Times New Roman"/>
          <w:i/>
          <w:iCs/>
          <w:sz w:val="24"/>
          <w:szCs w:val="24"/>
        </w:rPr>
        <w:t>Ecography</w:t>
      </w:r>
      <w:r w:rsidRPr="00077FE8">
        <w:rPr>
          <w:rFonts w:ascii="Times New Roman" w:hAnsi="Times New Roman" w:cs="Times New Roman"/>
          <w:sz w:val="24"/>
          <w:szCs w:val="24"/>
        </w:rPr>
        <w:t>.</w:t>
      </w:r>
    </w:p>
    <w:p w14:paraId="72172C95"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Kattge, J., Bönisch, G., Díaz, S., Lavorel, S., Prentice, I.C., Leadley, P., </w:t>
      </w:r>
      <w:r w:rsidRPr="00077FE8">
        <w:rPr>
          <w:rFonts w:ascii="Times New Roman" w:hAnsi="Times New Roman" w:cs="Times New Roman"/>
          <w:i/>
          <w:iCs/>
          <w:sz w:val="24"/>
          <w:szCs w:val="24"/>
        </w:rPr>
        <w:t>et al.</w:t>
      </w:r>
      <w:r w:rsidRPr="00077FE8">
        <w:rPr>
          <w:rFonts w:ascii="Times New Roman" w:hAnsi="Times New Roman" w:cs="Times New Roman"/>
          <w:sz w:val="24"/>
          <w:szCs w:val="24"/>
        </w:rPr>
        <w:t xml:space="preserve"> (2020). TRY plant trait database – enhanced coverage and open access. </w:t>
      </w:r>
      <w:r w:rsidRPr="00077FE8">
        <w:rPr>
          <w:rFonts w:ascii="Times New Roman" w:hAnsi="Times New Roman" w:cs="Times New Roman"/>
          <w:i/>
          <w:iCs/>
          <w:sz w:val="24"/>
          <w:szCs w:val="24"/>
        </w:rPr>
        <w:t>Global Change Biology</w:t>
      </w:r>
      <w:r w:rsidRPr="00077FE8">
        <w:rPr>
          <w:rFonts w:ascii="Times New Roman" w:hAnsi="Times New Roman" w:cs="Times New Roman"/>
          <w:sz w:val="24"/>
          <w:szCs w:val="24"/>
        </w:rPr>
        <w:t>, 26, 119–188.</w:t>
      </w:r>
    </w:p>
    <w:p w14:paraId="7E163906"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lastRenderedPageBreak/>
        <w:t xml:space="preserve">Kauppi, L., Norkko, A. &amp; Norkko, J. (2015). Large-scale species invasion into a low-diversity system: spatial and temporal distribution of the invasive polychaetes Marenzelleria spp. in the Baltic Sea. </w:t>
      </w:r>
      <w:r w:rsidRPr="00077FE8">
        <w:rPr>
          <w:rFonts w:ascii="Times New Roman" w:hAnsi="Times New Roman" w:cs="Times New Roman"/>
          <w:i/>
          <w:iCs/>
          <w:sz w:val="24"/>
          <w:szCs w:val="24"/>
        </w:rPr>
        <w:t>Biol Invasions</w:t>
      </w:r>
      <w:r w:rsidRPr="00077FE8">
        <w:rPr>
          <w:rFonts w:ascii="Times New Roman" w:hAnsi="Times New Roman" w:cs="Times New Roman"/>
          <w:sz w:val="24"/>
          <w:szCs w:val="24"/>
        </w:rPr>
        <w:t>, 17, 2055–2074.</w:t>
      </w:r>
    </w:p>
    <w:p w14:paraId="3596A6C6"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Larson, E.R., Kreps, T.A., Peters, B., Peters, J.A. &amp; Lodge, D.M. (2019). Habitat explains patterns of population decline for an invasive crayfish. </w:t>
      </w:r>
      <w:r w:rsidRPr="00077FE8">
        <w:rPr>
          <w:rFonts w:ascii="Times New Roman" w:hAnsi="Times New Roman" w:cs="Times New Roman"/>
          <w:i/>
          <w:iCs/>
          <w:sz w:val="24"/>
          <w:szCs w:val="24"/>
        </w:rPr>
        <w:t>Ecology</w:t>
      </w:r>
      <w:r w:rsidRPr="00077FE8">
        <w:rPr>
          <w:rFonts w:ascii="Times New Roman" w:hAnsi="Times New Roman" w:cs="Times New Roman"/>
          <w:sz w:val="24"/>
          <w:szCs w:val="24"/>
        </w:rPr>
        <w:t>, 100, e02659.</w:t>
      </w:r>
    </w:p>
    <w:p w14:paraId="6F88BCB0"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Lester, P.J., Haywood, J., Archer, M.E. &amp; Shortall, C.R. (2017). The long-term population dynamics of common wasps in their native and invaded range. </w:t>
      </w:r>
      <w:r w:rsidRPr="00077FE8">
        <w:rPr>
          <w:rFonts w:ascii="Times New Roman" w:hAnsi="Times New Roman" w:cs="Times New Roman"/>
          <w:i/>
          <w:iCs/>
          <w:sz w:val="24"/>
          <w:szCs w:val="24"/>
        </w:rPr>
        <w:t>J Anim Ecol</w:t>
      </w:r>
      <w:r w:rsidRPr="00077FE8">
        <w:rPr>
          <w:rFonts w:ascii="Times New Roman" w:hAnsi="Times New Roman" w:cs="Times New Roman"/>
          <w:sz w:val="24"/>
          <w:szCs w:val="24"/>
        </w:rPr>
        <w:t>, 86, 337–347.</w:t>
      </w:r>
    </w:p>
    <w:p w14:paraId="6BBBA611"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Letnic, M. &amp; Dickman, C.R. (2006). Boom means bust: interactions between the El Niño/Southern Oscillation (ENSO), rainfall and the processes threatening mammal species in arid Australia. </w:t>
      </w:r>
      <w:r w:rsidRPr="00077FE8">
        <w:rPr>
          <w:rFonts w:ascii="Times New Roman" w:hAnsi="Times New Roman" w:cs="Times New Roman"/>
          <w:i/>
          <w:iCs/>
          <w:sz w:val="24"/>
          <w:szCs w:val="24"/>
        </w:rPr>
        <w:t>Biodivers Conserv</w:t>
      </w:r>
      <w:r w:rsidRPr="00077FE8">
        <w:rPr>
          <w:rFonts w:ascii="Times New Roman" w:hAnsi="Times New Roman" w:cs="Times New Roman"/>
          <w:sz w:val="24"/>
          <w:szCs w:val="24"/>
        </w:rPr>
        <w:t>, 15, 3847–3880.</w:t>
      </w:r>
    </w:p>
    <w:p w14:paraId="18DEDD61"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Linders, T.E.W., Schaffner, U., Eschen, R., Abebe, A., Choge, S.K., Nigatu, L., </w:t>
      </w:r>
      <w:r w:rsidRPr="00077FE8">
        <w:rPr>
          <w:rFonts w:ascii="Times New Roman" w:hAnsi="Times New Roman" w:cs="Times New Roman"/>
          <w:i/>
          <w:iCs/>
          <w:sz w:val="24"/>
          <w:szCs w:val="24"/>
        </w:rPr>
        <w:t>et al.</w:t>
      </w:r>
      <w:r w:rsidRPr="00077FE8">
        <w:rPr>
          <w:rFonts w:ascii="Times New Roman" w:hAnsi="Times New Roman" w:cs="Times New Roman"/>
          <w:sz w:val="24"/>
          <w:szCs w:val="24"/>
        </w:rPr>
        <w:t xml:space="preserve"> (2019). Direct and indirect effects of invasive species: Biodiversity loss is a major mechanism by which an invasive tree affects ecosystem functioning. </w:t>
      </w:r>
      <w:r w:rsidRPr="00077FE8">
        <w:rPr>
          <w:rFonts w:ascii="Times New Roman" w:hAnsi="Times New Roman" w:cs="Times New Roman"/>
          <w:i/>
          <w:iCs/>
          <w:sz w:val="24"/>
          <w:szCs w:val="24"/>
        </w:rPr>
        <w:t>J Ecol</w:t>
      </w:r>
      <w:r w:rsidRPr="00077FE8">
        <w:rPr>
          <w:rFonts w:ascii="Times New Roman" w:hAnsi="Times New Roman" w:cs="Times New Roman"/>
          <w:sz w:val="24"/>
          <w:szCs w:val="24"/>
        </w:rPr>
        <w:t>, 107, 2660–2672.</w:t>
      </w:r>
    </w:p>
    <w:p w14:paraId="38DF87D0"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Lindström, J., Ranta, E., Kokko, H., Lundberg, P. &amp; Kaitala, V. (2007). From arctic lemmings to adaptive dynamics: Charles Elton’s legacy in population ecology. </w:t>
      </w:r>
      <w:r w:rsidRPr="00077FE8">
        <w:rPr>
          <w:rFonts w:ascii="Times New Roman" w:hAnsi="Times New Roman" w:cs="Times New Roman"/>
          <w:i/>
          <w:iCs/>
          <w:sz w:val="24"/>
          <w:szCs w:val="24"/>
        </w:rPr>
        <w:t>Biological Reviews</w:t>
      </w:r>
      <w:r w:rsidRPr="00077FE8">
        <w:rPr>
          <w:rFonts w:ascii="Times New Roman" w:hAnsi="Times New Roman" w:cs="Times New Roman"/>
          <w:sz w:val="24"/>
          <w:szCs w:val="24"/>
        </w:rPr>
        <w:t>, 76, 129–158.</w:t>
      </w:r>
    </w:p>
    <w:p w14:paraId="726A0B87"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McDowell, W.G. &amp; Sousa, R. (2019). Mass Mortality Events of Invasive Freshwater Bivalves: Current Understanding and Potential Directions for Future Research. </w:t>
      </w:r>
      <w:r w:rsidRPr="00077FE8">
        <w:rPr>
          <w:rFonts w:ascii="Times New Roman" w:hAnsi="Times New Roman" w:cs="Times New Roman"/>
          <w:i/>
          <w:iCs/>
          <w:sz w:val="24"/>
          <w:szCs w:val="24"/>
        </w:rPr>
        <w:t>Front. Ecol. Evol.</w:t>
      </w:r>
      <w:r w:rsidRPr="00077FE8">
        <w:rPr>
          <w:rFonts w:ascii="Times New Roman" w:hAnsi="Times New Roman" w:cs="Times New Roman"/>
          <w:sz w:val="24"/>
          <w:szCs w:val="24"/>
        </w:rPr>
        <w:t>, 7, 331.</w:t>
      </w:r>
    </w:p>
    <w:p w14:paraId="6949397E"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Moncayo-Estrada, R., Lyons, J., Escalera-Gallardo, C. &amp; Lind, O.T. (2012). Long-term change in the biotic integrity of a shallow tropical lake: A decadal analysis of the Lake Chapala fish community. </w:t>
      </w:r>
      <w:r w:rsidRPr="00077FE8">
        <w:rPr>
          <w:rFonts w:ascii="Times New Roman" w:hAnsi="Times New Roman" w:cs="Times New Roman"/>
          <w:i/>
          <w:iCs/>
          <w:sz w:val="24"/>
          <w:szCs w:val="24"/>
        </w:rPr>
        <w:t>Lake and Reservoir Management</w:t>
      </w:r>
      <w:r w:rsidRPr="00077FE8">
        <w:rPr>
          <w:rFonts w:ascii="Times New Roman" w:hAnsi="Times New Roman" w:cs="Times New Roman"/>
          <w:sz w:val="24"/>
          <w:szCs w:val="24"/>
        </w:rPr>
        <w:t>, 28, 92–104.</w:t>
      </w:r>
    </w:p>
    <w:p w14:paraId="392F95ED"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lastRenderedPageBreak/>
        <w:t xml:space="preserve">Morris, C., Morris, L.R., Leffler, A.J., Holifield Collins, C.D., Forman, A.D., Weltz, M.A., </w:t>
      </w:r>
      <w:r w:rsidRPr="00077FE8">
        <w:rPr>
          <w:rFonts w:ascii="Times New Roman" w:hAnsi="Times New Roman" w:cs="Times New Roman"/>
          <w:i/>
          <w:iCs/>
          <w:sz w:val="24"/>
          <w:szCs w:val="24"/>
        </w:rPr>
        <w:t>et al.</w:t>
      </w:r>
      <w:r w:rsidRPr="00077FE8">
        <w:rPr>
          <w:rFonts w:ascii="Times New Roman" w:hAnsi="Times New Roman" w:cs="Times New Roman"/>
          <w:sz w:val="24"/>
          <w:szCs w:val="24"/>
        </w:rPr>
        <w:t xml:space="preserve"> (2013). Using long-term datasets to study exotic plant invasions on rangelands in the western United States. </w:t>
      </w:r>
      <w:r w:rsidRPr="00077FE8">
        <w:rPr>
          <w:rFonts w:ascii="Times New Roman" w:hAnsi="Times New Roman" w:cs="Times New Roman"/>
          <w:i/>
          <w:iCs/>
          <w:sz w:val="24"/>
          <w:szCs w:val="24"/>
        </w:rPr>
        <w:t>Journal of Arid Environments</w:t>
      </w:r>
      <w:r w:rsidRPr="00077FE8">
        <w:rPr>
          <w:rFonts w:ascii="Times New Roman" w:hAnsi="Times New Roman" w:cs="Times New Roman"/>
          <w:sz w:val="24"/>
          <w:szCs w:val="24"/>
        </w:rPr>
        <w:t>, 95, 65–74.</w:t>
      </w:r>
    </w:p>
    <w:p w14:paraId="7197884D"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Myers, J.H. (2018). Population cycles: generalities, exceptions and remaining mysteries. </w:t>
      </w:r>
      <w:r w:rsidRPr="00077FE8">
        <w:rPr>
          <w:rFonts w:ascii="Times New Roman" w:hAnsi="Times New Roman" w:cs="Times New Roman"/>
          <w:i/>
          <w:iCs/>
          <w:sz w:val="24"/>
          <w:szCs w:val="24"/>
        </w:rPr>
        <w:t>Proc. R. Soc. B.</w:t>
      </w:r>
      <w:r w:rsidRPr="00077FE8">
        <w:rPr>
          <w:rFonts w:ascii="Times New Roman" w:hAnsi="Times New Roman" w:cs="Times New Roman"/>
          <w:sz w:val="24"/>
          <w:szCs w:val="24"/>
        </w:rPr>
        <w:t>, 285, 20172841.</w:t>
      </w:r>
    </w:p>
    <w:p w14:paraId="5D54DEB1"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Pacifici, M., Santini, L., Di Marco, M., Baisero, D., Francucci, L., Grottolo Marasini, G., </w:t>
      </w:r>
      <w:r w:rsidRPr="00077FE8">
        <w:rPr>
          <w:rFonts w:ascii="Times New Roman" w:hAnsi="Times New Roman" w:cs="Times New Roman"/>
          <w:i/>
          <w:iCs/>
          <w:sz w:val="24"/>
          <w:szCs w:val="24"/>
        </w:rPr>
        <w:t>et al.</w:t>
      </w:r>
      <w:r w:rsidRPr="00077FE8">
        <w:rPr>
          <w:rFonts w:ascii="Times New Roman" w:hAnsi="Times New Roman" w:cs="Times New Roman"/>
          <w:sz w:val="24"/>
          <w:szCs w:val="24"/>
        </w:rPr>
        <w:t xml:space="preserve"> (2013). Generation length for mammals. </w:t>
      </w:r>
      <w:r w:rsidRPr="00077FE8">
        <w:rPr>
          <w:rFonts w:ascii="Times New Roman" w:hAnsi="Times New Roman" w:cs="Times New Roman"/>
          <w:i/>
          <w:iCs/>
          <w:sz w:val="24"/>
          <w:szCs w:val="24"/>
        </w:rPr>
        <w:t>NC</w:t>
      </w:r>
      <w:r w:rsidRPr="00077FE8">
        <w:rPr>
          <w:rFonts w:ascii="Times New Roman" w:hAnsi="Times New Roman" w:cs="Times New Roman"/>
          <w:sz w:val="24"/>
          <w:szCs w:val="24"/>
        </w:rPr>
        <w:t>, 5, 89–94.</w:t>
      </w:r>
    </w:p>
    <w:p w14:paraId="1BF01BB9"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Pavey, C.R., Addison, J., Brandle, R., Dickman, C.R., McDonald, P.J., Moseby, K.E., </w:t>
      </w:r>
      <w:r w:rsidRPr="00077FE8">
        <w:rPr>
          <w:rFonts w:ascii="Times New Roman" w:hAnsi="Times New Roman" w:cs="Times New Roman"/>
          <w:i/>
          <w:iCs/>
          <w:sz w:val="24"/>
          <w:szCs w:val="24"/>
        </w:rPr>
        <w:t>et al.</w:t>
      </w:r>
      <w:r w:rsidRPr="00077FE8">
        <w:rPr>
          <w:rFonts w:ascii="Times New Roman" w:hAnsi="Times New Roman" w:cs="Times New Roman"/>
          <w:sz w:val="24"/>
          <w:szCs w:val="24"/>
        </w:rPr>
        <w:t xml:space="preserve"> (2017). The role of refuges in the persistence of Australian dryland mammals: Mammal refuges in drylands. </w:t>
      </w:r>
      <w:r w:rsidRPr="00077FE8">
        <w:rPr>
          <w:rFonts w:ascii="Times New Roman" w:hAnsi="Times New Roman" w:cs="Times New Roman"/>
          <w:i/>
          <w:iCs/>
          <w:sz w:val="24"/>
          <w:szCs w:val="24"/>
        </w:rPr>
        <w:t>Biol Rev</w:t>
      </w:r>
      <w:r w:rsidRPr="00077FE8">
        <w:rPr>
          <w:rFonts w:ascii="Times New Roman" w:hAnsi="Times New Roman" w:cs="Times New Roman"/>
          <w:sz w:val="24"/>
          <w:szCs w:val="24"/>
        </w:rPr>
        <w:t>, 92, 647–664.</w:t>
      </w:r>
    </w:p>
    <w:p w14:paraId="65643F81"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Pick, J.L., Nakagawa, S. &amp; Noble, D.W.A. (2019). Reproducible, flexible and high-throughput data extraction from primary literature: the metaDigitize R package. </w:t>
      </w:r>
      <w:r w:rsidRPr="00077FE8">
        <w:rPr>
          <w:rFonts w:ascii="Times New Roman" w:hAnsi="Times New Roman" w:cs="Times New Roman"/>
          <w:i/>
          <w:iCs/>
          <w:sz w:val="24"/>
          <w:szCs w:val="24"/>
        </w:rPr>
        <w:t>Methods in Ecology and Evolution</w:t>
      </w:r>
      <w:r w:rsidRPr="00077FE8">
        <w:rPr>
          <w:rFonts w:ascii="Times New Roman" w:hAnsi="Times New Roman" w:cs="Times New Roman"/>
          <w:sz w:val="24"/>
          <w:szCs w:val="24"/>
        </w:rPr>
        <w:t>, 10, 426–431.</w:t>
      </w:r>
    </w:p>
    <w:p w14:paraId="51E513A6"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Pimentel, D., Zuniga, R. &amp; Morrison, D. (2005). Update on the environmental and economic costs associated with alien-invasive species in the United States. </w:t>
      </w:r>
      <w:r w:rsidRPr="00077FE8">
        <w:rPr>
          <w:rFonts w:ascii="Times New Roman" w:hAnsi="Times New Roman" w:cs="Times New Roman"/>
          <w:i/>
          <w:iCs/>
          <w:sz w:val="24"/>
          <w:szCs w:val="24"/>
        </w:rPr>
        <w:t>Ecological Economics</w:t>
      </w:r>
      <w:r w:rsidRPr="00077FE8">
        <w:rPr>
          <w:rFonts w:ascii="Times New Roman" w:hAnsi="Times New Roman" w:cs="Times New Roman"/>
          <w:sz w:val="24"/>
          <w:szCs w:val="24"/>
        </w:rPr>
        <w:t>, 52, 273–288.</w:t>
      </w:r>
    </w:p>
    <w:p w14:paraId="5C2FB4B3"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Pintar, M.R., Dorn, N.J., Kline, J.L. &amp; Trexler, J.C. (2023). Contrasting invasion histories and effects of three non-native fishes observed with long-term monitoring data. </w:t>
      </w:r>
      <w:r w:rsidRPr="00077FE8">
        <w:rPr>
          <w:rFonts w:ascii="Times New Roman" w:hAnsi="Times New Roman" w:cs="Times New Roman"/>
          <w:i/>
          <w:iCs/>
          <w:sz w:val="24"/>
          <w:szCs w:val="24"/>
        </w:rPr>
        <w:t>Biol Invasions</w:t>
      </w:r>
      <w:r w:rsidRPr="00077FE8">
        <w:rPr>
          <w:rFonts w:ascii="Times New Roman" w:hAnsi="Times New Roman" w:cs="Times New Roman"/>
          <w:sz w:val="24"/>
          <w:szCs w:val="24"/>
        </w:rPr>
        <w:t>.</w:t>
      </w:r>
    </w:p>
    <w:p w14:paraId="2D34185C"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R Core Team. (2023). R: A Language and Environment for Statistical Computing.</w:t>
      </w:r>
    </w:p>
    <w:p w14:paraId="42975963"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Sandström, A., Andersson, M., Asp, A., Bohman, P., Edsman, L., Engdahl, F., </w:t>
      </w:r>
      <w:r w:rsidRPr="00077FE8">
        <w:rPr>
          <w:rFonts w:ascii="Times New Roman" w:hAnsi="Times New Roman" w:cs="Times New Roman"/>
          <w:i/>
          <w:iCs/>
          <w:sz w:val="24"/>
          <w:szCs w:val="24"/>
        </w:rPr>
        <w:t>et al.</w:t>
      </w:r>
      <w:r w:rsidRPr="00077FE8">
        <w:rPr>
          <w:rFonts w:ascii="Times New Roman" w:hAnsi="Times New Roman" w:cs="Times New Roman"/>
          <w:sz w:val="24"/>
          <w:szCs w:val="24"/>
        </w:rPr>
        <w:t xml:space="preserve"> (2014). Population collapses in introduced non-indigenous crayfish. </w:t>
      </w:r>
      <w:r w:rsidRPr="00077FE8">
        <w:rPr>
          <w:rFonts w:ascii="Times New Roman" w:hAnsi="Times New Roman" w:cs="Times New Roman"/>
          <w:i/>
          <w:iCs/>
          <w:sz w:val="24"/>
          <w:szCs w:val="24"/>
        </w:rPr>
        <w:t>Biol Invasions</w:t>
      </w:r>
      <w:r w:rsidRPr="00077FE8">
        <w:rPr>
          <w:rFonts w:ascii="Times New Roman" w:hAnsi="Times New Roman" w:cs="Times New Roman"/>
          <w:sz w:val="24"/>
          <w:szCs w:val="24"/>
        </w:rPr>
        <w:t>, 16, 1961–1977.</w:t>
      </w:r>
    </w:p>
    <w:p w14:paraId="434D0E3F"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lastRenderedPageBreak/>
        <w:t xml:space="preserve">Seebens, H., Bacher, S., Blackburn, T.M., Capinha, C., Dawson, W., Dullinger, S., </w:t>
      </w:r>
      <w:r w:rsidRPr="00077FE8">
        <w:rPr>
          <w:rFonts w:ascii="Times New Roman" w:hAnsi="Times New Roman" w:cs="Times New Roman"/>
          <w:i/>
          <w:iCs/>
          <w:sz w:val="24"/>
          <w:szCs w:val="24"/>
        </w:rPr>
        <w:t>et al.</w:t>
      </w:r>
      <w:r w:rsidRPr="00077FE8">
        <w:rPr>
          <w:rFonts w:ascii="Times New Roman" w:hAnsi="Times New Roman" w:cs="Times New Roman"/>
          <w:sz w:val="24"/>
          <w:szCs w:val="24"/>
        </w:rPr>
        <w:t xml:space="preserve"> (2021). Projecting the continental accumulation of alien species through to 2050. </w:t>
      </w:r>
      <w:r w:rsidRPr="00077FE8">
        <w:rPr>
          <w:rFonts w:ascii="Times New Roman" w:hAnsi="Times New Roman" w:cs="Times New Roman"/>
          <w:i/>
          <w:iCs/>
          <w:sz w:val="24"/>
          <w:szCs w:val="24"/>
        </w:rPr>
        <w:t>Global Change Biology</w:t>
      </w:r>
      <w:r w:rsidRPr="00077FE8">
        <w:rPr>
          <w:rFonts w:ascii="Times New Roman" w:hAnsi="Times New Roman" w:cs="Times New Roman"/>
          <w:sz w:val="24"/>
          <w:szCs w:val="24"/>
        </w:rPr>
        <w:t>, 27, 970–982.</w:t>
      </w:r>
    </w:p>
    <w:p w14:paraId="7E285436"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Seebens, H., Blackburn, T.M., Dyer, E.E., Genovesi, P., Hulme, P.E., Jeschke, J.M., </w:t>
      </w:r>
      <w:r w:rsidRPr="00077FE8">
        <w:rPr>
          <w:rFonts w:ascii="Times New Roman" w:hAnsi="Times New Roman" w:cs="Times New Roman"/>
          <w:i/>
          <w:iCs/>
          <w:sz w:val="24"/>
          <w:szCs w:val="24"/>
        </w:rPr>
        <w:t>et al.</w:t>
      </w:r>
      <w:r w:rsidRPr="00077FE8">
        <w:rPr>
          <w:rFonts w:ascii="Times New Roman" w:hAnsi="Times New Roman" w:cs="Times New Roman"/>
          <w:sz w:val="24"/>
          <w:szCs w:val="24"/>
        </w:rPr>
        <w:t xml:space="preserve"> (2017). No saturation in the accumulation of alien species worldwide. </w:t>
      </w:r>
      <w:r w:rsidRPr="00077FE8">
        <w:rPr>
          <w:rFonts w:ascii="Times New Roman" w:hAnsi="Times New Roman" w:cs="Times New Roman"/>
          <w:i/>
          <w:iCs/>
          <w:sz w:val="24"/>
          <w:szCs w:val="24"/>
        </w:rPr>
        <w:t>Nat Commun</w:t>
      </w:r>
      <w:r w:rsidRPr="00077FE8">
        <w:rPr>
          <w:rFonts w:ascii="Times New Roman" w:hAnsi="Times New Roman" w:cs="Times New Roman"/>
          <w:sz w:val="24"/>
          <w:szCs w:val="24"/>
        </w:rPr>
        <w:t>, 8, 14435.</w:t>
      </w:r>
    </w:p>
    <w:p w14:paraId="6C3386D6"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Sheriff, M.J., McMahon, E.K., Krebs, C.J. &amp; Boonstra, R. (2015). Predator‐induced maternal stress and population demography in snowshoe hares: the more severe the risk, the longer the generational effect. </w:t>
      </w:r>
      <w:r w:rsidRPr="00077FE8">
        <w:rPr>
          <w:rFonts w:ascii="Times New Roman" w:hAnsi="Times New Roman" w:cs="Times New Roman"/>
          <w:i/>
          <w:iCs/>
          <w:sz w:val="24"/>
          <w:szCs w:val="24"/>
        </w:rPr>
        <w:t>J Zool</w:t>
      </w:r>
      <w:r w:rsidRPr="00077FE8">
        <w:rPr>
          <w:rFonts w:ascii="Times New Roman" w:hAnsi="Times New Roman" w:cs="Times New Roman"/>
          <w:sz w:val="24"/>
          <w:szCs w:val="24"/>
        </w:rPr>
        <w:t>, 296, 305–310.</w:t>
      </w:r>
    </w:p>
    <w:p w14:paraId="0FC8BD40"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Simberloff, D. &amp; Gibbons, L. (2004). Now you See them, Now you don’t! – Population Crashes of Established Introduced Species. </w:t>
      </w:r>
      <w:r w:rsidRPr="00077FE8">
        <w:rPr>
          <w:rFonts w:ascii="Times New Roman" w:hAnsi="Times New Roman" w:cs="Times New Roman"/>
          <w:i/>
          <w:iCs/>
          <w:sz w:val="24"/>
          <w:szCs w:val="24"/>
        </w:rPr>
        <w:t>Biological Invasions</w:t>
      </w:r>
      <w:r w:rsidRPr="00077FE8">
        <w:rPr>
          <w:rFonts w:ascii="Times New Roman" w:hAnsi="Times New Roman" w:cs="Times New Roman"/>
          <w:sz w:val="24"/>
          <w:szCs w:val="24"/>
        </w:rPr>
        <w:t>, 6, 161–172.</w:t>
      </w:r>
    </w:p>
    <w:p w14:paraId="2310FD52"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Soto, I., Ahmed, D.A., Balzani, P., Cuthbert, R.N. &amp; Haubrock, P.J. (2023). Sigmoidal curves reflect impacts and dynamics of aquatic invasive species. </w:t>
      </w:r>
      <w:r w:rsidRPr="00077FE8">
        <w:rPr>
          <w:rFonts w:ascii="Times New Roman" w:hAnsi="Times New Roman" w:cs="Times New Roman"/>
          <w:i/>
          <w:iCs/>
          <w:sz w:val="24"/>
          <w:szCs w:val="24"/>
        </w:rPr>
        <w:t>Science of The Total Environment</w:t>
      </w:r>
      <w:r w:rsidRPr="00077FE8">
        <w:rPr>
          <w:rFonts w:ascii="Times New Roman" w:hAnsi="Times New Roman" w:cs="Times New Roman"/>
          <w:sz w:val="24"/>
          <w:szCs w:val="24"/>
        </w:rPr>
        <w:t>, 872, 161818.</w:t>
      </w:r>
    </w:p>
    <w:p w14:paraId="5DD2E7B0"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Spear, M.J., Walsh, J.R., Ricciardi, A. &amp; Zanden, M.J.V. (2021). The Invasion Ecology of Sleeper Populations: Prevalence, Persistence, and Abrupt Shifts. </w:t>
      </w:r>
      <w:r w:rsidRPr="00077FE8">
        <w:rPr>
          <w:rFonts w:ascii="Times New Roman" w:hAnsi="Times New Roman" w:cs="Times New Roman"/>
          <w:i/>
          <w:iCs/>
          <w:sz w:val="24"/>
          <w:szCs w:val="24"/>
        </w:rPr>
        <w:t>BioScience</w:t>
      </w:r>
      <w:r w:rsidRPr="00077FE8">
        <w:rPr>
          <w:rFonts w:ascii="Times New Roman" w:hAnsi="Times New Roman" w:cs="Times New Roman"/>
          <w:sz w:val="24"/>
          <w:szCs w:val="24"/>
        </w:rPr>
        <w:t>, 71, 357–369.</w:t>
      </w:r>
    </w:p>
    <w:p w14:paraId="7F0F2DEA"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Strayer, D.L., D’Antonio, C.M., Essl, F., Fowler, M.S., Geist, J., Hilt, S., </w:t>
      </w:r>
      <w:r w:rsidRPr="00077FE8">
        <w:rPr>
          <w:rFonts w:ascii="Times New Roman" w:hAnsi="Times New Roman" w:cs="Times New Roman"/>
          <w:i/>
          <w:iCs/>
          <w:sz w:val="24"/>
          <w:szCs w:val="24"/>
        </w:rPr>
        <w:t>et al.</w:t>
      </w:r>
      <w:r w:rsidRPr="00077FE8">
        <w:rPr>
          <w:rFonts w:ascii="Times New Roman" w:hAnsi="Times New Roman" w:cs="Times New Roman"/>
          <w:sz w:val="24"/>
          <w:szCs w:val="24"/>
        </w:rPr>
        <w:t xml:space="preserve"> (2017). Boom‐bust dynamics in biological invasions: towards an improved application of the concept. </w:t>
      </w:r>
      <w:r w:rsidRPr="00077FE8">
        <w:rPr>
          <w:rFonts w:ascii="Times New Roman" w:hAnsi="Times New Roman" w:cs="Times New Roman"/>
          <w:i/>
          <w:iCs/>
          <w:sz w:val="24"/>
          <w:szCs w:val="24"/>
        </w:rPr>
        <w:t>Ecology Letters</w:t>
      </w:r>
      <w:r w:rsidRPr="00077FE8">
        <w:rPr>
          <w:rFonts w:ascii="Times New Roman" w:hAnsi="Times New Roman" w:cs="Times New Roman"/>
          <w:sz w:val="24"/>
          <w:szCs w:val="24"/>
        </w:rPr>
        <w:t>, 20, 1337–1350.</w:t>
      </w:r>
    </w:p>
    <w:p w14:paraId="04616831"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Strayer, D.L. &amp; Malcom, H.M. (2006). Long-term demography of a zebra mussel (Dreissena polymorpha) population. </w:t>
      </w:r>
      <w:r w:rsidRPr="00077FE8">
        <w:rPr>
          <w:rFonts w:ascii="Times New Roman" w:hAnsi="Times New Roman" w:cs="Times New Roman"/>
          <w:i/>
          <w:iCs/>
          <w:sz w:val="24"/>
          <w:szCs w:val="24"/>
        </w:rPr>
        <w:t>Freshwater Biol</w:t>
      </w:r>
      <w:r w:rsidRPr="00077FE8">
        <w:rPr>
          <w:rFonts w:ascii="Times New Roman" w:hAnsi="Times New Roman" w:cs="Times New Roman"/>
          <w:sz w:val="24"/>
          <w:szCs w:val="24"/>
        </w:rPr>
        <w:t>, 51, 117–130.</w:t>
      </w:r>
    </w:p>
    <w:p w14:paraId="27E6CEC8"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lastRenderedPageBreak/>
        <w:t xml:space="preserve">Tipping, P.W., Martin, M.R., Pierce, R., Center, T.D., Pratt, P.R. &amp; Rayamajhi, M.B. (2012). Post-biological control invasion trajectory for Melaleuca quinquenervia in a seasonally inundated wetland. </w:t>
      </w:r>
      <w:r w:rsidRPr="00077FE8">
        <w:rPr>
          <w:rFonts w:ascii="Times New Roman" w:hAnsi="Times New Roman" w:cs="Times New Roman"/>
          <w:i/>
          <w:iCs/>
          <w:sz w:val="24"/>
          <w:szCs w:val="24"/>
        </w:rPr>
        <w:t>Biological Control</w:t>
      </w:r>
      <w:r w:rsidRPr="00077FE8">
        <w:rPr>
          <w:rFonts w:ascii="Times New Roman" w:hAnsi="Times New Roman" w:cs="Times New Roman"/>
          <w:sz w:val="24"/>
          <w:szCs w:val="24"/>
        </w:rPr>
        <w:t>, 60, 163–168.</w:t>
      </w:r>
    </w:p>
    <w:p w14:paraId="5C97A439"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Tyler, N.J.C. (2010). Climate, snow, ice, crashes, and declines in populations of reindeer and caribou (Rangifer tarandus L.). </w:t>
      </w:r>
      <w:r w:rsidRPr="00077FE8">
        <w:rPr>
          <w:rFonts w:ascii="Times New Roman" w:hAnsi="Times New Roman" w:cs="Times New Roman"/>
          <w:i/>
          <w:iCs/>
          <w:sz w:val="24"/>
          <w:szCs w:val="24"/>
        </w:rPr>
        <w:t>Ecological Monographs</w:t>
      </w:r>
      <w:r w:rsidRPr="00077FE8">
        <w:rPr>
          <w:rFonts w:ascii="Times New Roman" w:hAnsi="Times New Roman" w:cs="Times New Roman"/>
          <w:sz w:val="24"/>
          <w:szCs w:val="24"/>
        </w:rPr>
        <w:t>, 80, 197–219.</w:t>
      </w:r>
    </w:p>
    <w:p w14:paraId="4084092E"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Uthicke, S., Schaffelke, B. &amp; Byrne, M. (2009). A boom–bust phylum? Ecological and evolutionary consequences of density variations in echinoderms. </w:t>
      </w:r>
      <w:r w:rsidRPr="00077FE8">
        <w:rPr>
          <w:rFonts w:ascii="Times New Roman" w:hAnsi="Times New Roman" w:cs="Times New Roman"/>
          <w:i/>
          <w:iCs/>
          <w:sz w:val="24"/>
          <w:szCs w:val="24"/>
        </w:rPr>
        <w:t>Ecological Monographs</w:t>
      </w:r>
      <w:r w:rsidRPr="00077FE8">
        <w:rPr>
          <w:rFonts w:ascii="Times New Roman" w:hAnsi="Times New Roman" w:cs="Times New Roman"/>
          <w:sz w:val="24"/>
          <w:szCs w:val="24"/>
        </w:rPr>
        <w:t>, 79, 3–24.</w:t>
      </w:r>
    </w:p>
    <w:p w14:paraId="246107D3" w14:textId="77777777" w:rsidR="00FF3000" w:rsidRPr="00077FE8" w:rsidRDefault="00FF3000" w:rsidP="00077FE8">
      <w:pPr>
        <w:pStyle w:val="Bibliography"/>
        <w:spacing w:line="480" w:lineRule="auto"/>
        <w:rPr>
          <w:rFonts w:ascii="Times New Roman" w:hAnsi="Times New Roman" w:cs="Times New Roman"/>
          <w:sz w:val="24"/>
          <w:szCs w:val="24"/>
        </w:rPr>
      </w:pPr>
      <w:r w:rsidRPr="00077FE8">
        <w:rPr>
          <w:rFonts w:ascii="Times New Roman" w:hAnsi="Times New Roman" w:cs="Times New Roman"/>
          <w:sz w:val="24"/>
          <w:szCs w:val="24"/>
        </w:rPr>
        <w:t xml:space="preserve">Wasson, K., Fabian, R.A., Fork, S., Stanganelli, J., Mize, Z., Beheshti, K., </w:t>
      </w:r>
      <w:r w:rsidRPr="00077FE8">
        <w:rPr>
          <w:rFonts w:ascii="Times New Roman" w:hAnsi="Times New Roman" w:cs="Times New Roman"/>
          <w:i/>
          <w:iCs/>
          <w:sz w:val="24"/>
          <w:szCs w:val="24"/>
        </w:rPr>
        <w:t>et al.</w:t>
      </w:r>
      <w:r w:rsidRPr="00077FE8">
        <w:rPr>
          <w:rFonts w:ascii="Times New Roman" w:hAnsi="Times New Roman" w:cs="Times New Roman"/>
          <w:sz w:val="24"/>
          <w:szCs w:val="24"/>
        </w:rPr>
        <w:t xml:space="preserve"> (2020). Multiple factors contribute to the spatially variable and dramatic decline of an invasive snail in an estuary where it was long-established and phenomenally abundant. </w:t>
      </w:r>
      <w:r w:rsidRPr="00077FE8">
        <w:rPr>
          <w:rFonts w:ascii="Times New Roman" w:hAnsi="Times New Roman" w:cs="Times New Roman"/>
          <w:i/>
          <w:iCs/>
          <w:sz w:val="24"/>
          <w:szCs w:val="24"/>
        </w:rPr>
        <w:t>Biol Invasions</w:t>
      </w:r>
      <w:r w:rsidRPr="00077FE8">
        <w:rPr>
          <w:rFonts w:ascii="Times New Roman" w:hAnsi="Times New Roman" w:cs="Times New Roman"/>
          <w:sz w:val="24"/>
          <w:szCs w:val="24"/>
        </w:rPr>
        <w:t>, 22, 1181–1202.</w:t>
      </w:r>
    </w:p>
    <w:p w14:paraId="5E8597C5" w14:textId="7A800358" w:rsidR="0010508C" w:rsidRPr="00077FE8" w:rsidRDefault="00340C59" w:rsidP="00077FE8">
      <w:pPr>
        <w:spacing w:line="480" w:lineRule="auto"/>
        <w:ind w:left="720" w:hanging="720"/>
        <w:rPr>
          <w:rFonts w:ascii="Times New Roman" w:eastAsia="Times New Roman" w:hAnsi="Times New Roman" w:cs="Times New Roman"/>
          <w:b/>
          <w:sz w:val="24"/>
          <w:szCs w:val="24"/>
        </w:rPr>
      </w:pPr>
      <w:r w:rsidRPr="00077FE8">
        <w:rPr>
          <w:rFonts w:ascii="Times New Roman" w:eastAsia="Times New Roman" w:hAnsi="Times New Roman" w:cs="Times New Roman"/>
          <w:b/>
          <w:sz w:val="24"/>
          <w:szCs w:val="24"/>
        </w:rPr>
        <w:fldChar w:fldCharType="end"/>
      </w:r>
    </w:p>
    <w:p w14:paraId="0BFEAD70" w14:textId="77777777" w:rsidR="0018224C" w:rsidRDefault="0018224C" w:rsidP="00605F58">
      <w:pPr>
        <w:spacing w:line="480" w:lineRule="auto"/>
        <w:rPr>
          <w:rFonts w:ascii="Times New Roman" w:eastAsia="Times New Roman" w:hAnsi="Times New Roman" w:cs="Times New Roman"/>
          <w:b/>
          <w:sz w:val="24"/>
          <w:szCs w:val="24"/>
        </w:rPr>
        <w:sectPr w:rsidR="0018224C" w:rsidSect="00E405BB">
          <w:pgSz w:w="12240" w:h="15840"/>
          <w:pgMar w:top="1440" w:right="1440" w:bottom="1440" w:left="1440" w:header="720" w:footer="720" w:gutter="0"/>
          <w:lnNumType w:countBy="1" w:restart="continuous"/>
          <w:pgNumType w:start="1"/>
          <w:cols w:space="720"/>
          <w:docGrid w:linePitch="299"/>
        </w:sectPr>
      </w:pPr>
    </w:p>
    <w:p w14:paraId="3ADD35D6" w14:textId="77777777" w:rsidR="002D6E93" w:rsidRDefault="002D6E93"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Tables</w:t>
      </w:r>
    </w:p>
    <w:p w14:paraId="051F5BB6" w14:textId="230CA9ED" w:rsidR="002D6E93" w:rsidRPr="004F5E6A" w:rsidRDefault="004F5E6A" w:rsidP="00605F58">
      <w:pPr>
        <w:spacing w:line="480" w:lineRule="auto"/>
        <w:rPr>
          <w:rFonts w:ascii="Times New Roman" w:eastAsia="Times New Roman" w:hAnsi="Times New Roman" w:cs="Times New Roman"/>
          <w:bCs/>
          <w:sz w:val="24"/>
          <w:szCs w:val="24"/>
        </w:rPr>
      </w:pPr>
      <w:r w:rsidRPr="004F5E6A">
        <w:rPr>
          <w:rFonts w:ascii="Times New Roman" w:eastAsia="Times New Roman" w:hAnsi="Times New Roman" w:cs="Times New Roman"/>
          <w:bCs/>
          <w:sz w:val="24"/>
          <w:szCs w:val="24"/>
        </w:rPr>
        <w:t>Table 1</w:t>
      </w:r>
      <w:r w:rsidRPr="00F379EC">
        <w:rPr>
          <w:rFonts w:ascii="Times New Roman" w:eastAsia="Times New Roman" w:hAnsi="Times New Roman" w:cs="Times New Roman"/>
          <w:bCs/>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 xml:space="preserve">summary of the mechanisms and grouped by their strength of evidence of boom-busts as presented by the papers that had </w:t>
      </w:r>
      <w:proofErr w:type="gramStart"/>
      <w:r>
        <w:rPr>
          <w:rFonts w:ascii="Times New Roman" w:eastAsia="Times New Roman" w:hAnsi="Times New Roman" w:cs="Times New Roman"/>
          <w:bCs/>
          <w:sz w:val="24"/>
          <w:szCs w:val="24"/>
        </w:rPr>
        <w:t>timeseries</w:t>
      </w:r>
      <w:proofErr w:type="gramEnd"/>
      <w:r>
        <w:rPr>
          <w:rFonts w:ascii="Times New Roman" w:eastAsia="Times New Roman" w:hAnsi="Times New Roman" w:cs="Times New Roman"/>
          <w:bCs/>
          <w:sz w:val="24"/>
          <w:szCs w:val="24"/>
        </w:rPr>
        <w:t xml:space="preserve"> documenting boom-busts. The strength of evidence was evaluated using </w:t>
      </w:r>
      <w:proofErr w:type="gramStart"/>
      <w:r>
        <w:rPr>
          <w:rFonts w:ascii="Times New Roman" w:eastAsia="Times New Roman" w:hAnsi="Times New Roman" w:cs="Times New Roman"/>
          <w:bCs/>
          <w:sz w:val="24"/>
          <w:szCs w:val="24"/>
        </w:rPr>
        <w:t>a predefined</w:t>
      </w:r>
      <w:proofErr w:type="gramEnd"/>
      <w:r>
        <w:rPr>
          <w:rFonts w:ascii="Times New Roman" w:eastAsia="Times New Roman" w:hAnsi="Times New Roman" w:cs="Times New Roman"/>
          <w:bCs/>
          <w:sz w:val="24"/>
          <w:szCs w:val="24"/>
        </w:rPr>
        <w:t xml:space="preserve"> rubric (Appendix </w:t>
      </w:r>
      <w:r w:rsidR="00C1364F">
        <w:rPr>
          <w:rFonts w:ascii="Times New Roman" w:eastAsia="Times New Roman" w:hAnsi="Times New Roman" w:cs="Times New Roman"/>
          <w:bCs/>
          <w:sz w:val="24"/>
          <w:szCs w:val="24"/>
        </w:rPr>
        <w:t>S</w:t>
      </w:r>
      <w:r w:rsidR="00BC4BDF">
        <w:rPr>
          <w:rFonts w:ascii="Times New Roman" w:eastAsia="Times New Roman" w:hAnsi="Times New Roman" w:cs="Times New Roman"/>
          <w:bCs/>
          <w:sz w:val="24"/>
          <w:szCs w:val="24"/>
        </w:rPr>
        <w:t>2</w:t>
      </w:r>
      <w:r>
        <w:rPr>
          <w:rFonts w:ascii="Times New Roman" w:eastAsia="Times New Roman" w:hAnsi="Times New Roman" w:cs="Times New Roman"/>
          <w:bCs/>
          <w:sz w:val="24"/>
          <w:szCs w:val="24"/>
        </w:rPr>
        <w:t>).</w:t>
      </w:r>
    </w:p>
    <w:tbl>
      <w:tblPr>
        <w:tblW w:w="8730" w:type="dxa"/>
        <w:tblLook w:val="04A0" w:firstRow="1" w:lastRow="0" w:firstColumn="1" w:lastColumn="0" w:noHBand="0" w:noVBand="1"/>
      </w:tblPr>
      <w:tblGrid>
        <w:gridCol w:w="3720"/>
        <w:gridCol w:w="1342"/>
        <w:gridCol w:w="1148"/>
        <w:gridCol w:w="1260"/>
        <w:gridCol w:w="1260"/>
      </w:tblGrid>
      <w:tr w:rsidR="00AB46E2" w:rsidRPr="007C1A22" w14:paraId="588BADE6" w14:textId="3E01401C" w:rsidTr="00462C52">
        <w:trPr>
          <w:trHeight w:val="288"/>
        </w:trPr>
        <w:tc>
          <w:tcPr>
            <w:tcW w:w="3720" w:type="dxa"/>
            <w:tcBorders>
              <w:top w:val="single" w:sz="4" w:space="0" w:color="auto"/>
              <w:left w:val="nil"/>
              <w:bottom w:val="single" w:sz="4" w:space="0" w:color="auto"/>
              <w:right w:val="nil"/>
            </w:tcBorders>
            <w:noWrap/>
            <w:vAlign w:val="center"/>
            <w:hideMark/>
          </w:tcPr>
          <w:p w14:paraId="42A64826" w14:textId="77777777" w:rsidR="00AB46E2" w:rsidRPr="007C1A22" w:rsidRDefault="00AB46E2" w:rsidP="004457F3">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Mechanism</w:t>
            </w:r>
          </w:p>
        </w:tc>
        <w:tc>
          <w:tcPr>
            <w:tcW w:w="1342" w:type="dxa"/>
            <w:tcBorders>
              <w:top w:val="single" w:sz="4" w:space="0" w:color="auto"/>
              <w:left w:val="nil"/>
              <w:bottom w:val="single" w:sz="4" w:space="0" w:color="auto"/>
              <w:right w:val="nil"/>
            </w:tcBorders>
            <w:noWrap/>
            <w:vAlign w:val="bottom"/>
            <w:hideMark/>
          </w:tcPr>
          <w:p w14:paraId="002AB97E" w14:textId="77777777" w:rsidR="00AB46E2" w:rsidRPr="007C1A22" w:rsidRDefault="00AB46E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Evidence Strength</w:t>
            </w:r>
          </w:p>
        </w:tc>
        <w:tc>
          <w:tcPr>
            <w:tcW w:w="1148" w:type="dxa"/>
            <w:tcBorders>
              <w:top w:val="single" w:sz="4" w:space="0" w:color="auto"/>
              <w:left w:val="nil"/>
              <w:bottom w:val="single" w:sz="4" w:space="0" w:color="auto"/>
              <w:right w:val="nil"/>
            </w:tcBorders>
            <w:noWrap/>
            <w:vAlign w:val="bottom"/>
            <w:hideMark/>
          </w:tcPr>
          <w:p w14:paraId="021AC888" w14:textId="77777777" w:rsidR="00AB46E2" w:rsidRPr="007C1A22" w:rsidRDefault="00AB46E2" w:rsidP="002E3450">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Number of Studies</w:t>
            </w:r>
          </w:p>
        </w:tc>
        <w:tc>
          <w:tcPr>
            <w:tcW w:w="1260" w:type="dxa"/>
            <w:tcBorders>
              <w:top w:val="single" w:sz="4" w:space="0" w:color="auto"/>
              <w:bottom w:val="single" w:sz="4" w:space="0" w:color="auto"/>
            </w:tcBorders>
          </w:tcPr>
          <w:p w14:paraId="75D53D88" w14:textId="23CD9445" w:rsidR="00AB46E2" w:rsidRPr="007C1A22" w:rsidRDefault="00AB46E2" w:rsidP="002E3450">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Number of Time series</w:t>
            </w:r>
          </w:p>
        </w:tc>
        <w:tc>
          <w:tcPr>
            <w:tcW w:w="1260" w:type="dxa"/>
            <w:tcBorders>
              <w:top w:val="single" w:sz="4" w:space="0" w:color="auto"/>
              <w:bottom w:val="single" w:sz="4" w:space="0" w:color="auto"/>
            </w:tcBorders>
          </w:tcPr>
          <w:p w14:paraId="51054172" w14:textId="22452F6E" w:rsidR="00AB46E2" w:rsidRDefault="00AB46E2" w:rsidP="002E3450">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Number of Species</w:t>
            </w:r>
          </w:p>
        </w:tc>
      </w:tr>
      <w:tr w:rsidR="00AB46E2" w:rsidRPr="007C1A22" w14:paraId="740773A2" w14:textId="081AE313" w:rsidTr="00462C52">
        <w:trPr>
          <w:trHeight w:val="288"/>
        </w:trPr>
        <w:tc>
          <w:tcPr>
            <w:tcW w:w="3720" w:type="dxa"/>
            <w:vMerge w:val="restart"/>
            <w:tcBorders>
              <w:top w:val="single" w:sz="4" w:space="0" w:color="auto"/>
              <w:left w:val="nil"/>
              <w:bottom w:val="nil"/>
              <w:right w:val="nil"/>
            </w:tcBorders>
            <w:vAlign w:val="center"/>
            <w:hideMark/>
          </w:tcPr>
          <w:p w14:paraId="019B2404" w14:textId="77777777" w:rsidR="00AB46E2" w:rsidRPr="001B65AE" w:rsidRDefault="00AB46E2" w:rsidP="001A0790">
            <w:pPr>
              <w:pStyle w:val="ListParagraph"/>
              <w:numPr>
                <w:ilvl w:val="0"/>
                <w:numId w:val="10"/>
              </w:numPr>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Enemy release followed by enemy accumulation</w:t>
            </w:r>
          </w:p>
        </w:tc>
        <w:tc>
          <w:tcPr>
            <w:tcW w:w="1342" w:type="dxa"/>
            <w:tcBorders>
              <w:top w:val="single" w:sz="4" w:space="0" w:color="auto"/>
              <w:left w:val="nil"/>
              <w:bottom w:val="nil"/>
              <w:right w:val="nil"/>
            </w:tcBorders>
            <w:hideMark/>
          </w:tcPr>
          <w:p w14:paraId="37C16E58"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single" w:sz="4" w:space="0" w:color="auto"/>
              <w:left w:val="nil"/>
              <w:bottom w:val="nil"/>
              <w:right w:val="nil"/>
            </w:tcBorders>
            <w:noWrap/>
            <w:hideMark/>
          </w:tcPr>
          <w:p w14:paraId="12B2E4FD"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c>
          <w:tcPr>
            <w:tcW w:w="1260" w:type="dxa"/>
            <w:tcBorders>
              <w:top w:val="single" w:sz="4" w:space="0" w:color="auto"/>
            </w:tcBorders>
          </w:tcPr>
          <w:p w14:paraId="57E30929" w14:textId="3855CC80" w:rsidR="00AB46E2" w:rsidRPr="007C1A22" w:rsidRDefault="00583CC9"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c>
          <w:tcPr>
            <w:tcW w:w="1260" w:type="dxa"/>
            <w:tcBorders>
              <w:top w:val="single" w:sz="4" w:space="0" w:color="auto"/>
            </w:tcBorders>
          </w:tcPr>
          <w:p w14:paraId="0A85F31F" w14:textId="6B4C9F4E" w:rsidR="00AB46E2" w:rsidRPr="007C1A22" w:rsidRDefault="00583CC9"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r>
      <w:tr w:rsidR="00AB46E2" w:rsidRPr="007C1A22" w14:paraId="45BFF298" w14:textId="46B2187F" w:rsidTr="00AB46E2">
        <w:trPr>
          <w:trHeight w:val="288"/>
        </w:trPr>
        <w:tc>
          <w:tcPr>
            <w:tcW w:w="3720" w:type="dxa"/>
            <w:vMerge/>
            <w:tcBorders>
              <w:top w:val="nil"/>
              <w:left w:val="nil"/>
              <w:bottom w:val="nil"/>
              <w:right w:val="nil"/>
            </w:tcBorders>
            <w:vAlign w:val="center"/>
            <w:hideMark/>
          </w:tcPr>
          <w:p w14:paraId="5CEBF0C1"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62801353"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672309D" w14:textId="0AFA9455"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54B8001D" w14:textId="75886AFE" w:rsidR="00AB46E2" w:rsidRDefault="00583CC9"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396288E5" w14:textId="0D7D95A0" w:rsidR="00AB46E2" w:rsidRDefault="00583CC9"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71B5697D" w14:textId="2E7C1F41" w:rsidTr="00AB46E2">
        <w:trPr>
          <w:trHeight w:val="288"/>
        </w:trPr>
        <w:tc>
          <w:tcPr>
            <w:tcW w:w="3720" w:type="dxa"/>
            <w:vMerge/>
            <w:tcBorders>
              <w:top w:val="nil"/>
              <w:left w:val="nil"/>
              <w:bottom w:val="nil"/>
              <w:right w:val="nil"/>
            </w:tcBorders>
            <w:vAlign w:val="center"/>
            <w:hideMark/>
          </w:tcPr>
          <w:p w14:paraId="6FCA78D9"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458B0F8C"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02E04B4D"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4</w:t>
            </w:r>
          </w:p>
        </w:tc>
        <w:tc>
          <w:tcPr>
            <w:tcW w:w="1260" w:type="dxa"/>
          </w:tcPr>
          <w:p w14:paraId="2CDF3110" w14:textId="4749A935" w:rsidR="00AB46E2" w:rsidRPr="007C1A22" w:rsidRDefault="002E6FD1"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12</w:t>
            </w:r>
          </w:p>
        </w:tc>
        <w:tc>
          <w:tcPr>
            <w:tcW w:w="1260" w:type="dxa"/>
          </w:tcPr>
          <w:p w14:paraId="6AC7C9AB" w14:textId="30905FB8" w:rsidR="00AB46E2" w:rsidRPr="007C1A22" w:rsidRDefault="005C4513"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4</w:t>
            </w:r>
          </w:p>
        </w:tc>
      </w:tr>
      <w:tr w:rsidR="00AB46E2" w:rsidRPr="007C1A22" w14:paraId="3BED51AA" w14:textId="299AB230" w:rsidTr="00AB46E2">
        <w:trPr>
          <w:trHeight w:val="288"/>
        </w:trPr>
        <w:tc>
          <w:tcPr>
            <w:tcW w:w="3720" w:type="dxa"/>
            <w:vMerge/>
            <w:tcBorders>
              <w:top w:val="nil"/>
              <w:left w:val="nil"/>
              <w:bottom w:val="nil"/>
              <w:right w:val="nil"/>
            </w:tcBorders>
            <w:vAlign w:val="center"/>
            <w:hideMark/>
          </w:tcPr>
          <w:p w14:paraId="579CDA2B"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76A9AD5"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0FC2B6D9"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c>
          <w:tcPr>
            <w:tcW w:w="1260" w:type="dxa"/>
          </w:tcPr>
          <w:p w14:paraId="3E00C571" w14:textId="2DB4D4B6" w:rsidR="00AB46E2" w:rsidRPr="007C1A22" w:rsidRDefault="005C4513"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2</w:t>
            </w:r>
          </w:p>
        </w:tc>
        <w:tc>
          <w:tcPr>
            <w:tcW w:w="1260" w:type="dxa"/>
          </w:tcPr>
          <w:p w14:paraId="2EB2B4AE" w14:textId="0D510CCF" w:rsidR="00AB46E2" w:rsidRPr="007C1A22" w:rsidRDefault="005C4513"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r>
      <w:tr w:rsidR="00AB46E2" w:rsidRPr="007C1A22" w14:paraId="493D6551" w14:textId="006CBC5E" w:rsidTr="000470DA">
        <w:trPr>
          <w:trHeight w:val="288"/>
        </w:trPr>
        <w:tc>
          <w:tcPr>
            <w:tcW w:w="3720" w:type="dxa"/>
            <w:vMerge/>
            <w:tcBorders>
              <w:top w:val="nil"/>
              <w:left w:val="nil"/>
              <w:bottom w:val="dashed" w:sz="4" w:space="0" w:color="7F7F7F" w:themeColor="text1" w:themeTint="80"/>
              <w:right w:val="nil"/>
            </w:tcBorders>
            <w:vAlign w:val="center"/>
            <w:hideMark/>
          </w:tcPr>
          <w:p w14:paraId="1A62AE64"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7F7F7F" w:themeColor="text1" w:themeTint="80"/>
              <w:right w:val="nil"/>
            </w:tcBorders>
            <w:noWrap/>
            <w:hideMark/>
          </w:tcPr>
          <w:p w14:paraId="56C8FEAE" w14:textId="77777777" w:rsidR="00AB46E2" w:rsidRPr="007C1A22" w:rsidRDefault="00AB46E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7F7F7F" w:themeColor="text1" w:themeTint="80"/>
              <w:right w:val="nil"/>
            </w:tcBorders>
            <w:noWrap/>
            <w:hideMark/>
          </w:tcPr>
          <w:p w14:paraId="77DF3692" w14:textId="77777777" w:rsidR="00AB46E2" w:rsidRPr="007C1A22" w:rsidRDefault="00AB46E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6</w:t>
            </w:r>
          </w:p>
        </w:tc>
        <w:tc>
          <w:tcPr>
            <w:tcW w:w="1260" w:type="dxa"/>
            <w:tcBorders>
              <w:bottom w:val="dashed" w:sz="4" w:space="0" w:color="7F7F7F" w:themeColor="text1" w:themeTint="80"/>
            </w:tcBorders>
          </w:tcPr>
          <w:p w14:paraId="3E537155" w14:textId="33E2D906" w:rsidR="00AB46E2" w:rsidRPr="007C1A22" w:rsidRDefault="005C4513"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15</w:t>
            </w:r>
          </w:p>
        </w:tc>
        <w:tc>
          <w:tcPr>
            <w:tcW w:w="1260" w:type="dxa"/>
            <w:tcBorders>
              <w:bottom w:val="dashed" w:sz="4" w:space="0" w:color="7F7F7F" w:themeColor="text1" w:themeTint="80"/>
            </w:tcBorders>
          </w:tcPr>
          <w:p w14:paraId="668323B5" w14:textId="20AC88BC" w:rsidR="00AB46E2" w:rsidRPr="007C1A22" w:rsidRDefault="005C4513"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6</w:t>
            </w:r>
          </w:p>
        </w:tc>
      </w:tr>
      <w:tr w:rsidR="00AB46E2" w:rsidRPr="007C1A22" w14:paraId="0E645CD9" w14:textId="00445A10" w:rsidTr="000470DA">
        <w:trPr>
          <w:trHeight w:val="288"/>
        </w:trPr>
        <w:tc>
          <w:tcPr>
            <w:tcW w:w="3720" w:type="dxa"/>
            <w:vMerge w:val="restart"/>
            <w:tcBorders>
              <w:top w:val="dashed" w:sz="4" w:space="0" w:color="7F7F7F" w:themeColor="text1" w:themeTint="80"/>
              <w:left w:val="nil"/>
              <w:bottom w:val="nil"/>
              <w:right w:val="nil"/>
            </w:tcBorders>
            <w:vAlign w:val="center"/>
            <w:hideMark/>
          </w:tcPr>
          <w:p w14:paraId="5364AC04" w14:textId="77777777" w:rsidR="00AB46E2" w:rsidRPr="001B65AE" w:rsidRDefault="00AB46E2"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 xml:space="preserve">Resource depletion </w:t>
            </w:r>
          </w:p>
        </w:tc>
        <w:tc>
          <w:tcPr>
            <w:tcW w:w="1342" w:type="dxa"/>
            <w:tcBorders>
              <w:top w:val="dashed" w:sz="4" w:space="0" w:color="7F7F7F" w:themeColor="text1" w:themeTint="80"/>
              <w:left w:val="nil"/>
              <w:bottom w:val="nil"/>
              <w:right w:val="nil"/>
            </w:tcBorders>
            <w:hideMark/>
          </w:tcPr>
          <w:p w14:paraId="5827FC41"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7F7F7F" w:themeColor="text1" w:themeTint="80"/>
              <w:left w:val="nil"/>
              <w:bottom w:val="nil"/>
              <w:right w:val="nil"/>
            </w:tcBorders>
            <w:noWrap/>
            <w:vAlign w:val="center"/>
            <w:hideMark/>
          </w:tcPr>
          <w:p w14:paraId="11052B8C"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c>
          <w:tcPr>
            <w:tcW w:w="1260" w:type="dxa"/>
            <w:tcBorders>
              <w:top w:val="dashed" w:sz="4" w:space="0" w:color="7F7F7F" w:themeColor="text1" w:themeTint="80"/>
            </w:tcBorders>
          </w:tcPr>
          <w:p w14:paraId="2E33756C" w14:textId="35DBE477" w:rsidR="00AB46E2" w:rsidRPr="007C1A22" w:rsidRDefault="00F03B36"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2</w:t>
            </w:r>
          </w:p>
        </w:tc>
        <w:tc>
          <w:tcPr>
            <w:tcW w:w="1260" w:type="dxa"/>
            <w:tcBorders>
              <w:top w:val="dashed" w:sz="4" w:space="0" w:color="7F7F7F" w:themeColor="text1" w:themeTint="80"/>
            </w:tcBorders>
          </w:tcPr>
          <w:p w14:paraId="593FC8F7" w14:textId="4FD880F9" w:rsidR="00AB46E2" w:rsidRPr="007C1A22" w:rsidRDefault="00F03B36"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r>
      <w:tr w:rsidR="00AB46E2" w:rsidRPr="007C1A22" w14:paraId="7D23314A" w14:textId="0D263515" w:rsidTr="00AB46E2">
        <w:trPr>
          <w:trHeight w:val="288"/>
        </w:trPr>
        <w:tc>
          <w:tcPr>
            <w:tcW w:w="3720" w:type="dxa"/>
            <w:vMerge/>
            <w:tcBorders>
              <w:top w:val="nil"/>
              <w:left w:val="nil"/>
              <w:bottom w:val="nil"/>
              <w:right w:val="nil"/>
            </w:tcBorders>
            <w:vAlign w:val="center"/>
            <w:hideMark/>
          </w:tcPr>
          <w:p w14:paraId="3B4AB325"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BC762C4"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B24C840" w14:textId="05A69E27"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16394109" w14:textId="770C1B16" w:rsidR="00AB46E2" w:rsidRDefault="005E71E0"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0DCF226D" w14:textId="659622EA" w:rsidR="00AB46E2" w:rsidRDefault="005E71E0"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1142D1F6" w14:textId="1DF59CA3" w:rsidTr="00AB46E2">
        <w:trPr>
          <w:trHeight w:val="288"/>
        </w:trPr>
        <w:tc>
          <w:tcPr>
            <w:tcW w:w="3720" w:type="dxa"/>
            <w:vMerge/>
            <w:tcBorders>
              <w:top w:val="nil"/>
              <w:left w:val="nil"/>
              <w:bottom w:val="nil"/>
              <w:right w:val="nil"/>
            </w:tcBorders>
            <w:vAlign w:val="center"/>
            <w:hideMark/>
          </w:tcPr>
          <w:p w14:paraId="4A26CF68"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4DEF956F"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7B449631" w14:textId="08467E3C"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12E1B41D" w14:textId="15CF6B02" w:rsidR="00AB46E2" w:rsidRDefault="005E71E0"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7286DDB2" w14:textId="750EEF65" w:rsidR="00AB46E2" w:rsidRDefault="005E71E0"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11FE4ECB" w14:textId="514A80F5" w:rsidTr="00AB46E2">
        <w:trPr>
          <w:trHeight w:val="288"/>
        </w:trPr>
        <w:tc>
          <w:tcPr>
            <w:tcW w:w="3720" w:type="dxa"/>
            <w:vMerge/>
            <w:tcBorders>
              <w:top w:val="nil"/>
              <w:left w:val="nil"/>
              <w:bottom w:val="nil"/>
              <w:right w:val="nil"/>
            </w:tcBorders>
            <w:vAlign w:val="center"/>
            <w:hideMark/>
          </w:tcPr>
          <w:p w14:paraId="4B7D7D18"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2834DA70"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0EACB090" w14:textId="370AC530"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4B7FC0F7" w14:textId="5902E509" w:rsidR="00AB46E2" w:rsidRDefault="005E71E0"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324204DB" w14:textId="5F19611C" w:rsidR="00AB46E2" w:rsidRDefault="005E71E0"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5A7466F8" w14:textId="60F62F60" w:rsidTr="000470DA">
        <w:trPr>
          <w:trHeight w:val="288"/>
        </w:trPr>
        <w:tc>
          <w:tcPr>
            <w:tcW w:w="3720" w:type="dxa"/>
            <w:vMerge/>
            <w:tcBorders>
              <w:top w:val="nil"/>
              <w:left w:val="nil"/>
              <w:bottom w:val="dashed" w:sz="4" w:space="0" w:color="7F7F7F" w:themeColor="text1" w:themeTint="80"/>
              <w:right w:val="nil"/>
            </w:tcBorders>
            <w:vAlign w:val="center"/>
            <w:hideMark/>
          </w:tcPr>
          <w:p w14:paraId="64218A5A"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7F7F7F" w:themeColor="text1" w:themeTint="80"/>
              <w:right w:val="nil"/>
            </w:tcBorders>
            <w:noWrap/>
            <w:hideMark/>
          </w:tcPr>
          <w:p w14:paraId="75C578E8" w14:textId="77777777" w:rsidR="00AB46E2" w:rsidRPr="007C1A22" w:rsidRDefault="00AB46E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7F7F7F" w:themeColor="text1" w:themeTint="80"/>
              <w:right w:val="nil"/>
            </w:tcBorders>
            <w:noWrap/>
            <w:hideMark/>
          </w:tcPr>
          <w:p w14:paraId="33BC50CC" w14:textId="77777777" w:rsidR="00AB46E2" w:rsidRPr="007C1A22" w:rsidRDefault="00AB46E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1</w:t>
            </w:r>
          </w:p>
        </w:tc>
        <w:tc>
          <w:tcPr>
            <w:tcW w:w="1260" w:type="dxa"/>
            <w:tcBorders>
              <w:bottom w:val="dashed" w:sz="4" w:space="0" w:color="7F7F7F" w:themeColor="text1" w:themeTint="80"/>
            </w:tcBorders>
          </w:tcPr>
          <w:p w14:paraId="416DB563" w14:textId="6BAF5D04" w:rsidR="00AB46E2" w:rsidRPr="007C1A22" w:rsidRDefault="005E71E0"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2</w:t>
            </w:r>
          </w:p>
        </w:tc>
        <w:tc>
          <w:tcPr>
            <w:tcW w:w="1260" w:type="dxa"/>
            <w:tcBorders>
              <w:bottom w:val="dashed" w:sz="4" w:space="0" w:color="7F7F7F" w:themeColor="text1" w:themeTint="80"/>
            </w:tcBorders>
          </w:tcPr>
          <w:p w14:paraId="5F845C00" w14:textId="4190473B" w:rsidR="00AB46E2" w:rsidRPr="007C1A22" w:rsidRDefault="005E71E0"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1</w:t>
            </w:r>
          </w:p>
        </w:tc>
      </w:tr>
      <w:tr w:rsidR="00AB46E2" w:rsidRPr="007C1A22" w14:paraId="5740B5C4" w14:textId="76C22380" w:rsidTr="000470DA">
        <w:trPr>
          <w:trHeight w:val="288"/>
        </w:trPr>
        <w:tc>
          <w:tcPr>
            <w:tcW w:w="3720" w:type="dxa"/>
            <w:vMerge w:val="restart"/>
            <w:tcBorders>
              <w:top w:val="dashed" w:sz="4" w:space="0" w:color="7F7F7F" w:themeColor="text1" w:themeTint="80"/>
              <w:left w:val="nil"/>
              <w:bottom w:val="nil"/>
              <w:right w:val="nil"/>
            </w:tcBorders>
            <w:vAlign w:val="center"/>
            <w:hideMark/>
          </w:tcPr>
          <w:p w14:paraId="3E9F0F29" w14:textId="4CFDF238" w:rsidR="00AB46E2" w:rsidRPr="001B65AE" w:rsidRDefault="00AB46E2"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Invasive specie</w:t>
            </w:r>
            <w:commentRangeStart w:id="370"/>
            <w:r w:rsidRPr="001B65AE">
              <w:rPr>
                <w:rFonts w:ascii="Aptos Narrow" w:eastAsia="Times New Roman" w:hAnsi="Aptos Narrow" w:cs="Times New Roman"/>
                <w:color w:val="000000"/>
                <w:lang w:val="en-US"/>
              </w:rPr>
              <w:t>s unfavorably alter ecosystem for future generations</w:t>
            </w:r>
            <w:commentRangeEnd w:id="370"/>
            <w:r w:rsidR="00871001" w:rsidRPr="001B65AE">
              <w:rPr>
                <w:rStyle w:val="CommentReference"/>
                <w:rFonts w:ascii="Aptos Narrow" w:eastAsia="Times New Roman" w:hAnsi="Aptos Narrow" w:cs="Times New Roman"/>
                <w:color w:val="000000"/>
                <w:sz w:val="22"/>
                <w:szCs w:val="22"/>
                <w:lang w:val="en-US"/>
              </w:rPr>
              <w:commentReference w:id="370"/>
            </w:r>
          </w:p>
        </w:tc>
        <w:tc>
          <w:tcPr>
            <w:tcW w:w="1342" w:type="dxa"/>
            <w:tcBorders>
              <w:top w:val="dashed" w:sz="4" w:space="0" w:color="7F7F7F" w:themeColor="text1" w:themeTint="80"/>
              <w:left w:val="nil"/>
              <w:bottom w:val="nil"/>
              <w:right w:val="nil"/>
            </w:tcBorders>
            <w:hideMark/>
          </w:tcPr>
          <w:p w14:paraId="77157447"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7F7F7F" w:themeColor="text1" w:themeTint="80"/>
              <w:left w:val="nil"/>
              <w:bottom w:val="nil"/>
              <w:right w:val="nil"/>
            </w:tcBorders>
            <w:noWrap/>
            <w:vAlign w:val="center"/>
            <w:hideMark/>
          </w:tcPr>
          <w:p w14:paraId="0D1AC693" w14:textId="105D27AD"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Borders>
              <w:top w:val="dashed" w:sz="4" w:space="0" w:color="7F7F7F" w:themeColor="text1" w:themeTint="80"/>
            </w:tcBorders>
          </w:tcPr>
          <w:p w14:paraId="2708D601" w14:textId="551D9E96"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Borders>
              <w:top w:val="dashed" w:sz="4" w:space="0" w:color="7F7F7F" w:themeColor="text1" w:themeTint="80"/>
            </w:tcBorders>
          </w:tcPr>
          <w:p w14:paraId="10D8DC7D" w14:textId="6C59C771"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78C168DA" w14:textId="4B8FCF2D" w:rsidTr="00AB46E2">
        <w:trPr>
          <w:trHeight w:val="288"/>
        </w:trPr>
        <w:tc>
          <w:tcPr>
            <w:tcW w:w="3720" w:type="dxa"/>
            <w:vMerge/>
            <w:tcBorders>
              <w:top w:val="nil"/>
              <w:left w:val="nil"/>
              <w:bottom w:val="nil"/>
              <w:right w:val="nil"/>
            </w:tcBorders>
            <w:vAlign w:val="center"/>
            <w:hideMark/>
          </w:tcPr>
          <w:p w14:paraId="6889FB2A"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107567BB"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031932E0"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c>
          <w:tcPr>
            <w:tcW w:w="1260" w:type="dxa"/>
          </w:tcPr>
          <w:p w14:paraId="6E8A2536" w14:textId="71FE4EE6" w:rsidR="00AB46E2" w:rsidRPr="007C1A2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c>
          <w:tcPr>
            <w:tcW w:w="1260" w:type="dxa"/>
          </w:tcPr>
          <w:p w14:paraId="670BC843" w14:textId="4425B9E7" w:rsidR="00AB46E2" w:rsidRPr="007C1A2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r>
      <w:tr w:rsidR="00AB46E2" w:rsidRPr="007C1A22" w14:paraId="5C8D9D7A" w14:textId="48157BA1" w:rsidTr="00AB46E2">
        <w:trPr>
          <w:trHeight w:val="288"/>
        </w:trPr>
        <w:tc>
          <w:tcPr>
            <w:tcW w:w="3720" w:type="dxa"/>
            <w:vMerge/>
            <w:tcBorders>
              <w:top w:val="nil"/>
              <w:left w:val="nil"/>
              <w:bottom w:val="nil"/>
              <w:right w:val="nil"/>
            </w:tcBorders>
            <w:vAlign w:val="center"/>
            <w:hideMark/>
          </w:tcPr>
          <w:p w14:paraId="2EE07D38"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753087DC"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61D8FDCD" w14:textId="6CA4B740"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57E19C10" w14:textId="4B4529EB"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7B34B17E" w14:textId="3765FD8E"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7CF2CB45" w14:textId="4A3B3036" w:rsidTr="00AB46E2">
        <w:trPr>
          <w:trHeight w:val="288"/>
        </w:trPr>
        <w:tc>
          <w:tcPr>
            <w:tcW w:w="3720" w:type="dxa"/>
            <w:vMerge/>
            <w:tcBorders>
              <w:top w:val="nil"/>
              <w:left w:val="nil"/>
              <w:bottom w:val="nil"/>
              <w:right w:val="nil"/>
            </w:tcBorders>
            <w:vAlign w:val="center"/>
            <w:hideMark/>
          </w:tcPr>
          <w:p w14:paraId="3FDF42C3"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73110CD3"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7026009F" w14:textId="3E653B4D"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63BDB9AD" w14:textId="5EBCFA9D"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5BB57563" w14:textId="12E7448F"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68ECDFA3" w14:textId="1195E0D3" w:rsidTr="000470DA">
        <w:trPr>
          <w:trHeight w:val="288"/>
        </w:trPr>
        <w:tc>
          <w:tcPr>
            <w:tcW w:w="3720" w:type="dxa"/>
            <w:vMerge/>
            <w:tcBorders>
              <w:top w:val="nil"/>
              <w:left w:val="nil"/>
              <w:bottom w:val="dashed" w:sz="4" w:space="0" w:color="7F7F7F" w:themeColor="text1" w:themeTint="80"/>
              <w:right w:val="nil"/>
            </w:tcBorders>
            <w:vAlign w:val="center"/>
            <w:hideMark/>
          </w:tcPr>
          <w:p w14:paraId="096D0B7C" w14:textId="77777777" w:rsidR="00AB46E2" w:rsidRPr="007C1A22" w:rsidRDefault="00AB46E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7F7F7F" w:themeColor="text1" w:themeTint="80"/>
              <w:right w:val="nil"/>
            </w:tcBorders>
            <w:noWrap/>
            <w:hideMark/>
          </w:tcPr>
          <w:p w14:paraId="375E3970" w14:textId="77777777" w:rsidR="00AB46E2" w:rsidRPr="007C1A22" w:rsidRDefault="00AB46E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7F7F7F" w:themeColor="text1" w:themeTint="80"/>
              <w:right w:val="nil"/>
            </w:tcBorders>
            <w:noWrap/>
            <w:hideMark/>
          </w:tcPr>
          <w:p w14:paraId="34CE49AA" w14:textId="77777777" w:rsidR="00AB46E2" w:rsidRPr="007C1A22" w:rsidRDefault="00AB46E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1</w:t>
            </w:r>
          </w:p>
        </w:tc>
        <w:tc>
          <w:tcPr>
            <w:tcW w:w="1260" w:type="dxa"/>
            <w:tcBorders>
              <w:bottom w:val="dashed" w:sz="4" w:space="0" w:color="7F7F7F" w:themeColor="text1" w:themeTint="80"/>
            </w:tcBorders>
          </w:tcPr>
          <w:p w14:paraId="34E85AEC" w14:textId="76599F91" w:rsidR="00AB46E2" w:rsidRPr="007C1A22" w:rsidRDefault="00894CA4"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1</w:t>
            </w:r>
          </w:p>
        </w:tc>
        <w:tc>
          <w:tcPr>
            <w:tcW w:w="1260" w:type="dxa"/>
            <w:tcBorders>
              <w:bottom w:val="dashed" w:sz="4" w:space="0" w:color="7F7F7F" w:themeColor="text1" w:themeTint="80"/>
            </w:tcBorders>
          </w:tcPr>
          <w:p w14:paraId="3DDEBA5F" w14:textId="674B76E8" w:rsidR="00AB46E2" w:rsidRPr="007C1A22" w:rsidRDefault="00894CA4"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1</w:t>
            </w:r>
          </w:p>
        </w:tc>
      </w:tr>
      <w:tr w:rsidR="00AB46E2" w:rsidRPr="007C1A22" w14:paraId="3B85C74B" w14:textId="4EADF48C" w:rsidTr="000470DA">
        <w:trPr>
          <w:trHeight w:val="288"/>
        </w:trPr>
        <w:tc>
          <w:tcPr>
            <w:tcW w:w="3720" w:type="dxa"/>
            <w:vMerge w:val="restart"/>
            <w:tcBorders>
              <w:top w:val="dashed" w:sz="4" w:space="0" w:color="7F7F7F" w:themeColor="text1" w:themeTint="80"/>
              <w:left w:val="nil"/>
              <w:bottom w:val="nil"/>
              <w:right w:val="nil"/>
            </w:tcBorders>
            <w:vAlign w:val="center"/>
            <w:hideMark/>
          </w:tcPr>
          <w:p w14:paraId="624C6B18" w14:textId="36094122" w:rsidR="00AB46E2" w:rsidRPr="001B65AE" w:rsidRDefault="00AB46E2"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r>
              <w:rPr>
                <w:rFonts w:ascii="Aptos Narrow" w:eastAsia="Times New Roman" w:hAnsi="Aptos Narrow" w:cs="Times New Roman"/>
                <w:color w:val="000000"/>
                <w:lang w:val="en-US"/>
              </w:rPr>
              <w:t>Abiotic drivers are near a species abiotic tolerance</w:t>
            </w:r>
          </w:p>
        </w:tc>
        <w:tc>
          <w:tcPr>
            <w:tcW w:w="1342" w:type="dxa"/>
            <w:tcBorders>
              <w:top w:val="dashed" w:sz="4" w:space="0" w:color="7F7F7F" w:themeColor="text1" w:themeTint="80"/>
              <w:left w:val="nil"/>
              <w:bottom w:val="nil"/>
              <w:right w:val="nil"/>
            </w:tcBorders>
            <w:hideMark/>
          </w:tcPr>
          <w:p w14:paraId="28B573BA"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7F7F7F" w:themeColor="text1" w:themeTint="80"/>
              <w:left w:val="nil"/>
              <w:bottom w:val="nil"/>
              <w:right w:val="nil"/>
            </w:tcBorders>
            <w:noWrap/>
            <w:vAlign w:val="center"/>
            <w:hideMark/>
          </w:tcPr>
          <w:p w14:paraId="542571A6" w14:textId="50E3E5D0"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Borders>
              <w:top w:val="dashed" w:sz="4" w:space="0" w:color="7F7F7F" w:themeColor="text1" w:themeTint="80"/>
            </w:tcBorders>
          </w:tcPr>
          <w:p w14:paraId="269EDF29" w14:textId="4D3DEE87"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Borders>
              <w:top w:val="dashed" w:sz="4" w:space="0" w:color="7F7F7F" w:themeColor="text1" w:themeTint="80"/>
            </w:tcBorders>
          </w:tcPr>
          <w:p w14:paraId="028B8D3C" w14:textId="5BF47CF2"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080D75A6" w14:textId="40695DA8" w:rsidTr="00AB46E2">
        <w:trPr>
          <w:trHeight w:val="288"/>
        </w:trPr>
        <w:tc>
          <w:tcPr>
            <w:tcW w:w="3720" w:type="dxa"/>
            <w:vMerge/>
            <w:tcBorders>
              <w:top w:val="nil"/>
              <w:left w:val="nil"/>
              <w:bottom w:val="nil"/>
              <w:right w:val="nil"/>
            </w:tcBorders>
            <w:vAlign w:val="center"/>
            <w:hideMark/>
          </w:tcPr>
          <w:p w14:paraId="163B67DC" w14:textId="77777777" w:rsidR="00AB46E2" w:rsidRPr="007C1A22" w:rsidRDefault="00AB46E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000C0DB6"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976A7BA" w14:textId="1FBB4BE5" w:rsidR="00AB46E2" w:rsidRPr="007C1A22" w:rsidRDefault="00AB46E2"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3770D3FF" w14:textId="4D6A29D4"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c>
          <w:tcPr>
            <w:tcW w:w="1260" w:type="dxa"/>
          </w:tcPr>
          <w:p w14:paraId="253AD93D" w14:textId="7CD382A7" w:rsidR="00AB46E2" w:rsidRDefault="00894CA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AB46E2" w:rsidRPr="007C1A22" w14:paraId="7D0C0B31" w14:textId="67C9AC4D" w:rsidTr="00AB46E2">
        <w:trPr>
          <w:trHeight w:val="288"/>
        </w:trPr>
        <w:tc>
          <w:tcPr>
            <w:tcW w:w="3720" w:type="dxa"/>
            <w:vMerge/>
            <w:tcBorders>
              <w:top w:val="nil"/>
              <w:left w:val="nil"/>
              <w:bottom w:val="nil"/>
              <w:right w:val="nil"/>
            </w:tcBorders>
            <w:vAlign w:val="center"/>
            <w:hideMark/>
          </w:tcPr>
          <w:p w14:paraId="076711B6" w14:textId="77777777" w:rsidR="00AB46E2" w:rsidRPr="007C1A22" w:rsidRDefault="00AB46E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181F33A2"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000C9064"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4</w:t>
            </w:r>
          </w:p>
        </w:tc>
        <w:tc>
          <w:tcPr>
            <w:tcW w:w="1260" w:type="dxa"/>
          </w:tcPr>
          <w:p w14:paraId="57164526" w14:textId="7EA44630" w:rsidR="00AB46E2" w:rsidRPr="007C1A22" w:rsidRDefault="00EE121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2</w:t>
            </w:r>
          </w:p>
        </w:tc>
        <w:tc>
          <w:tcPr>
            <w:tcW w:w="1260" w:type="dxa"/>
          </w:tcPr>
          <w:p w14:paraId="3EE3E5E2" w14:textId="1AC548E4" w:rsidR="00AB46E2" w:rsidRPr="007C1A22" w:rsidRDefault="00EE121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2</w:t>
            </w:r>
          </w:p>
        </w:tc>
      </w:tr>
      <w:tr w:rsidR="00AB46E2" w:rsidRPr="007C1A22" w14:paraId="6DE803D8" w14:textId="5B107B16" w:rsidTr="00AB46E2">
        <w:trPr>
          <w:trHeight w:val="288"/>
        </w:trPr>
        <w:tc>
          <w:tcPr>
            <w:tcW w:w="3720" w:type="dxa"/>
            <w:vMerge/>
            <w:tcBorders>
              <w:top w:val="nil"/>
              <w:left w:val="nil"/>
              <w:bottom w:val="nil"/>
              <w:right w:val="nil"/>
            </w:tcBorders>
            <w:vAlign w:val="center"/>
            <w:hideMark/>
          </w:tcPr>
          <w:p w14:paraId="52163FDA" w14:textId="77777777" w:rsidR="00AB46E2" w:rsidRPr="007C1A22" w:rsidRDefault="00AB46E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A9C68C9" w14:textId="77777777"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1D6CB1A7" w14:textId="77777777" w:rsidR="00AB46E2" w:rsidRPr="007C1A22" w:rsidRDefault="00AB46E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c>
          <w:tcPr>
            <w:tcW w:w="1260" w:type="dxa"/>
          </w:tcPr>
          <w:p w14:paraId="39AB88C3" w14:textId="1D8A179D" w:rsidR="00AB46E2" w:rsidRPr="007C1A22" w:rsidRDefault="00EE121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c>
          <w:tcPr>
            <w:tcW w:w="1260" w:type="dxa"/>
          </w:tcPr>
          <w:p w14:paraId="224EDC67" w14:textId="55B8B222" w:rsidR="00AB46E2" w:rsidRPr="007C1A22" w:rsidRDefault="00EE1214"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1</w:t>
            </w:r>
          </w:p>
        </w:tc>
      </w:tr>
      <w:tr w:rsidR="00AB46E2" w:rsidRPr="007C1A22" w14:paraId="5DACB652" w14:textId="4CA8703D" w:rsidTr="000470DA">
        <w:trPr>
          <w:trHeight w:val="288"/>
        </w:trPr>
        <w:tc>
          <w:tcPr>
            <w:tcW w:w="3720" w:type="dxa"/>
            <w:vMerge/>
            <w:tcBorders>
              <w:top w:val="nil"/>
              <w:left w:val="nil"/>
              <w:bottom w:val="dashed" w:sz="4" w:space="0" w:color="7F7F7F" w:themeColor="text1" w:themeTint="80"/>
              <w:right w:val="nil"/>
            </w:tcBorders>
            <w:vAlign w:val="center"/>
            <w:hideMark/>
          </w:tcPr>
          <w:p w14:paraId="78E86DCD" w14:textId="77777777" w:rsidR="00AB46E2" w:rsidRPr="007C1A22" w:rsidRDefault="00AB46E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7F7F7F" w:themeColor="text1" w:themeTint="80"/>
              <w:right w:val="nil"/>
            </w:tcBorders>
            <w:noWrap/>
            <w:hideMark/>
          </w:tcPr>
          <w:p w14:paraId="07C946E4" w14:textId="77777777" w:rsidR="00AB46E2" w:rsidRPr="007C1A22" w:rsidRDefault="00AB46E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7F7F7F" w:themeColor="text1" w:themeTint="80"/>
              <w:right w:val="nil"/>
            </w:tcBorders>
            <w:noWrap/>
            <w:hideMark/>
          </w:tcPr>
          <w:p w14:paraId="4FB13E37" w14:textId="77777777" w:rsidR="00AB46E2" w:rsidRPr="007C1A22" w:rsidRDefault="00AB46E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5</w:t>
            </w:r>
          </w:p>
        </w:tc>
        <w:tc>
          <w:tcPr>
            <w:tcW w:w="1260" w:type="dxa"/>
            <w:tcBorders>
              <w:bottom w:val="dashed" w:sz="4" w:space="0" w:color="7F7F7F" w:themeColor="text1" w:themeTint="80"/>
            </w:tcBorders>
          </w:tcPr>
          <w:p w14:paraId="74D80327" w14:textId="7EB5B636" w:rsidR="00AB46E2" w:rsidRPr="007C1A22" w:rsidRDefault="00EC6ABF"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3</w:t>
            </w:r>
          </w:p>
        </w:tc>
        <w:tc>
          <w:tcPr>
            <w:tcW w:w="1260" w:type="dxa"/>
            <w:tcBorders>
              <w:bottom w:val="dashed" w:sz="4" w:space="0" w:color="7F7F7F" w:themeColor="text1" w:themeTint="80"/>
            </w:tcBorders>
          </w:tcPr>
          <w:p w14:paraId="74E6BBEF" w14:textId="1C1C1FB8" w:rsidR="00AB46E2" w:rsidRPr="007C1A22" w:rsidRDefault="00EC6ABF"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3</w:t>
            </w:r>
          </w:p>
        </w:tc>
      </w:tr>
      <w:tr w:rsidR="00AB46E2" w:rsidRPr="007C1A22" w14:paraId="5873BECE" w14:textId="2610E751" w:rsidTr="000470DA">
        <w:trPr>
          <w:trHeight w:val="288"/>
        </w:trPr>
        <w:tc>
          <w:tcPr>
            <w:tcW w:w="3720" w:type="dxa"/>
            <w:tcBorders>
              <w:top w:val="dashed" w:sz="4" w:space="0" w:color="7F7F7F" w:themeColor="text1" w:themeTint="80"/>
              <w:left w:val="nil"/>
              <w:bottom w:val="single" w:sz="4" w:space="0" w:color="auto"/>
              <w:right w:val="nil"/>
            </w:tcBorders>
            <w:vAlign w:val="center"/>
            <w:hideMark/>
          </w:tcPr>
          <w:p w14:paraId="45DB48AC" w14:textId="3CDBB655" w:rsidR="00AB46E2" w:rsidRPr="007C1A22" w:rsidRDefault="00AB46E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Not Specified</w:t>
            </w:r>
          </w:p>
        </w:tc>
        <w:tc>
          <w:tcPr>
            <w:tcW w:w="1342" w:type="dxa"/>
            <w:tcBorders>
              <w:top w:val="dashed" w:sz="4" w:space="0" w:color="7F7F7F" w:themeColor="text1" w:themeTint="80"/>
              <w:left w:val="nil"/>
              <w:bottom w:val="single" w:sz="4" w:space="0" w:color="auto"/>
              <w:right w:val="nil"/>
            </w:tcBorders>
            <w:noWrap/>
            <w:vAlign w:val="bottom"/>
            <w:hideMark/>
          </w:tcPr>
          <w:p w14:paraId="087FC302" w14:textId="3038E495" w:rsidR="00AB46E2" w:rsidRPr="007C1A22" w:rsidRDefault="00AB46E2" w:rsidP="007C1A22">
            <w:pPr>
              <w:spacing w:line="240" w:lineRule="auto"/>
              <w:rPr>
                <w:rFonts w:ascii="Aptos Narrow" w:eastAsia="Times New Roman" w:hAnsi="Aptos Narrow" w:cs="Times New Roman"/>
                <w:b/>
                <w:bCs/>
                <w:color w:val="000000"/>
                <w:lang w:val="en-US"/>
              </w:rPr>
            </w:pPr>
            <w:r w:rsidRPr="004457F3">
              <w:rPr>
                <w:rFonts w:ascii="Aptos Narrow" w:eastAsia="Times New Roman" w:hAnsi="Aptos Narrow" w:cs="Times New Roman"/>
                <w:b/>
                <w:bCs/>
                <w:color w:val="000000"/>
                <w:lang w:val="en-US"/>
              </w:rPr>
              <w:t>Total</w:t>
            </w:r>
          </w:p>
        </w:tc>
        <w:tc>
          <w:tcPr>
            <w:tcW w:w="1148" w:type="dxa"/>
            <w:tcBorders>
              <w:top w:val="dashed" w:sz="4" w:space="0" w:color="7F7F7F" w:themeColor="text1" w:themeTint="80"/>
              <w:left w:val="nil"/>
              <w:bottom w:val="single" w:sz="4" w:space="0" w:color="auto"/>
              <w:right w:val="nil"/>
            </w:tcBorders>
            <w:noWrap/>
            <w:hideMark/>
          </w:tcPr>
          <w:p w14:paraId="2868D302" w14:textId="77777777" w:rsidR="00AB46E2" w:rsidRPr="007C1A22" w:rsidRDefault="00AB46E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4</w:t>
            </w:r>
          </w:p>
        </w:tc>
        <w:tc>
          <w:tcPr>
            <w:tcW w:w="1260" w:type="dxa"/>
            <w:tcBorders>
              <w:top w:val="dashed" w:sz="4" w:space="0" w:color="7F7F7F" w:themeColor="text1" w:themeTint="80"/>
              <w:bottom w:val="single" w:sz="4" w:space="0" w:color="auto"/>
            </w:tcBorders>
          </w:tcPr>
          <w:p w14:paraId="7BA7BDE9" w14:textId="630C6F25" w:rsidR="00AB46E2" w:rsidRPr="007C1A22" w:rsidRDefault="003C281E"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15</w:t>
            </w:r>
          </w:p>
        </w:tc>
        <w:tc>
          <w:tcPr>
            <w:tcW w:w="1260" w:type="dxa"/>
            <w:tcBorders>
              <w:top w:val="dashed" w:sz="4" w:space="0" w:color="7F7F7F" w:themeColor="text1" w:themeTint="80"/>
              <w:bottom w:val="single" w:sz="4" w:space="0" w:color="auto"/>
            </w:tcBorders>
          </w:tcPr>
          <w:p w14:paraId="7186D754" w14:textId="5A0AF834" w:rsidR="00AB46E2" w:rsidRPr="007C1A22" w:rsidRDefault="000470DA" w:rsidP="007C1A22">
            <w:pPr>
              <w:spacing w:line="240" w:lineRule="auto"/>
              <w:jc w:val="center"/>
              <w:rPr>
                <w:rFonts w:ascii="Aptos Narrow" w:eastAsia="Times New Roman" w:hAnsi="Aptos Narrow" w:cs="Times New Roman"/>
                <w:b/>
                <w:bCs/>
                <w:color w:val="000000"/>
                <w:lang w:val="en-US"/>
              </w:rPr>
            </w:pPr>
            <w:r>
              <w:rPr>
                <w:rFonts w:ascii="Aptos Narrow" w:eastAsia="Times New Roman" w:hAnsi="Aptos Narrow" w:cs="Times New Roman"/>
                <w:b/>
                <w:bCs/>
                <w:color w:val="000000"/>
                <w:lang w:val="en-US"/>
              </w:rPr>
              <w:t>15</w:t>
            </w:r>
          </w:p>
        </w:tc>
      </w:tr>
    </w:tbl>
    <w:p w14:paraId="3C4229F4" w14:textId="77777777" w:rsidR="004F5E6A" w:rsidRDefault="004F5E6A" w:rsidP="00605F58">
      <w:pPr>
        <w:spacing w:line="480" w:lineRule="auto"/>
        <w:rPr>
          <w:rFonts w:ascii="Times New Roman" w:eastAsia="Times New Roman" w:hAnsi="Times New Roman" w:cs="Times New Roman"/>
          <w:b/>
          <w:sz w:val="24"/>
          <w:szCs w:val="24"/>
        </w:rPr>
      </w:pPr>
    </w:p>
    <w:p w14:paraId="444393E8" w14:textId="10C98CB7" w:rsidR="004F5E6A" w:rsidRDefault="004F5E6A" w:rsidP="00605F58">
      <w:pPr>
        <w:spacing w:line="480" w:lineRule="auto"/>
        <w:rPr>
          <w:rFonts w:ascii="Times New Roman" w:eastAsia="Times New Roman" w:hAnsi="Times New Roman" w:cs="Times New Roman"/>
          <w:b/>
          <w:sz w:val="24"/>
          <w:szCs w:val="24"/>
        </w:rPr>
        <w:sectPr w:rsidR="004F5E6A" w:rsidSect="00D8523E">
          <w:pgSz w:w="12240" w:h="15840"/>
          <w:pgMar w:top="1440" w:right="1440" w:bottom="1440" w:left="1440" w:header="720" w:footer="720" w:gutter="0"/>
          <w:lnNumType w:countBy="1" w:restart="continuous"/>
          <w:cols w:space="720"/>
          <w:docGrid w:linePitch="299"/>
        </w:sectPr>
      </w:pPr>
    </w:p>
    <w:p w14:paraId="4FFF94A4" w14:textId="1CD801C6" w:rsidR="00242E53" w:rsidRDefault="00F23A3A"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Figure</w:t>
      </w:r>
      <w:r w:rsidR="002A1167">
        <w:rPr>
          <w:rFonts w:ascii="Times New Roman" w:eastAsia="Times New Roman" w:hAnsi="Times New Roman" w:cs="Times New Roman"/>
          <w:b/>
          <w:sz w:val="24"/>
          <w:szCs w:val="24"/>
        </w:rPr>
        <w:t xml:space="preserve"> captions</w:t>
      </w:r>
    </w:p>
    <w:p w14:paraId="229D1CCD" w14:textId="77777777" w:rsidR="001D6E08" w:rsidRDefault="00C9416D" w:rsidP="00605F58">
      <w:pPr>
        <w:spacing w:line="480" w:lineRule="auto"/>
        <w:rPr>
          <w:rFonts w:ascii="Times New Roman" w:eastAsia="Times New Roman" w:hAnsi="Times New Roman" w:cs="Times New Roman"/>
          <w:b/>
          <w:sz w:val="24"/>
          <w:szCs w:val="24"/>
        </w:rPr>
      </w:pPr>
      <w:commentRangeStart w:id="371"/>
      <w:commentRangeStart w:id="372"/>
      <w:r>
        <w:rPr>
          <w:rFonts w:ascii="Times New Roman" w:eastAsia="Times New Roman" w:hAnsi="Times New Roman" w:cs="Times New Roman"/>
          <w:b/>
          <w:noProof/>
          <w:sz w:val="24"/>
          <w:szCs w:val="24"/>
        </w:rPr>
        <w:drawing>
          <wp:inline distT="0" distB="0" distL="0" distR="0" wp14:anchorId="2FA7858A" wp14:editId="55C00524">
            <wp:extent cx="6226930" cy="5408099"/>
            <wp:effectExtent l="0" t="0" r="0" b="0"/>
            <wp:docPr id="1117970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7063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6226930" cy="5408099"/>
                    </a:xfrm>
                    <a:prstGeom prst="rect">
                      <a:avLst/>
                    </a:prstGeom>
                  </pic:spPr>
                </pic:pic>
              </a:graphicData>
            </a:graphic>
          </wp:inline>
        </w:drawing>
      </w:r>
      <w:commentRangeEnd w:id="371"/>
      <w:r w:rsidR="00625B46">
        <w:rPr>
          <w:rStyle w:val="CommentReference"/>
          <w:rFonts w:ascii="Times New Roman" w:eastAsia="Times New Roman" w:hAnsi="Times New Roman" w:cs="Times New Roman"/>
          <w:b/>
          <w:sz w:val="24"/>
          <w:szCs w:val="24"/>
        </w:rPr>
        <w:commentReference w:id="371"/>
      </w:r>
      <w:commentRangeEnd w:id="372"/>
      <w:r w:rsidR="008E4CFB">
        <w:rPr>
          <w:rStyle w:val="CommentReference"/>
          <w:rFonts w:ascii="Times New Roman" w:eastAsia="Times New Roman" w:hAnsi="Times New Roman" w:cs="Times New Roman"/>
          <w:b/>
          <w:sz w:val="24"/>
          <w:szCs w:val="24"/>
        </w:rPr>
        <w:commentReference w:id="372"/>
      </w:r>
    </w:p>
    <w:p w14:paraId="6140541D" w14:textId="381297D5" w:rsidR="00930C0F" w:rsidRPr="00930C0F" w:rsidRDefault="00930C0F" w:rsidP="00605F58">
      <w:pPr>
        <w:spacing w:line="480" w:lineRule="auto"/>
        <w:rPr>
          <w:rFonts w:ascii="Times New Roman" w:eastAsia="Times New Roman" w:hAnsi="Times New Roman" w:cs="Times New Roman"/>
          <w:b/>
          <w:sz w:val="24"/>
          <w:szCs w:val="24"/>
        </w:rPr>
        <w:sectPr w:rsidR="00930C0F" w:rsidRPr="00930C0F" w:rsidSect="00D8523E">
          <w:pgSz w:w="12240" w:h="15840"/>
          <w:pgMar w:top="1440" w:right="1440" w:bottom="1440" w:left="1440" w:header="720" w:footer="720" w:gutter="0"/>
          <w:lnNumType w:countBy="1" w:restart="continuous"/>
          <w:cols w:space="720"/>
          <w:docGrid w:linePitch="299"/>
        </w:sectPr>
      </w:pPr>
      <w:r w:rsidRPr="00930C0F">
        <w:rPr>
          <w:rFonts w:ascii="Times New Roman" w:hAnsi="Times New Roman" w:cs="Times New Roman"/>
          <w:noProof/>
          <w:sz w:val="24"/>
          <w:szCs w:val="24"/>
        </w:rPr>
        <w:t>Fig. 1</w:t>
      </w:r>
      <w:r>
        <w:rPr>
          <w:rFonts w:ascii="Times New Roman" w:hAnsi="Times New Roman" w:cs="Times New Roman"/>
          <w:noProof/>
          <w:sz w:val="24"/>
          <w:szCs w:val="24"/>
        </w:rPr>
        <w:t xml:space="preserve">: </w:t>
      </w:r>
      <w:r w:rsidR="00BF7219">
        <w:rPr>
          <w:rFonts w:ascii="Times New Roman" w:hAnsi="Times New Roman" w:cs="Times New Roman"/>
          <w:noProof/>
          <w:sz w:val="24"/>
          <w:szCs w:val="24"/>
        </w:rPr>
        <w:t xml:space="preserve"> A</w:t>
      </w:r>
      <w:commentRangeStart w:id="373"/>
      <w:r w:rsidR="00BF7219">
        <w:rPr>
          <w:rFonts w:ascii="Times New Roman" w:hAnsi="Times New Roman" w:cs="Times New Roman"/>
          <w:noProof/>
          <w:sz w:val="24"/>
          <w:szCs w:val="24"/>
        </w:rPr>
        <w:t>) Graphical depic</w:t>
      </w:r>
      <w:del w:id="374" w:author="Nathan Dorn" w:date="2026-02-19T12:03:00Z" w16du:dateUtc="2026-02-19T17:03:00Z">
        <w:r w:rsidR="00BF7219" w:rsidDel="008B1CB0">
          <w:rPr>
            <w:rFonts w:ascii="Times New Roman" w:hAnsi="Times New Roman" w:cs="Times New Roman"/>
            <w:noProof/>
            <w:sz w:val="24"/>
            <w:szCs w:val="24"/>
          </w:rPr>
          <w:delText>i</w:delText>
        </w:r>
      </w:del>
      <w:r w:rsidR="00BF7219">
        <w:rPr>
          <w:rFonts w:ascii="Times New Roman" w:hAnsi="Times New Roman" w:cs="Times New Roman"/>
          <w:noProof/>
          <w:sz w:val="24"/>
          <w:szCs w:val="24"/>
        </w:rPr>
        <w:t>t</w:t>
      </w:r>
      <w:ins w:id="375" w:author="Nathan Dorn" w:date="2026-02-19T12:03:00Z" w16du:dateUtc="2026-02-19T17:03:00Z">
        <w:r w:rsidR="008B1CB0">
          <w:rPr>
            <w:rFonts w:ascii="Times New Roman" w:hAnsi="Times New Roman" w:cs="Times New Roman"/>
            <w:noProof/>
            <w:sz w:val="24"/>
            <w:szCs w:val="24"/>
          </w:rPr>
          <w:t>i</w:t>
        </w:r>
      </w:ins>
      <w:r w:rsidR="00BF7219">
        <w:rPr>
          <w:rFonts w:ascii="Times New Roman" w:hAnsi="Times New Roman" w:cs="Times New Roman"/>
          <w:noProof/>
          <w:sz w:val="24"/>
          <w:szCs w:val="24"/>
        </w:rPr>
        <w:t>on of the quantitative definition of a boom-bus</w:t>
      </w:r>
      <w:r w:rsidR="00610D17">
        <w:rPr>
          <w:rFonts w:ascii="Times New Roman" w:hAnsi="Times New Roman" w:cs="Times New Roman"/>
          <w:noProof/>
          <w:sz w:val="24"/>
          <w:szCs w:val="24"/>
        </w:rPr>
        <w:t xml:space="preserve">t and the classificaiton of boom-bust, overshoot, and establishment. </w:t>
      </w:r>
      <w:commentRangeEnd w:id="373"/>
      <w:r w:rsidR="006770C8">
        <w:rPr>
          <w:rStyle w:val="CommentReference"/>
          <w:rFonts w:ascii="Times New Roman" w:hAnsi="Times New Roman" w:cs="Times New Roman"/>
          <w:noProof/>
          <w:sz w:val="24"/>
          <w:szCs w:val="24"/>
        </w:rPr>
        <w:commentReference w:id="373"/>
      </w:r>
      <w:commentRangeStart w:id="376"/>
      <w:r w:rsidR="00610D17">
        <w:rPr>
          <w:rFonts w:ascii="Times New Roman" w:hAnsi="Times New Roman" w:cs="Times New Roman"/>
          <w:noProof/>
          <w:sz w:val="24"/>
          <w:szCs w:val="24"/>
        </w:rPr>
        <w:t>B) Graphical depictions</w:t>
      </w:r>
      <w:r w:rsidR="005843E3">
        <w:rPr>
          <w:rFonts w:ascii="Times New Roman" w:hAnsi="Times New Roman" w:cs="Times New Roman"/>
          <w:noProof/>
          <w:sz w:val="24"/>
          <w:szCs w:val="24"/>
        </w:rPr>
        <w:t xml:space="preserve"> of</w:t>
      </w:r>
      <w:r w:rsidR="00610D17">
        <w:rPr>
          <w:rFonts w:ascii="Times New Roman" w:hAnsi="Times New Roman" w:cs="Times New Roman"/>
          <w:noProof/>
          <w:sz w:val="24"/>
          <w:szCs w:val="24"/>
        </w:rPr>
        <w:t xml:space="preserve"> metrics</w:t>
      </w:r>
      <w:r w:rsidR="00441636">
        <w:rPr>
          <w:rFonts w:ascii="Times New Roman" w:hAnsi="Times New Roman" w:cs="Times New Roman"/>
          <w:noProof/>
          <w:sz w:val="24"/>
          <w:szCs w:val="24"/>
        </w:rPr>
        <w:t xml:space="preserve"> that could be used in future studies to test different mechanisms of boom</w:t>
      </w:r>
      <w:r w:rsidR="005843E3">
        <w:rPr>
          <w:rFonts w:ascii="Times New Roman" w:hAnsi="Times New Roman" w:cs="Times New Roman"/>
          <w:noProof/>
          <w:sz w:val="24"/>
          <w:szCs w:val="24"/>
        </w:rPr>
        <w:t>-busts.</w:t>
      </w:r>
      <w:commentRangeEnd w:id="376"/>
      <w:r w:rsidR="00FE0F5F" w:rsidRPr="00930C0F">
        <w:rPr>
          <w:rStyle w:val="CommentReference"/>
          <w:rFonts w:ascii="Times New Roman" w:eastAsia="Times New Roman" w:hAnsi="Times New Roman" w:cs="Times New Roman"/>
          <w:b/>
          <w:sz w:val="24"/>
          <w:szCs w:val="24"/>
        </w:rPr>
        <w:commentReference w:id="376"/>
      </w:r>
    </w:p>
    <w:p w14:paraId="46D10971" w14:textId="60B06157" w:rsidR="00231CE6" w:rsidRDefault="00171CFF" w:rsidP="0018224C">
      <w:pPr>
        <w:spacing w:line="480" w:lineRule="auto"/>
        <w:jc w:val="center"/>
        <w:rPr>
          <w:rFonts w:ascii="Times New Roman" w:eastAsia="Times New Roman" w:hAnsi="Times New Roman" w:cs="Times New Roman"/>
          <w:bCs/>
          <w:noProof/>
          <w:sz w:val="24"/>
          <w:szCs w:val="24"/>
        </w:rPr>
      </w:pPr>
      <w:commentRangeStart w:id="377"/>
      <w:r>
        <w:rPr>
          <w:rFonts w:ascii="Times New Roman" w:eastAsia="Times New Roman" w:hAnsi="Times New Roman" w:cs="Times New Roman"/>
          <w:bCs/>
          <w:noProof/>
          <w:sz w:val="24"/>
          <w:szCs w:val="24"/>
        </w:rPr>
        <w:lastRenderedPageBreak/>
        <w:drawing>
          <wp:inline distT="0" distB="0" distL="0" distR="0" wp14:anchorId="69932217" wp14:editId="5A5C30A3">
            <wp:extent cx="3959319" cy="4131741"/>
            <wp:effectExtent l="0" t="0" r="0" b="2540"/>
            <wp:docPr id="123486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61862"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59319" cy="4131741"/>
                    </a:xfrm>
                    <a:prstGeom prst="rect">
                      <a:avLst/>
                    </a:prstGeom>
                  </pic:spPr>
                </pic:pic>
              </a:graphicData>
            </a:graphic>
          </wp:inline>
        </w:drawing>
      </w:r>
      <w:commentRangeEnd w:id="377"/>
      <w:r w:rsidR="00400EDE">
        <w:rPr>
          <w:rStyle w:val="CommentReference"/>
          <w:rFonts w:ascii="Times New Roman" w:eastAsia="Times New Roman" w:hAnsi="Times New Roman" w:cs="Times New Roman"/>
          <w:bCs/>
          <w:noProof/>
          <w:sz w:val="24"/>
          <w:szCs w:val="24"/>
        </w:rPr>
        <w:commentReference w:id="377"/>
      </w:r>
    </w:p>
    <w:p w14:paraId="5CE08F21" w14:textId="6C62E3FB" w:rsidR="00231CE6" w:rsidRDefault="00933189" w:rsidP="00605F58">
      <w:pPr>
        <w:spacing w:line="480" w:lineRule="auto"/>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t>Fig</w:t>
      </w:r>
      <w:r w:rsidR="0018224C">
        <w:rPr>
          <w:rFonts w:ascii="Times New Roman" w:eastAsia="Times New Roman" w:hAnsi="Times New Roman" w:cs="Times New Roman"/>
          <w:bCs/>
          <w:noProof/>
          <w:sz w:val="24"/>
          <w:szCs w:val="24"/>
        </w:rPr>
        <w:t>.</w:t>
      </w:r>
      <w:r>
        <w:rPr>
          <w:rFonts w:ascii="Times New Roman" w:eastAsia="Times New Roman" w:hAnsi="Times New Roman" w:cs="Times New Roman"/>
          <w:bCs/>
          <w:noProof/>
          <w:sz w:val="24"/>
          <w:szCs w:val="24"/>
        </w:rPr>
        <w:t xml:space="preserve"> 2: </w:t>
      </w:r>
      <w:r w:rsidR="001C33E0">
        <w:rPr>
          <w:rFonts w:ascii="Times New Roman" w:eastAsia="Times New Roman" w:hAnsi="Times New Roman" w:cs="Times New Roman"/>
          <w:bCs/>
          <w:noProof/>
          <w:sz w:val="24"/>
          <w:szCs w:val="24"/>
        </w:rPr>
        <w:t>F</w:t>
      </w:r>
      <w:r>
        <w:rPr>
          <w:rFonts w:ascii="Times New Roman" w:eastAsia="Times New Roman" w:hAnsi="Times New Roman" w:cs="Times New Roman"/>
          <w:bCs/>
          <w:noProof/>
          <w:sz w:val="24"/>
          <w:szCs w:val="24"/>
        </w:rPr>
        <w:t xml:space="preserve">low chart depicting the number of digitized time-series, the </w:t>
      </w:r>
      <w:r w:rsidR="00321CC4">
        <w:rPr>
          <w:rFonts w:ascii="Times New Roman" w:eastAsia="Times New Roman" w:hAnsi="Times New Roman" w:cs="Times New Roman"/>
          <w:bCs/>
          <w:noProof/>
          <w:sz w:val="24"/>
          <w:szCs w:val="24"/>
        </w:rPr>
        <w:t>nu</w:t>
      </w:r>
      <w:r w:rsidR="00C4652F">
        <w:rPr>
          <w:rFonts w:ascii="Times New Roman" w:eastAsia="Times New Roman" w:hAnsi="Times New Roman" w:cs="Times New Roman"/>
          <w:bCs/>
          <w:noProof/>
          <w:sz w:val="24"/>
          <w:szCs w:val="24"/>
        </w:rPr>
        <w:t>mb</w:t>
      </w:r>
      <w:r w:rsidR="00321CC4">
        <w:rPr>
          <w:rFonts w:ascii="Times New Roman" w:eastAsia="Times New Roman" w:hAnsi="Times New Roman" w:cs="Times New Roman"/>
          <w:bCs/>
          <w:noProof/>
          <w:sz w:val="24"/>
          <w:szCs w:val="24"/>
        </w:rPr>
        <w:t>ers</w:t>
      </w:r>
      <w:r w:rsidR="00C4652F">
        <w:rPr>
          <w:rFonts w:ascii="Times New Roman" w:eastAsia="Times New Roman" w:hAnsi="Times New Roman" w:cs="Times New Roman"/>
          <w:bCs/>
          <w:noProof/>
          <w:sz w:val="24"/>
          <w:szCs w:val="24"/>
        </w:rPr>
        <w:t xml:space="preserve"> of</w:t>
      </w:r>
      <w:r w:rsidR="00321CC4">
        <w:rPr>
          <w:rFonts w:ascii="Times New Roman" w:eastAsia="Times New Roman" w:hAnsi="Times New Roman" w:cs="Times New Roman"/>
          <w:bCs/>
          <w:noProof/>
          <w:sz w:val="24"/>
          <w:szCs w:val="24"/>
        </w:rPr>
        <w:t xml:space="preserve"> </w:t>
      </w:r>
      <w:r>
        <w:rPr>
          <w:rFonts w:ascii="Times New Roman" w:eastAsia="Times New Roman" w:hAnsi="Times New Roman" w:cs="Times New Roman"/>
          <w:bCs/>
          <w:noProof/>
          <w:sz w:val="24"/>
          <w:szCs w:val="24"/>
        </w:rPr>
        <w:t xml:space="preserve">time series </w:t>
      </w:r>
      <w:r w:rsidR="00321CC4">
        <w:rPr>
          <w:rFonts w:ascii="Times New Roman" w:eastAsia="Times New Roman" w:hAnsi="Times New Roman" w:cs="Times New Roman"/>
          <w:bCs/>
          <w:noProof/>
          <w:sz w:val="24"/>
          <w:szCs w:val="24"/>
        </w:rPr>
        <w:t xml:space="preserve">as they were filtered </w:t>
      </w:r>
      <w:r>
        <w:rPr>
          <w:rFonts w:ascii="Times New Roman" w:eastAsia="Times New Roman" w:hAnsi="Times New Roman" w:cs="Times New Roman"/>
          <w:bCs/>
          <w:noProof/>
          <w:sz w:val="24"/>
          <w:szCs w:val="24"/>
        </w:rPr>
        <w:t xml:space="preserve">through the </w:t>
      </w:r>
      <w:r w:rsidR="00F055AF">
        <w:rPr>
          <w:rFonts w:ascii="Times New Roman" w:eastAsia="Times New Roman" w:hAnsi="Times New Roman" w:cs="Times New Roman"/>
          <w:bCs/>
          <w:noProof/>
          <w:sz w:val="24"/>
          <w:szCs w:val="24"/>
        </w:rPr>
        <w:t>different steps</w:t>
      </w:r>
      <w:r w:rsidR="00C32CAD">
        <w:rPr>
          <w:rFonts w:ascii="Times New Roman" w:eastAsia="Times New Roman" w:hAnsi="Times New Roman" w:cs="Times New Roman"/>
          <w:bCs/>
          <w:noProof/>
          <w:sz w:val="24"/>
          <w:szCs w:val="24"/>
        </w:rPr>
        <w:t>,</w:t>
      </w:r>
      <w:r w:rsidR="00F055AF">
        <w:rPr>
          <w:rFonts w:ascii="Times New Roman" w:eastAsia="Times New Roman" w:hAnsi="Times New Roman" w:cs="Times New Roman"/>
          <w:bCs/>
          <w:noProof/>
          <w:sz w:val="24"/>
          <w:szCs w:val="24"/>
        </w:rPr>
        <w:t xml:space="preserve"> and the </w:t>
      </w:r>
      <w:r w:rsidR="003469E1">
        <w:rPr>
          <w:rFonts w:ascii="Times New Roman" w:eastAsia="Times New Roman" w:hAnsi="Times New Roman" w:cs="Times New Roman"/>
          <w:bCs/>
          <w:noProof/>
          <w:sz w:val="24"/>
          <w:szCs w:val="24"/>
        </w:rPr>
        <w:t>number</w:t>
      </w:r>
      <w:r w:rsidR="00B43B33">
        <w:rPr>
          <w:rFonts w:ascii="Times New Roman" w:eastAsia="Times New Roman" w:hAnsi="Times New Roman" w:cs="Times New Roman"/>
          <w:bCs/>
          <w:noProof/>
          <w:sz w:val="24"/>
          <w:szCs w:val="24"/>
        </w:rPr>
        <w:t xml:space="preserve"> of time-series </w:t>
      </w:r>
      <w:r w:rsidR="003469E1">
        <w:rPr>
          <w:rFonts w:ascii="Times New Roman" w:eastAsia="Times New Roman" w:hAnsi="Times New Roman" w:cs="Times New Roman"/>
          <w:bCs/>
          <w:noProof/>
          <w:sz w:val="24"/>
          <w:szCs w:val="24"/>
        </w:rPr>
        <w:t>within the final classification</w:t>
      </w:r>
      <w:r w:rsidR="00B43B33">
        <w:rPr>
          <w:rFonts w:ascii="Times New Roman" w:eastAsia="Times New Roman" w:hAnsi="Times New Roman" w:cs="Times New Roman"/>
          <w:bCs/>
          <w:noProof/>
          <w:sz w:val="24"/>
          <w:szCs w:val="24"/>
        </w:rPr>
        <w:t>s</w:t>
      </w:r>
      <w:r w:rsidR="003469E1">
        <w:rPr>
          <w:rFonts w:ascii="Times New Roman" w:eastAsia="Times New Roman" w:hAnsi="Times New Roman" w:cs="Times New Roman"/>
          <w:bCs/>
          <w:noProof/>
          <w:sz w:val="24"/>
          <w:szCs w:val="24"/>
        </w:rPr>
        <w:t xml:space="preserve"> </w:t>
      </w:r>
      <w:r w:rsidR="00B43B33">
        <w:rPr>
          <w:rFonts w:ascii="Times New Roman" w:eastAsia="Times New Roman" w:hAnsi="Times New Roman" w:cs="Times New Roman"/>
          <w:bCs/>
          <w:noProof/>
          <w:sz w:val="24"/>
          <w:szCs w:val="24"/>
        </w:rPr>
        <w:t>of</w:t>
      </w:r>
      <w:r w:rsidR="003469E1">
        <w:rPr>
          <w:rFonts w:ascii="Times New Roman" w:eastAsia="Times New Roman" w:hAnsi="Times New Roman" w:cs="Times New Roman"/>
          <w:bCs/>
          <w:noProof/>
          <w:sz w:val="24"/>
          <w:szCs w:val="24"/>
        </w:rPr>
        <w:t xml:space="preserve"> boom-bust</w:t>
      </w:r>
      <w:r w:rsidR="00B43B33">
        <w:rPr>
          <w:rFonts w:ascii="Times New Roman" w:eastAsia="Times New Roman" w:hAnsi="Times New Roman" w:cs="Times New Roman"/>
          <w:bCs/>
          <w:noProof/>
          <w:sz w:val="24"/>
          <w:szCs w:val="24"/>
        </w:rPr>
        <w:t>s</w:t>
      </w:r>
      <w:r w:rsidR="003469E1">
        <w:rPr>
          <w:rFonts w:ascii="Times New Roman" w:eastAsia="Times New Roman" w:hAnsi="Times New Roman" w:cs="Times New Roman"/>
          <w:bCs/>
          <w:noProof/>
          <w:sz w:val="24"/>
          <w:szCs w:val="24"/>
        </w:rPr>
        <w:t xml:space="preserve"> </w:t>
      </w:r>
      <w:r w:rsidR="00693606">
        <w:rPr>
          <w:rFonts w:ascii="Times New Roman" w:eastAsia="Times New Roman" w:hAnsi="Times New Roman" w:cs="Times New Roman"/>
          <w:bCs/>
          <w:noProof/>
          <w:sz w:val="24"/>
          <w:szCs w:val="24"/>
        </w:rPr>
        <w:t>given</w:t>
      </w:r>
      <w:r w:rsidR="003469E1">
        <w:rPr>
          <w:rFonts w:ascii="Times New Roman" w:eastAsia="Times New Roman" w:hAnsi="Times New Roman" w:cs="Times New Roman"/>
          <w:bCs/>
          <w:noProof/>
          <w:sz w:val="24"/>
          <w:szCs w:val="24"/>
        </w:rPr>
        <w:t xml:space="preserve"> </w:t>
      </w:r>
      <w:r w:rsidR="00693606">
        <w:rPr>
          <w:rFonts w:ascii="Times New Roman" w:eastAsia="Times New Roman" w:hAnsi="Times New Roman" w:cs="Times New Roman"/>
          <w:bCs/>
          <w:noProof/>
          <w:sz w:val="24"/>
          <w:szCs w:val="24"/>
        </w:rPr>
        <w:t>the</w:t>
      </w:r>
      <w:r w:rsidR="00B43B33">
        <w:rPr>
          <w:rFonts w:ascii="Times New Roman" w:eastAsia="Times New Roman" w:hAnsi="Times New Roman" w:cs="Times New Roman"/>
          <w:bCs/>
          <w:noProof/>
          <w:sz w:val="24"/>
          <w:szCs w:val="24"/>
        </w:rPr>
        <w:t xml:space="preserve"> quantitative</w:t>
      </w:r>
      <w:r w:rsidR="003469E1">
        <w:rPr>
          <w:rFonts w:ascii="Times New Roman" w:eastAsia="Times New Roman" w:hAnsi="Times New Roman" w:cs="Times New Roman"/>
          <w:bCs/>
          <w:noProof/>
          <w:sz w:val="24"/>
          <w:szCs w:val="24"/>
        </w:rPr>
        <w:t xml:space="preserve"> definition.</w:t>
      </w:r>
      <w:r w:rsidR="00FA1B23">
        <w:rPr>
          <w:rFonts w:ascii="Times New Roman" w:eastAsia="Times New Roman" w:hAnsi="Times New Roman" w:cs="Times New Roman"/>
          <w:bCs/>
          <w:noProof/>
          <w:sz w:val="24"/>
          <w:szCs w:val="24"/>
        </w:rPr>
        <w:t xml:space="preserve">  </w:t>
      </w:r>
      <w:r w:rsidR="00515F45">
        <w:rPr>
          <w:rFonts w:ascii="Times New Roman" w:eastAsia="Times New Roman" w:hAnsi="Times New Roman" w:cs="Times New Roman"/>
          <w:bCs/>
          <w:noProof/>
          <w:sz w:val="24"/>
          <w:szCs w:val="24"/>
        </w:rPr>
        <w:t>The darker the shade of</w:t>
      </w:r>
      <w:r w:rsidR="00FA1B23">
        <w:rPr>
          <w:rFonts w:ascii="Times New Roman" w:eastAsia="Times New Roman" w:hAnsi="Times New Roman" w:cs="Times New Roman"/>
          <w:bCs/>
          <w:noProof/>
          <w:sz w:val="24"/>
          <w:szCs w:val="24"/>
        </w:rPr>
        <w:t xml:space="preserve"> purple </w:t>
      </w:r>
      <w:r w:rsidR="00515F45">
        <w:rPr>
          <w:rFonts w:ascii="Times New Roman" w:eastAsia="Times New Roman" w:hAnsi="Times New Roman" w:cs="Times New Roman"/>
          <w:bCs/>
          <w:noProof/>
          <w:sz w:val="24"/>
          <w:szCs w:val="24"/>
        </w:rPr>
        <w:t>the stronger</w:t>
      </w:r>
      <w:r w:rsidR="00E23C65">
        <w:rPr>
          <w:rFonts w:ascii="Times New Roman" w:eastAsia="Times New Roman" w:hAnsi="Times New Roman" w:cs="Times New Roman"/>
          <w:bCs/>
          <w:noProof/>
          <w:sz w:val="24"/>
          <w:szCs w:val="24"/>
        </w:rPr>
        <w:t xml:space="preserve"> the confidence</w:t>
      </w:r>
      <w:r w:rsidR="00FA1B23">
        <w:rPr>
          <w:rFonts w:ascii="Times New Roman" w:eastAsia="Times New Roman" w:hAnsi="Times New Roman" w:cs="Times New Roman"/>
          <w:bCs/>
          <w:noProof/>
          <w:sz w:val="24"/>
          <w:szCs w:val="24"/>
        </w:rPr>
        <w:t xml:space="preserve"> in the</w:t>
      </w:r>
      <w:r w:rsidR="00E23C65">
        <w:rPr>
          <w:rFonts w:ascii="Times New Roman" w:eastAsia="Times New Roman" w:hAnsi="Times New Roman" w:cs="Times New Roman"/>
          <w:bCs/>
          <w:noProof/>
          <w:sz w:val="24"/>
          <w:szCs w:val="24"/>
        </w:rPr>
        <w:t xml:space="preserve"> timeseries</w:t>
      </w:r>
      <w:r w:rsidR="00FA1B23">
        <w:rPr>
          <w:rFonts w:ascii="Times New Roman" w:eastAsia="Times New Roman" w:hAnsi="Times New Roman" w:cs="Times New Roman"/>
          <w:bCs/>
          <w:noProof/>
          <w:sz w:val="24"/>
          <w:szCs w:val="24"/>
        </w:rPr>
        <w:t xml:space="preserve"> classification as a boom-bust</w:t>
      </w:r>
      <w:r w:rsidR="00E23C65">
        <w:rPr>
          <w:rFonts w:ascii="Times New Roman" w:eastAsia="Times New Roman" w:hAnsi="Times New Roman" w:cs="Times New Roman"/>
          <w:bCs/>
          <w:noProof/>
          <w:sz w:val="24"/>
          <w:szCs w:val="24"/>
        </w:rPr>
        <w:t>.</w:t>
      </w:r>
    </w:p>
    <w:p w14:paraId="190F5273" w14:textId="43AECBC6" w:rsidR="00F23A3A" w:rsidRPr="00F23A3A" w:rsidRDefault="00F23A3A" w:rsidP="00605F58">
      <w:pPr>
        <w:spacing w:line="480" w:lineRule="auto"/>
        <w:rPr>
          <w:rFonts w:ascii="Times New Roman" w:eastAsia="Times New Roman" w:hAnsi="Times New Roman" w:cs="Times New Roman"/>
          <w:bCs/>
          <w:sz w:val="24"/>
          <w:szCs w:val="24"/>
        </w:rPr>
      </w:pPr>
    </w:p>
    <w:p w14:paraId="710A5228" w14:textId="77777777" w:rsidR="00496ED1" w:rsidRDefault="00496ED1" w:rsidP="00242E53">
      <w:pPr>
        <w:spacing w:line="480" w:lineRule="auto"/>
        <w:rPr>
          <w:rFonts w:ascii="Times New Roman" w:eastAsia="Times New Roman" w:hAnsi="Times New Roman" w:cs="Times New Roman"/>
          <w:b/>
          <w:sz w:val="24"/>
          <w:szCs w:val="24"/>
        </w:rPr>
        <w:sectPr w:rsidR="00496ED1" w:rsidSect="00D8523E">
          <w:pgSz w:w="12240" w:h="15840"/>
          <w:pgMar w:top="1440" w:right="1440" w:bottom="1440" w:left="1440" w:header="720" w:footer="720" w:gutter="0"/>
          <w:lnNumType w:countBy="1" w:restart="continuous"/>
          <w:cols w:space="720"/>
          <w:docGrid w:linePitch="299"/>
        </w:sectPr>
      </w:pPr>
    </w:p>
    <w:p w14:paraId="748A806D" w14:textId="77777777" w:rsidR="003E27C6" w:rsidRDefault="00496ED1" w:rsidP="00242E53">
      <w:pPr>
        <w:spacing w:line="480" w:lineRule="auto"/>
        <w:rPr>
          <w:rFonts w:ascii="Times New Roman" w:eastAsia="Times New Roman" w:hAnsi="Times New Roman" w:cs="Times New Roman"/>
          <w:b/>
          <w:sz w:val="24"/>
          <w:szCs w:val="24"/>
        </w:rPr>
      </w:pPr>
      <w:commentRangeStart w:id="378"/>
      <w:r>
        <w:rPr>
          <w:rFonts w:ascii="Times New Roman" w:eastAsia="Times New Roman" w:hAnsi="Times New Roman" w:cs="Times New Roman"/>
          <w:b/>
          <w:noProof/>
          <w:sz w:val="24"/>
          <w:szCs w:val="24"/>
        </w:rPr>
        <w:lastRenderedPageBreak/>
        <w:drawing>
          <wp:inline distT="0" distB="0" distL="0" distR="0" wp14:anchorId="1202446C" wp14:editId="1B3F5F00">
            <wp:extent cx="5943600" cy="4953349"/>
            <wp:effectExtent l="0" t="0" r="0" b="0"/>
            <wp:docPr id="1684478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78774"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953349"/>
                    </a:xfrm>
                    <a:prstGeom prst="rect">
                      <a:avLst/>
                    </a:prstGeom>
                  </pic:spPr>
                </pic:pic>
              </a:graphicData>
            </a:graphic>
          </wp:inline>
        </w:drawing>
      </w:r>
      <w:commentRangeEnd w:id="378"/>
      <w:r w:rsidR="006D2118">
        <w:rPr>
          <w:rStyle w:val="CommentReference"/>
          <w:rFonts w:ascii="Times New Roman" w:eastAsia="Times New Roman" w:hAnsi="Times New Roman" w:cs="Times New Roman"/>
          <w:b/>
          <w:sz w:val="24"/>
          <w:szCs w:val="24"/>
        </w:rPr>
        <w:commentReference w:id="378"/>
      </w:r>
    </w:p>
    <w:p w14:paraId="3C768B52" w14:textId="246C7F78" w:rsidR="008A7B04" w:rsidRPr="008A7B04" w:rsidRDefault="008A7B04" w:rsidP="00242E53">
      <w:pPr>
        <w:spacing w:line="480" w:lineRule="auto"/>
        <w:rPr>
          <w:rFonts w:ascii="Times New Roman" w:eastAsia="Times New Roman" w:hAnsi="Times New Roman" w:cs="Times New Roman"/>
          <w:bCs/>
          <w:sz w:val="24"/>
          <w:szCs w:val="24"/>
        </w:rPr>
        <w:sectPr w:rsidR="008A7B04" w:rsidRPr="008A7B04" w:rsidSect="00D8523E">
          <w:pgSz w:w="12240" w:h="15840"/>
          <w:pgMar w:top="1440" w:right="1440" w:bottom="1440" w:left="1440" w:header="720" w:footer="720" w:gutter="0"/>
          <w:lnNumType w:countBy="1" w:restart="continuous"/>
          <w:cols w:space="720"/>
          <w:docGrid w:linePitch="299"/>
        </w:sectPr>
      </w:pPr>
      <w:r>
        <w:rPr>
          <w:rFonts w:ascii="Times New Roman" w:eastAsia="Times New Roman" w:hAnsi="Times New Roman" w:cs="Times New Roman"/>
          <w:bCs/>
          <w:sz w:val="24"/>
          <w:szCs w:val="24"/>
        </w:rPr>
        <w:t>Fig. 3</w:t>
      </w:r>
      <w:r w:rsidR="00956582">
        <w:rPr>
          <w:rFonts w:ascii="Times New Roman" w:eastAsia="Times New Roman" w:hAnsi="Times New Roman" w:cs="Times New Roman"/>
          <w:bCs/>
          <w:sz w:val="24"/>
          <w:szCs w:val="24"/>
        </w:rPr>
        <w:t xml:space="preserve">.  </w:t>
      </w:r>
      <w:r w:rsidR="008822C4">
        <w:rPr>
          <w:rFonts w:ascii="Times New Roman" w:eastAsia="Times New Roman" w:hAnsi="Times New Roman" w:cs="Times New Roman"/>
          <w:bCs/>
          <w:sz w:val="24"/>
          <w:szCs w:val="24"/>
        </w:rPr>
        <w:t xml:space="preserve">Time series of </w:t>
      </w:r>
      <w:r w:rsidR="000E5617">
        <w:rPr>
          <w:rFonts w:ascii="Times New Roman" w:eastAsia="Times New Roman" w:hAnsi="Times New Roman" w:cs="Times New Roman"/>
          <w:bCs/>
          <w:sz w:val="24"/>
          <w:szCs w:val="24"/>
        </w:rPr>
        <w:t>A)</w:t>
      </w:r>
      <w:r w:rsidR="008822C4">
        <w:rPr>
          <w:rFonts w:ascii="Times New Roman" w:eastAsia="Times New Roman" w:hAnsi="Times New Roman" w:cs="Times New Roman"/>
          <w:bCs/>
          <w:sz w:val="24"/>
          <w:szCs w:val="24"/>
        </w:rPr>
        <w:t xml:space="preserve"> </w:t>
      </w:r>
      <w:r w:rsidR="0077200A" w:rsidRPr="0077200A">
        <w:rPr>
          <w:rFonts w:ascii="Times New Roman" w:eastAsia="Times New Roman" w:hAnsi="Times New Roman" w:cs="Times New Roman"/>
          <w:bCs/>
          <w:i/>
          <w:iCs/>
          <w:sz w:val="24"/>
          <w:szCs w:val="24"/>
        </w:rPr>
        <w:t xml:space="preserve">Sargassum </w:t>
      </w:r>
      <w:proofErr w:type="spellStart"/>
      <w:r w:rsidR="0077200A" w:rsidRPr="0077200A">
        <w:rPr>
          <w:rFonts w:ascii="Times New Roman" w:eastAsia="Times New Roman" w:hAnsi="Times New Roman" w:cs="Times New Roman"/>
          <w:bCs/>
          <w:i/>
          <w:iCs/>
          <w:sz w:val="24"/>
          <w:szCs w:val="24"/>
        </w:rPr>
        <w:t>muticum</w:t>
      </w:r>
      <w:proofErr w:type="spellEnd"/>
      <w:r w:rsidR="0077200A">
        <w:rPr>
          <w:rFonts w:ascii="Times New Roman" w:eastAsia="Times New Roman" w:hAnsi="Times New Roman" w:cs="Times New Roman"/>
          <w:bCs/>
          <w:sz w:val="24"/>
          <w:szCs w:val="24"/>
        </w:rPr>
        <w:t xml:space="preserve"> </w:t>
      </w:r>
      <w:r w:rsidR="000E5617">
        <w:rPr>
          <w:rFonts w:ascii="Times New Roman" w:eastAsia="Times New Roman" w:hAnsi="Times New Roman" w:cs="Times New Roman"/>
          <w:bCs/>
          <w:sz w:val="24"/>
          <w:szCs w:val="24"/>
        </w:rPr>
        <w:t xml:space="preserve">biomass </w:t>
      </w:r>
      <w:r w:rsidR="0077200A">
        <w:rPr>
          <w:rFonts w:ascii="Times New Roman" w:eastAsia="Times New Roman" w:hAnsi="Times New Roman" w:cs="Times New Roman"/>
          <w:bCs/>
          <w:sz w:val="24"/>
          <w:szCs w:val="24"/>
        </w:rPr>
        <w:t>in Spain</w:t>
      </w:r>
      <w:r w:rsidR="00497C49">
        <w:rPr>
          <w:rFonts w:ascii="Times New Roman" w:eastAsia="Times New Roman" w:hAnsi="Times New Roman" w:cs="Times New Roman"/>
          <w:bCs/>
          <w:sz w:val="24"/>
          <w:szCs w:val="24"/>
        </w:rPr>
        <w:t xml:space="preserve"> that was classified as a Boom-Bust </w:t>
      </w:r>
      <w:r w:rsidR="008822C4">
        <w:rPr>
          <w:rFonts w:ascii="Times New Roman" w:eastAsia="Times New Roman" w:hAnsi="Times New Roman" w:cs="Times New Roman"/>
          <w:bCs/>
          <w:sz w:val="24"/>
          <w:szCs w:val="24"/>
        </w:rPr>
        <w:fldChar w:fldCharType="begin"/>
      </w:r>
      <w:r w:rsidR="008822C4">
        <w:rPr>
          <w:rFonts w:ascii="Times New Roman" w:eastAsia="Times New Roman" w:hAnsi="Times New Roman" w:cs="Times New Roman"/>
          <w:bCs/>
          <w:sz w:val="24"/>
          <w:szCs w:val="24"/>
        </w:rPr>
        <w:instrText xml:space="preserve"> ADDIN ZOTERO_ITEM CSL_CITATION {"citationID":"OfocdJHL","properties":{"formattedCitation":"(Fern\\uc0\\u225{}ndez 2020)","plainCitation":"(Fernández 2020)","noteIndex":0},"citationItems":[{"id":60,"uris":["http://zotero.org/users/9972654/items/D98GJARG"],"itemData":{"id":60,"type":"article-journal","abstract":"The brown seaweed Sargassum muticum is one of the best-studied invasive marine species, although most studies are shortterm and focus on the expansion phase of invasion. Here I report 30 years of observations of the invasion of the north coast of Spain by S. muticum at regional (400 km coastline) and local scales (at the site where the invasion was first detected). At the local scale, this long-term series reveals a ‘boom-bust’ process where the expansion (‘boom’) phase lasted 12 years and the decline (‘bust’) was completed in 8 years. This cycle is supported by evidence at the regional scale. The impact of S. muticum on the recipient assemblages was only moderate during the initial ‘boom’ phase of the invasion and negligible afterwards. In conclusion, 30 years after its first observation in the region, Sargassum muticum can be considered an addition to the algal flora rather than a threat to the native assemblages.","container-title":"European Journal of Phycology","DOI":"10.1080/09670262.2020.1715489","ISSN":"0967-0262, 1469-4433","issue":"3","journalAbbreviation":"European Journal of Phycology","language":"en","page":"285-295","source":"DOI.org (Crossref)","title":"Boom-bust of &lt;i&gt;Sargassum muticum&lt;/i&gt; in northern Spain: 30 years of invasion","title-short":"Boom-bust of &lt;i&gt;Sargassum muticum&lt;/i&gt; in northern Spain","volume":"55","author":[{"family":"Fernández","given":"C."}],"issued":{"date-parts":[["2020",7,2]]}}}],"schema":"https://github.com/citation-style-language/schema/raw/master/csl-citation.json"} </w:instrText>
      </w:r>
      <w:r w:rsidR="008822C4">
        <w:rPr>
          <w:rFonts w:ascii="Times New Roman" w:eastAsia="Times New Roman" w:hAnsi="Times New Roman" w:cs="Times New Roman"/>
          <w:bCs/>
          <w:sz w:val="24"/>
          <w:szCs w:val="24"/>
        </w:rPr>
        <w:fldChar w:fldCharType="separate"/>
      </w:r>
      <w:r w:rsidR="008822C4" w:rsidRPr="008822C4">
        <w:rPr>
          <w:rFonts w:ascii="Times New Roman" w:hAnsi="Times New Roman" w:cs="Times New Roman"/>
          <w:sz w:val="24"/>
        </w:rPr>
        <w:t>(Fernández 2020)</w:t>
      </w:r>
      <w:r w:rsidR="008822C4">
        <w:rPr>
          <w:rFonts w:ascii="Times New Roman" w:eastAsia="Times New Roman" w:hAnsi="Times New Roman" w:cs="Times New Roman"/>
          <w:bCs/>
          <w:sz w:val="24"/>
          <w:szCs w:val="24"/>
        </w:rPr>
        <w:fldChar w:fldCharType="end"/>
      </w:r>
      <w:r w:rsidR="00956582">
        <w:rPr>
          <w:rFonts w:ascii="Times New Roman" w:eastAsia="Times New Roman" w:hAnsi="Times New Roman" w:cs="Times New Roman"/>
          <w:bCs/>
          <w:sz w:val="24"/>
          <w:szCs w:val="24"/>
        </w:rPr>
        <w:t xml:space="preserve">, </w:t>
      </w:r>
      <w:r w:rsidR="001B3307">
        <w:rPr>
          <w:rFonts w:ascii="Times New Roman" w:eastAsia="Times New Roman" w:hAnsi="Times New Roman" w:cs="Times New Roman"/>
          <w:bCs/>
          <w:sz w:val="24"/>
          <w:szCs w:val="24"/>
        </w:rPr>
        <w:t>B) introduced reindeer (</w:t>
      </w:r>
      <w:r w:rsidR="001B3307" w:rsidRPr="004567E8">
        <w:rPr>
          <w:rFonts w:ascii="Times New Roman" w:eastAsia="Times New Roman" w:hAnsi="Times New Roman" w:cs="Times New Roman"/>
          <w:bCs/>
          <w:i/>
          <w:iCs/>
          <w:sz w:val="24"/>
          <w:szCs w:val="24"/>
        </w:rPr>
        <w:t>Rangifer tarandus</w:t>
      </w:r>
      <w:r w:rsidR="001B3307">
        <w:rPr>
          <w:rFonts w:ascii="Times New Roman" w:eastAsia="Times New Roman" w:hAnsi="Times New Roman" w:cs="Times New Roman"/>
          <w:bCs/>
          <w:sz w:val="24"/>
          <w:szCs w:val="24"/>
        </w:rPr>
        <w:t>) abundance in Alaska, USA that were classified as</w:t>
      </w:r>
      <w:r w:rsidR="000C7A9D">
        <w:rPr>
          <w:rFonts w:ascii="Times New Roman" w:eastAsia="Times New Roman" w:hAnsi="Times New Roman" w:cs="Times New Roman"/>
          <w:bCs/>
          <w:sz w:val="24"/>
          <w:szCs w:val="24"/>
        </w:rPr>
        <w:t xml:space="preserve"> a</w:t>
      </w:r>
      <w:r w:rsidR="001B3307">
        <w:rPr>
          <w:rFonts w:ascii="Times New Roman" w:eastAsia="Times New Roman" w:hAnsi="Times New Roman" w:cs="Times New Roman"/>
          <w:bCs/>
          <w:sz w:val="24"/>
          <w:szCs w:val="24"/>
        </w:rPr>
        <w:t xml:space="preserve"> Boom-Bust</w:t>
      </w:r>
      <w:r w:rsidR="00FF3000">
        <w:rPr>
          <w:rFonts w:ascii="Times New Roman" w:eastAsia="Times New Roman" w:hAnsi="Times New Roman" w:cs="Times New Roman"/>
          <w:bCs/>
          <w:sz w:val="24"/>
          <w:szCs w:val="24"/>
        </w:rPr>
        <w:t xml:space="preserve"> </w:t>
      </w:r>
      <w:r w:rsidR="001B3307">
        <w:rPr>
          <w:rFonts w:ascii="Times New Roman" w:eastAsia="Times New Roman" w:hAnsi="Times New Roman" w:cs="Times New Roman"/>
          <w:bCs/>
          <w:sz w:val="24"/>
          <w:szCs w:val="24"/>
        </w:rPr>
        <w:fldChar w:fldCharType="begin"/>
      </w:r>
      <w:r w:rsidR="001B3307">
        <w:rPr>
          <w:rFonts w:ascii="Times New Roman" w:eastAsia="Times New Roman" w:hAnsi="Times New Roman" w:cs="Times New Roman"/>
          <w:bCs/>
          <w:sz w:val="24"/>
          <w:szCs w:val="24"/>
        </w:rPr>
        <w:instrText xml:space="preserve"> ADDIN ZOTERO_ITEM CSL_CITATION {"citationID":"ehnWFFLP","properties":{"formattedCitation":"(Tyler 2010)","plainCitation":"(Tyler 2010)","noteIndex":0},"citationItems":[{"id":4386,"uris":["http://zotero.org/users/9972654/items/AZBWA75G"],"itemData":{"id":4386,"type":"article-journal","abstract":"Snow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C."}],"issued":{"date-parts":[["2010",5]]}}}],"schema":"https://github.com/citation-style-language/schema/raw/master/csl-citation.json"} </w:instrText>
      </w:r>
      <w:r w:rsidR="001B3307">
        <w:rPr>
          <w:rFonts w:ascii="Times New Roman" w:eastAsia="Times New Roman" w:hAnsi="Times New Roman" w:cs="Times New Roman"/>
          <w:bCs/>
          <w:sz w:val="24"/>
          <w:szCs w:val="24"/>
        </w:rPr>
        <w:fldChar w:fldCharType="separate"/>
      </w:r>
      <w:r w:rsidR="001B3307" w:rsidRPr="00B74C8C">
        <w:rPr>
          <w:rFonts w:ascii="Times New Roman" w:hAnsi="Times New Roman" w:cs="Times New Roman"/>
          <w:sz w:val="24"/>
        </w:rPr>
        <w:t>(Tyler 2010)</w:t>
      </w:r>
      <w:r w:rsidR="001B3307">
        <w:rPr>
          <w:rFonts w:ascii="Times New Roman" w:eastAsia="Times New Roman" w:hAnsi="Times New Roman" w:cs="Times New Roman"/>
          <w:bCs/>
          <w:sz w:val="24"/>
          <w:szCs w:val="24"/>
        </w:rPr>
        <w:fldChar w:fldCharType="end"/>
      </w:r>
      <w:r w:rsidR="001B3307">
        <w:rPr>
          <w:rFonts w:ascii="Times New Roman" w:eastAsia="Times New Roman" w:hAnsi="Times New Roman" w:cs="Times New Roman"/>
          <w:bCs/>
          <w:sz w:val="24"/>
          <w:szCs w:val="24"/>
        </w:rPr>
        <w:t>,</w:t>
      </w:r>
      <w:r w:rsidR="00EF0D41">
        <w:rPr>
          <w:rFonts w:ascii="Times New Roman" w:eastAsia="Times New Roman" w:hAnsi="Times New Roman" w:cs="Times New Roman"/>
          <w:bCs/>
          <w:sz w:val="24"/>
          <w:szCs w:val="24"/>
        </w:rPr>
        <w:t xml:space="preserve"> </w:t>
      </w:r>
      <w:r w:rsidR="00F85638">
        <w:rPr>
          <w:rFonts w:ascii="Times New Roman" w:eastAsia="Times New Roman" w:hAnsi="Times New Roman" w:cs="Times New Roman"/>
          <w:bCs/>
          <w:sz w:val="24"/>
          <w:szCs w:val="24"/>
        </w:rPr>
        <w:t xml:space="preserve">New Zealand </w:t>
      </w:r>
      <w:r w:rsidR="00010B12">
        <w:rPr>
          <w:rFonts w:ascii="Times New Roman" w:eastAsia="Times New Roman" w:hAnsi="Times New Roman" w:cs="Times New Roman"/>
          <w:bCs/>
          <w:sz w:val="24"/>
          <w:szCs w:val="24"/>
        </w:rPr>
        <w:t>Mud Snail</w:t>
      </w:r>
      <w:r w:rsidR="001B3307">
        <w:rPr>
          <w:rFonts w:ascii="Times New Roman" w:eastAsia="Times New Roman" w:hAnsi="Times New Roman" w:cs="Times New Roman"/>
          <w:bCs/>
          <w:sz w:val="24"/>
          <w:szCs w:val="24"/>
        </w:rPr>
        <w:t xml:space="preserve"> (</w:t>
      </w:r>
      <w:r w:rsidR="001B3307" w:rsidRPr="00EF0D41">
        <w:rPr>
          <w:rFonts w:ascii="Times New Roman" w:eastAsia="Times New Roman" w:hAnsi="Times New Roman" w:cs="Times New Roman"/>
          <w:bCs/>
          <w:i/>
          <w:iCs/>
          <w:sz w:val="24"/>
          <w:szCs w:val="24"/>
        </w:rPr>
        <w:t xml:space="preserve">Passer </w:t>
      </w:r>
      <w:proofErr w:type="spellStart"/>
      <w:r w:rsidR="001B3307" w:rsidRPr="00EF0D41">
        <w:rPr>
          <w:rFonts w:ascii="Times New Roman" w:eastAsia="Times New Roman" w:hAnsi="Times New Roman" w:cs="Times New Roman"/>
          <w:bCs/>
          <w:i/>
          <w:iCs/>
          <w:sz w:val="24"/>
          <w:szCs w:val="24"/>
        </w:rPr>
        <w:t>domesticus</w:t>
      </w:r>
      <w:proofErr w:type="spellEnd"/>
      <w:r w:rsidR="001B3307">
        <w:rPr>
          <w:rFonts w:ascii="Times New Roman" w:eastAsia="Times New Roman" w:hAnsi="Times New Roman" w:cs="Times New Roman"/>
          <w:bCs/>
          <w:sz w:val="24"/>
          <w:szCs w:val="24"/>
        </w:rPr>
        <w:t>)</w:t>
      </w:r>
      <w:r w:rsidR="00F85638">
        <w:rPr>
          <w:rFonts w:ascii="Times New Roman" w:eastAsia="Times New Roman" w:hAnsi="Times New Roman" w:cs="Times New Roman"/>
          <w:bCs/>
          <w:sz w:val="24"/>
          <w:szCs w:val="24"/>
        </w:rPr>
        <w:t xml:space="preserve"> </w:t>
      </w:r>
      <w:r w:rsidR="00010B12">
        <w:rPr>
          <w:rFonts w:ascii="Times New Roman" w:eastAsia="Times New Roman" w:hAnsi="Times New Roman" w:cs="Times New Roman"/>
          <w:bCs/>
          <w:sz w:val="24"/>
          <w:szCs w:val="24"/>
        </w:rPr>
        <w:t>abundance</w:t>
      </w:r>
      <w:r w:rsidR="00EF0D41">
        <w:rPr>
          <w:rFonts w:ascii="Times New Roman" w:eastAsia="Times New Roman" w:hAnsi="Times New Roman" w:cs="Times New Roman"/>
          <w:bCs/>
          <w:sz w:val="24"/>
          <w:szCs w:val="24"/>
        </w:rPr>
        <w:t xml:space="preserve"> </w:t>
      </w:r>
      <w:r w:rsidR="003512F3">
        <w:rPr>
          <w:rFonts w:ascii="Times New Roman" w:eastAsia="Times New Roman" w:hAnsi="Times New Roman" w:cs="Times New Roman"/>
          <w:bCs/>
          <w:sz w:val="24"/>
          <w:szCs w:val="24"/>
        </w:rPr>
        <w:t xml:space="preserve">in </w:t>
      </w:r>
      <w:r w:rsidR="00FF3000">
        <w:rPr>
          <w:rFonts w:ascii="Times New Roman" w:eastAsia="Times New Roman" w:hAnsi="Times New Roman" w:cs="Times New Roman"/>
          <w:bCs/>
          <w:sz w:val="24"/>
          <w:szCs w:val="24"/>
        </w:rPr>
        <w:t>Denmark</w:t>
      </w:r>
      <w:r w:rsidR="003512F3">
        <w:rPr>
          <w:rFonts w:ascii="Times New Roman" w:eastAsia="Times New Roman" w:hAnsi="Times New Roman" w:cs="Times New Roman"/>
          <w:bCs/>
          <w:sz w:val="24"/>
          <w:szCs w:val="24"/>
        </w:rPr>
        <w:t xml:space="preserve"> </w:t>
      </w:r>
      <w:r w:rsidR="00EF0D41">
        <w:rPr>
          <w:rFonts w:ascii="Times New Roman" w:eastAsia="Times New Roman" w:hAnsi="Times New Roman" w:cs="Times New Roman"/>
          <w:bCs/>
          <w:sz w:val="24"/>
          <w:szCs w:val="24"/>
        </w:rPr>
        <w:t xml:space="preserve">that was </w:t>
      </w:r>
      <w:r w:rsidR="000A6B5B">
        <w:rPr>
          <w:rFonts w:ascii="Times New Roman" w:eastAsia="Times New Roman" w:hAnsi="Times New Roman" w:cs="Times New Roman"/>
          <w:bCs/>
          <w:sz w:val="24"/>
          <w:szCs w:val="24"/>
        </w:rPr>
        <w:t xml:space="preserve">classified </w:t>
      </w:r>
      <w:r w:rsidR="003512F3">
        <w:rPr>
          <w:rFonts w:ascii="Times New Roman" w:eastAsia="Times New Roman" w:hAnsi="Times New Roman" w:cs="Times New Roman"/>
          <w:bCs/>
          <w:sz w:val="24"/>
          <w:szCs w:val="24"/>
        </w:rPr>
        <w:t>as</w:t>
      </w:r>
      <w:r w:rsidR="000C7A9D">
        <w:rPr>
          <w:rFonts w:ascii="Times New Roman" w:eastAsia="Times New Roman" w:hAnsi="Times New Roman" w:cs="Times New Roman"/>
          <w:bCs/>
          <w:sz w:val="24"/>
          <w:szCs w:val="24"/>
        </w:rPr>
        <w:t xml:space="preserve"> a</w:t>
      </w:r>
      <w:r w:rsidR="003512F3">
        <w:rPr>
          <w:rFonts w:ascii="Times New Roman" w:eastAsia="Times New Roman" w:hAnsi="Times New Roman" w:cs="Times New Roman"/>
          <w:bCs/>
          <w:sz w:val="24"/>
          <w:szCs w:val="24"/>
        </w:rPr>
        <w:t xml:space="preserve"> </w:t>
      </w:r>
      <w:r w:rsidR="00FA1E2C">
        <w:rPr>
          <w:rFonts w:ascii="Times New Roman" w:eastAsia="Times New Roman" w:hAnsi="Times New Roman" w:cs="Times New Roman"/>
          <w:bCs/>
          <w:sz w:val="24"/>
          <w:szCs w:val="24"/>
        </w:rPr>
        <w:t>Boom Unk</w:t>
      </w:r>
      <w:r w:rsidR="000A6B5B">
        <w:rPr>
          <w:rFonts w:ascii="Times New Roman" w:eastAsia="Times New Roman" w:hAnsi="Times New Roman" w:cs="Times New Roman"/>
          <w:bCs/>
          <w:sz w:val="24"/>
          <w:szCs w:val="24"/>
        </w:rPr>
        <w:t>nown</w:t>
      </w:r>
      <w:r w:rsidR="00FA1E2C">
        <w:rPr>
          <w:rFonts w:ascii="Times New Roman" w:eastAsia="Times New Roman" w:hAnsi="Times New Roman" w:cs="Times New Roman"/>
          <w:bCs/>
          <w:sz w:val="24"/>
          <w:szCs w:val="24"/>
        </w:rPr>
        <w:t>.-Bust</w:t>
      </w:r>
      <w:r w:rsidR="00FF3000">
        <w:rPr>
          <w:rFonts w:ascii="Times New Roman" w:eastAsia="Times New Roman" w:hAnsi="Times New Roman" w:cs="Times New Roman"/>
          <w:bCs/>
          <w:sz w:val="24"/>
          <w:szCs w:val="24"/>
        </w:rPr>
        <w:t xml:space="preserve"> </w:t>
      </w:r>
      <w:r w:rsidR="00FF3000">
        <w:rPr>
          <w:rFonts w:ascii="Times New Roman" w:eastAsia="Times New Roman" w:hAnsi="Times New Roman" w:cs="Times New Roman"/>
          <w:bCs/>
          <w:sz w:val="24"/>
          <w:szCs w:val="24"/>
        </w:rPr>
        <w:fldChar w:fldCharType="begin"/>
      </w:r>
      <w:r w:rsidR="00FF3000">
        <w:rPr>
          <w:rFonts w:ascii="Times New Roman" w:eastAsia="Times New Roman" w:hAnsi="Times New Roman" w:cs="Times New Roman"/>
          <w:bCs/>
          <w:sz w:val="24"/>
          <w:szCs w:val="24"/>
        </w:rPr>
        <w:instrText xml:space="preserve"> ADDIN ZOTERO_ITEM CSL_CITATION {"citationID":"1N6hN7NN","properties":{"formattedCitation":"(Haubrock {\\i{}et al.} 2022)","plainCitation":"(Haubrock et al. 2022)","noteIndex":0},"citationItems":[{"id":90,"uris":["http://zotero.org/users/9972654/items/IPV6Z6PT"],"itemData":{"id":90,"type":"article-journal","abstract":"Globalization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schema":"https://github.com/citation-style-language/schema/raw/master/csl-citation.json"} </w:instrText>
      </w:r>
      <w:r w:rsidR="00FF3000">
        <w:rPr>
          <w:rFonts w:ascii="Times New Roman" w:eastAsia="Times New Roman" w:hAnsi="Times New Roman" w:cs="Times New Roman"/>
          <w:bCs/>
          <w:sz w:val="24"/>
          <w:szCs w:val="24"/>
        </w:rPr>
        <w:fldChar w:fldCharType="separate"/>
      </w:r>
      <w:r w:rsidR="00FF3000" w:rsidRPr="00FF3000">
        <w:rPr>
          <w:rFonts w:ascii="Times New Roman" w:hAnsi="Times New Roman" w:cs="Times New Roman"/>
          <w:sz w:val="24"/>
        </w:rPr>
        <w:t xml:space="preserve">(Haubrock </w:t>
      </w:r>
      <w:r w:rsidR="00FF3000" w:rsidRPr="00FF3000">
        <w:rPr>
          <w:rFonts w:ascii="Times New Roman" w:hAnsi="Times New Roman" w:cs="Times New Roman"/>
          <w:i/>
          <w:iCs/>
          <w:sz w:val="24"/>
        </w:rPr>
        <w:t>et al.</w:t>
      </w:r>
      <w:r w:rsidR="00FF3000" w:rsidRPr="00FF3000">
        <w:rPr>
          <w:rFonts w:ascii="Times New Roman" w:hAnsi="Times New Roman" w:cs="Times New Roman"/>
          <w:sz w:val="24"/>
        </w:rPr>
        <w:t xml:space="preserve"> 2022)</w:t>
      </w:r>
      <w:r w:rsidR="00FF3000">
        <w:rPr>
          <w:rFonts w:ascii="Times New Roman" w:eastAsia="Times New Roman" w:hAnsi="Times New Roman" w:cs="Times New Roman"/>
          <w:bCs/>
          <w:sz w:val="24"/>
          <w:szCs w:val="24"/>
        </w:rPr>
        <w:fldChar w:fldCharType="end"/>
      </w:r>
      <w:r w:rsidR="00FA1E2C">
        <w:rPr>
          <w:rFonts w:ascii="Times New Roman" w:eastAsia="Times New Roman" w:hAnsi="Times New Roman" w:cs="Times New Roman"/>
          <w:bCs/>
          <w:sz w:val="24"/>
          <w:szCs w:val="24"/>
        </w:rPr>
        <w:t>,</w:t>
      </w:r>
      <w:r w:rsidR="001B3307">
        <w:rPr>
          <w:rFonts w:ascii="Times New Roman" w:eastAsia="Times New Roman" w:hAnsi="Times New Roman" w:cs="Times New Roman"/>
          <w:bCs/>
          <w:sz w:val="24"/>
          <w:szCs w:val="24"/>
        </w:rPr>
        <w:t xml:space="preserve"> an</w:t>
      </w:r>
      <w:r w:rsidR="00FF3000">
        <w:rPr>
          <w:rFonts w:ascii="Times New Roman" w:eastAsia="Times New Roman" w:hAnsi="Times New Roman" w:cs="Times New Roman"/>
          <w:bCs/>
          <w:sz w:val="24"/>
          <w:szCs w:val="24"/>
        </w:rPr>
        <w:t>d</w:t>
      </w:r>
      <w:r w:rsidR="001B3307" w:rsidRPr="001B3307">
        <w:rPr>
          <w:rFonts w:ascii="Times New Roman" w:eastAsia="Times New Roman" w:hAnsi="Times New Roman" w:cs="Times New Roman"/>
          <w:bCs/>
          <w:sz w:val="24"/>
          <w:szCs w:val="24"/>
        </w:rPr>
        <w:t xml:space="preserve"> </w:t>
      </w:r>
      <w:r w:rsidR="001B3307">
        <w:rPr>
          <w:rFonts w:ascii="Times New Roman" w:eastAsia="Times New Roman" w:hAnsi="Times New Roman" w:cs="Times New Roman"/>
          <w:bCs/>
          <w:sz w:val="24"/>
          <w:szCs w:val="24"/>
        </w:rPr>
        <w:t>D) Signal Crayfish (</w:t>
      </w:r>
      <w:proofErr w:type="spellStart"/>
      <w:r w:rsidR="001B3307" w:rsidRPr="00EF0D41">
        <w:rPr>
          <w:rFonts w:ascii="Times New Roman" w:eastAsia="Times New Roman" w:hAnsi="Times New Roman" w:cs="Times New Roman"/>
          <w:bCs/>
          <w:i/>
          <w:iCs/>
          <w:sz w:val="24"/>
          <w:szCs w:val="24"/>
        </w:rPr>
        <w:t>Pacifastacus</w:t>
      </w:r>
      <w:proofErr w:type="spellEnd"/>
      <w:r w:rsidR="001B3307" w:rsidRPr="00EF0D41">
        <w:rPr>
          <w:rFonts w:ascii="Times New Roman" w:eastAsia="Times New Roman" w:hAnsi="Times New Roman" w:cs="Times New Roman"/>
          <w:bCs/>
          <w:i/>
          <w:iCs/>
          <w:sz w:val="24"/>
          <w:szCs w:val="24"/>
        </w:rPr>
        <w:t xml:space="preserve"> </w:t>
      </w:r>
      <w:proofErr w:type="spellStart"/>
      <w:r w:rsidR="001B3307" w:rsidRPr="00EF0D41">
        <w:rPr>
          <w:rFonts w:ascii="Times New Roman" w:eastAsia="Times New Roman" w:hAnsi="Times New Roman" w:cs="Times New Roman"/>
          <w:bCs/>
          <w:i/>
          <w:iCs/>
          <w:sz w:val="24"/>
          <w:szCs w:val="24"/>
        </w:rPr>
        <w:t>leniusculus</w:t>
      </w:r>
      <w:proofErr w:type="spellEnd"/>
      <w:r w:rsidR="001B3307">
        <w:rPr>
          <w:rFonts w:ascii="Times New Roman" w:eastAsia="Times New Roman" w:hAnsi="Times New Roman" w:cs="Times New Roman"/>
          <w:bCs/>
          <w:sz w:val="24"/>
          <w:szCs w:val="24"/>
        </w:rPr>
        <w:t xml:space="preserve">) catch per unit effort (CPUE) in a Swedish Lake that was classified as Boom-Bust Sustained Unknown </w:t>
      </w:r>
      <w:r w:rsidR="001B3307">
        <w:rPr>
          <w:rFonts w:ascii="Times New Roman" w:eastAsia="Times New Roman" w:hAnsi="Times New Roman" w:cs="Times New Roman"/>
          <w:bCs/>
          <w:sz w:val="24"/>
          <w:szCs w:val="24"/>
        </w:rPr>
        <w:fldChar w:fldCharType="begin"/>
      </w:r>
      <w:r w:rsidR="001B3307">
        <w:rPr>
          <w:rFonts w:ascii="Times New Roman" w:eastAsia="Times New Roman" w:hAnsi="Times New Roman" w:cs="Times New Roman"/>
          <w:bCs/>
          <w:sz w:val="24"/>
          <w:szCs w:val="24"/>
        </w:rPr>
        <w:instrText xml:space="preserve"> ADDIN ZOTERO_ITEM CSL_CITATION {"citationID":"EJ4lp6Xf","properties":{"formattedCitation":"(Sandstr\\uc0\\u246{}m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1B3307">
        <w:rPr>
          <w:rFonts w:ascii="Times New Roman" w:eastAsia="Times New Roman" w:hAnsi="Times New Roman" w:cs="Times New Roman"/>
          <w:bCs/>
          <w:sz w:val="24"/>
          <w:szCs w:val="24"/>
        </w:rPr>
        <w:fldChar w:fldCharType="separate"/>
      </w:r>
      <w:r w:rsidR="001B3307" w:rsidRPr="008822C4">
        <w:rPr>
          <w:rFonts w:ascii="Times New Roman" w:hAnsi="Times New Roman" w:cs="Times New Roman"/>
          <w:sz w:val="24"/>
        </w:rPr>
        <w:t xml:space="preserve">(Sandström </w:t>
      </w:r>
      <w:r w:rsidR="001B3307" w:rsidRPr="008822C4">
        <w:rPr>
          <w:rFonts w:ascii="Times New Roman" w:hAnsi="Times New Roman" w:cs="Times New Roman"/>
          <w:i/>
          <w:iCs/>
          <w:sz w:val="24"/>
        </w:rPr>
        <w:t>et al.</w:t>
      </w:r>
      <w:r w:rsidR="001B3307" w:rsidRPr="008822C4">
        <w:rPr>
          <w:rFonts w:ascii="Times New Roman" w:hAnsi="Times New Roman" w:cs="Times New Roman"/>
          <w:sz w:val="24"/>
        </w:rPr>
        <w:t xml:space="preserve"> 2014)</w:t>
      </w:r>
      <w:r w:rsidR="001B3307">
        <w:rPr>
          <w:rFonts w:ascii="Times New Roman" w:eastAsia="Times New Roman" w:hAnsi="Times New Roman" w:cs="Times New Roman"/>
          <w:bCs/>
          <w:sz w:val="24"/>
          <w:szCs w:val="24"/>
        </w:rPr>
        <w:fldChar w:fldCharType="end"/>
      </w:r>
      <w:r w:rsidR="001B3307">
        <w:rPr>
          <w:rFonts w:ascii="Times New Roman" w:eastAsia="Times New Roman" w:hAnsi="Times New Roman" w:cs="Times New Roman"/>
          <w:bCs/>
          <w:sz w:val="24"/>
          <w:szCs w:val="24"/>
        </w:rPr>
        <w:t>.</w:t>
      </w:r>
      <w:r w:rsidR="00B8367F">
        <w:rPr>
          <w:rFonts w:ascii="Times New Roman" w:eastAsia="Times New Roman" w:hAnsi="Times New Roman" w:cs="Times New Roman"/>
          <w:bCs/>
          <w:sz w:val="24"/>
          <w:szCs w:val="24"/>
        </w:rPr>
        <w:t xml:space="preserve"> Points refer to the observed population metric, the red line refers to the predicted population metric using the Bayesian state-space model, and the shaded red areas are the 95% credible intervals.</w:t>
      </w:r>
      <w:r w:rsidR="005921CD">
        <w:rPr>
          <w:rFonts w:ascii="Times New Roman" w:eastAsia="Times New Roman" w:hAnsi="Times New Roman" w:cs="Times New Roman"/>
          <w:bCs/>
          <w:sz w:val="24"/>
          <w:szCs w:val="24"/>
        </w:rPr>
        <w:t xml:space="preserve"> Dashed lines split</w:t>
      </w:r>
      <w:r w:rsidR="004567E8">
        <w:rPr>
          <w:rFonts w:ascii="Times New Roman" w:eastAsia="Times New Roman" w:hAnsi="Times New Roman" w:cs="Times New Roman"/>
          <w:bCs/>
          <w:sz w:val="24"/>
          <w:szCs w:val="24"/>
        </w:rPr>
        <w:t xml:space="preserve"> are transitions between phases in the invasion and were found using the regime shift </w:t>
      </w:r>
      <w:r w:rsidR="004567E8">
        <w:rPr>
          <w:rFonts w:ascii="Times New Roman" w:eastAsia="Times New Roman" w:hAnsi="Times New Roman" w:cs="Times New Roman"/>
          <w:bCs/>
          <w:sz w:val="24"/>
          <w:szCs w:val="24"/>
        </w:rPr>
        <w:lastRenderedPageBreak/>
        <w:t>detection methods</w:t>
      </w:r>
      <w:r w:rsidR="005921CD">
        <w:rPr>
          <w:rFonts w:ascii="Times New Roman" w:eastAsia="Times New Roman" w:hAnsi="Times New Roman" w:cs="Times New Roman"/>
          <w:bCs/>
          <w:sz w:val="24"/>
          <w:szCs w:val="24"/>
        </w:rPr>
        <w:t>.</w:t>
      </w:r>
      <w:r w:rsidR="00596C63">
        <w:rPr>
          <w:rFonts w:ascii="Times New Roman" w:eastAsia="Times New Roman" w:hAnsi="Times New Roman" w:cs="Times New Roman"/>
          <w:bCs/>
          <w:sz w:val="24"/>
          <w:szCs w:val="24"/>
        </w:rPr>
        <w:t xml:space="preserve">  The sargassum</w:t>
      </w:r>
      <w:r w:rsidR="0039384F">
        <w:rPr>
          <w:rFonts w:ascii="Times New Roman" w:eastAsia="Times New Roman" w:hAnsi="Times New Roman" w:cs="Times New Roman"/>
          <w:bCs/>
          <w:sz w:val="24"/>
          <w:szCs w:val="24"/>
        </w:rPr>
        <w:t>,</w:t>
      </w:r>
      <w:r w:rsidR="00332030">
        <w:rPr>
          <w:rFonts w:ascii="Times New Roman" w:eastAsia="Times New Roman" w:hAnsi="Times New Roman" w:cs="Times New Roman"/>
          <w:bCs/>
          <w:sz w:val="24"/>
          <w:szCs w:val="24"/>
        </w:rPr>
        <w:t xml:space="preserve"> </w:t>
      </w:r>
      <w:r w:rsidR="0039384F">
        <w:rPr>
          <w:rFonts w:ascii="Times New Roman" w:eastAsia="Times New Roman" w:hAnsi="Times New Roman" w:cs="Times New Roman"/>
          <w:bCs/>
          <w:sz w:val="24"/>
          <w:szCs w:val="24"/>
        </w:rPr>
        <w:t xml:space="preserve">caribou, New Zealand Mud Snail, and crayfish </w:t>
      </w:r>
      <w:r w:rsidR="00332030">
        <w:rPr>
          <w:rFonts w:ascii="Times New Roman" w:eastAsia="Times New Roman" w:hAnsi="Times New Roman" w:cs="Times New Roman"/>
          <w:bCs/>
          <w:sz w:val="24"/>
          <w:szCs w:val="24"/>
        </w:rPr>
        <w:t xml:space="preserve">vector graphic </w:t>
      </w:r>
      <w:r w:rsidR="0039384F">
        <w:rPr>
          <w:rFonts w:ascii="Times New Roman" w:eastAsia="Times New Roman" w:hAnsi="Times New Roman" w:cs="Times New Roman"/>
          <w:bCs/>
          <w:sz w:val="24"/>
          <w:szCs w:val="24"/>
        </w:rPr>
        <w:t>are</w:t>
      </w:r>
      <w:r w:rsidR="00332030">
        <w:rPr>
          <w:rFonts w:ascii="Times New Roman" w:eastAsia="Times New Roman" w:hAnsi="Times New Roman" w:cs="Times New Roman"/>
          <w:bCs/>
          <w:sz w:val="24"/>
          <w:szCs w:val="24"/>
        </w:rPr>
        <w:t xml:space="preserve"> attributed to Tracey Saxby</w:t>
      </w:r>
      <w:r w:rsidR="000F2789">
        <w:rPr>
          <w:rFonts w:ascii="Times New Roman" w:eastAsia="Times New Roman" w:hAnsi="Times New Roman" w:cs="Times New Roman"/>
          <w:bCs/>
          <w:sz w:val="24"/>
          <w:szCs w:val="24"/>
        </w:rPr>
        <w:t xml:space="preserve"> (</w:t>
      </w:r>
      <w:r w:rsidR="00332030">
        <w:rPr>
          <w:rFonts w:ascii="Times New Roman" w:eastAsia="Times New Roman" w:hAnsi="Times New Roman" w:cs="Times New Roman"/>
          <w:bCs/>
          <w:sz w:val="24"/>
          <w:szCs w:val="24"/>
        </w:rPr>
        <w:t>Integration and Application Network</w:t>
      </w:r>
      <w:r w:rsidR="000F2789">
        <w:rPr>
          <w:rFonts w:ascii="Times New Roman" w:eastAsia="Times New Roman" w:hAnsi="Times New Roman" w:cs="Times New Roman"/>
          <w:bCs/>
          <w:sz w:val="24"/>
          <w:szCs w:val="24"/>
        </w:rPr>
        <w:t xml:space="preserve">; </w:t>
      </w:r>
      <w:r w:rsidR="00332030">
        <w:rPr>
          <w:rFonts w:ascii="Times New Roman" w:eastAsia="Times New Roman" w:hAnsi="Times New Roman" w:cs="Times New Roman"/>
          <w:bCs/>
          <w:sz w:val="24"/>
          <w:szCs w:val="24"/>
        </w:rPr>
        <w:t>ian.umces.edu/media-library)</w:t>
      </w:r>
      <w:r w:rsidR="0039384F">
        <w:rPr>
          <w:rFonts w:ascii="Times New Roman" w:eastAsia="Times New Roman" w:hAnsi="Times New Roman" w:cs="Times New Roman"/>
          <w:bCs/>
          <w:sz w:val="24"/>
          <w:szCs w:val="24"/>
        </w:rPr>
        <w:t>,</w:t>
      </w:r>
      <w:r w:rsidR="009E72B9">
        <w:rPr>
          <w:rFonts w:ascii="Times New Roman" w:eastAsia="Times New Roman" w:hAnsi="Times New Roman" w:cs="Times New Roman"/>
          <w:bCs/>
          <w:sz w:val="24"/>
          <w:szCs w:val="24"/>
        </w:rPr>
        <w:t xml:space="preserve"> Maria</w:t>
      </w:r>
      <w:r w:rsidR="000F2789">
        <w:rPr>
          <w:rFonts w:ascii="Times New Roman" w:eastAsia="Times New Roman" w:hAnsi="Times New Roman" w:cs="Times New Roman"/>
          <w:bCs/>
          <w:sz w:val="24"/>
          <w:szCs w:val="24"/>
        </w:rPr>
        <w:t xml:space="preserve"> (</w:t>
      </w:r>
      <w:proofErr w:type="spellStart"/>
      <w:r w:rsidR="009E72B9">
        <w:rPr>
          <w:rFonts w:ascii="Times New Roman" w:eastAsia="Times New Roman" w:hAnsi="Times New Roman" w:cs="Times New Roman"/>
          <w:bCs/>
          <w:sz w:val="24"/>
          <w:szCs w:val="24"/>
        </w:rPr>
        <w:t>pixabay</w:t>
      </w:r>
      <w:proofErr w:type="spellEnd"/>
      <w:r w:rsidR="000F2789">
        <w:rPr>
          <w:rFonts w:ascii="Times New Roman" w:eastAsia="Times New Roman" w:hAnsi="Times New Roman" w:cs="Times New Roman"/>
          <w:bCs/>
          <w:sz w:val="24"/>
          <w:szCs w:val="24"/>
        </w:rPr>
        <w:t xml:space="preserve">, </w:t>
      </w:r>
      <w:r w:rsidR="007B26BC" w:rsidRPr="007B26BC">
        <w:rPr>
          <w:rFonts w:ascii="Times New Roman" w:eastAsia="Times New Roman" w:hAnsi="Times New Roman" w:cs="Times New Roman"/>
          <w:bCs/>
          <w:sz w:val="24"/>
          <w:szCs w:val="24"/>
        </w:rPr>
        <w:t>https://pixabay.com/vectors/reindeer-deer-antler-animals-7405606/</w:t>
      </w:r>
      <w:r w:rsidR="007B26BC">
        <w:rPr>
          <w:rFonts w:ascii="Times New Roman" w:eastAsia="Times New Roman" w:hAnsi="Times New Roman" w:cs="Times New Roman"/>
          <w:bCs/>
          <w:sz w:val="24"/>
          <w:szCs w:val="24"/>
        </w:rPr>
        <w:t>)</w:t>
      </w:r>
      <w:r w:rsidR="000F2789">
        <w:rPr>
          <w:rFonts w:ascii="Times New Roman" w:eastAsia="Times New Roman" w:hAnsi="Times New Roman" w:cs="Times New Roman"/>
          <w:bCs/>
          <w:sz w:val="24"/>
          <w:szCs w:val="24"/>
        </w:rPr>
        <w:t>,</w:t>
      </w:r>
      <w:r w:rsidR="0040077C">
        <w:rPr>
          <w:rFonts w:ascii="Times New Roman" w:eastAsia="Times New Roman" w:hAnsi="Times New Roman" w:cs="Times New Roman"/>
          <w:bCs/>
          <w:sz w:val="24"/>
          <w:szCs w:val="24"/>
        </w:rPr>
        <w:t xml:space="preserve"> </w:t>
      </w:r>
      <w:proofErr w:type="spellStart"/>
      <w:r w:rsidR="0040077C">
        <w:rPr>
          <w:rFonts w:ascii="Times New Roman" w:eastAsia="Times New Roman" w:hAnsi="Times New Roman" w:cs="Times New Roman"/>
          <w:bCs/>
          <w:sz w:val="24"/>
          <w:szCs w:val="24"/>
        </w:rPr>
        <w:t>Haubrock</w:t>
      </w:r>
      <w:proofErr w:type="spellEnd"/>
      <w:r w:rsidR="0040077C">
        <w:rPr>
          <w:rFonts w:ascii="Times New Roman" w:eastAsia="Times New Roman" w:hAnsi="Times New Roman" w:cs="Times New Roman"/>
          <w:bCs/>
          <w:sz w:val="24"/>
          <w:szCs w:val="24"/>
        </w:rPr>
        <w:t xml:space="preserve"> et al. (2022) and Nathan J. Dorn’s Aquatic Ecology Lab at Florida International University (FIU), </w:t>
      </w:r>
      <w:r w:rsidR="00D47043">
        <w:rPr>
          <w:rFonts w:ascii="Times New Roman" w:eastAsia="Times New Roman" w:hAnsi="Times New Roman" w:cs="Times New Roman"/>
          <w:bCs/>
          <w:sz w:val="24"/>
          <w:szCs w:val="24"/>
        </w:rPr>
        <w:t>respectively</w:t>
      </w:r>
      <w:r w:rsidR="0040077C">
        <w:rPr>
          <w:rFonts w:ascii="Times New Roman" w:eastAsia="Times New Roman" w:hAnsi="Times New Roman" w:cs="Times New Roman"/>
          <w:bCs/>
          <w:sz w:val="24"/>
          <w:szCs w:val="24"/>
        </w:rPr>
        <w:t>.</w:t>
      </w:r>
    </w:p>
    <w:p w14:paraId="5ED278EC" w14:textId="58C70AAF" w:rsidR="0018224C" w:rsidRDefault="003E27C6" w:rsidP="00242E53">
      <w:pPr>
        <w:spacing w:line="480" w:lineRule="auto"/>
        <w:rPr>
          <w:rFonts w:ascii="Times New Roman" w:eastAsia="Times New Roman" w:hAnsi="Times New Roman" w:cs="Times New Roman"/>
          <w:b/>
          <w:sz w:val="24"/>
          <w:szCs w:val="24"/>
        </w:rPr>
        <w:sectPr w:rsidR="0018224C" w:rsidSect="00D8523E">
          <w:pgSz w:w="12240" w:h="15840"/>
          <w:pgMar w:top="1440" w:right="1440" w:bottom="1440" w:left="1440" w:header="720" w:footer="720" w:gutter="0"/>
          <w:lnNumType w:countBy="1" w:restart="continuous"/>
          <w:cols w:space="720"/>
          <w:docGrid w:linePitch="299"/>
        </w:sectPr>
      </w:pPr>
      <w:r>
        <w:rPr>
          <w:rFonts w:ascii="Times New Roman" w:eastAsia="Times New Roman" w:hAnsi="Times New Roman" w:cs="Times New Roman"/>
          <w:b/>
          <w:noProof/>
          <w:sz w:val="24"/>
          <w:szCs w:val="24"/>
        </w:rPr>
        <w:lastRenderedPageBreak/>
        <w:drawing>
          <wp:inline distT="0" distB="0" distL="0" distR="0" wp14:anchorId="66F1C49F" wp14:editId="331BD358">
            <wp:extent cx="5309870" cy="8229078"/>
            <wp:effectExtent l="0" t="0" r="5080" b="635"/>
            <wp:docPr id="184734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4984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309870" cy="8229078"/>
                    </a:xfrm>
                    <a:prstGeom prst="rect">
                      <a:avLst/>
                    </a:prstGeom>
                  </pic:spPr>
                </pic:pic>
              </a:graphicData>
            </a:graphic>
          </wp:inline>
        </w:drawing>
      </w:r>
    </w:p>
    <w:p w14:paraId="72BE2789" w14:textId="49B1EE3A" w:rsidR="008753D8" w:rsidRDefault="00FA5496" w:rsidP="00242E53">
      <w:pPr>
        <w:spacing w:line="480" w:lineRule="auto"/>
        <w:rPr>
          <w:rFonts w:ascii="Times New Roman" w:eastAsia="Times New Roman" w:hAnsi="Times New Roman" w:cs="Times New Roman"/>
          <w:bCs/>
          <w:sz w:val="24"/>
          <w:szCs w:val="24"/>
        </w:rPr>
        <w:sectPr w:rsidR="008753D8" w:rsidSect="00D8523E">
          <w:pgSz w:w="12240" w:h="15840"/>
          <w:pgMar w:top="1440" w:right="1440" w:bottom="1440" w:left="1440" w:header="720" w:footer="720" w:gutter="0"/>
          <w:lnNumType w:countBy="1" w:restart="continuous"/>
          <w:cols w:space="720"/>
          <w:docGrid w:linePitch="299"/>
        </w:sectPr>
      </w:pPr>
      <w:r w:rsidRPr="00FA5496">
        <w:rPr>
          <w:rFonts w:ascii="Times New Roman" w:eastAsia="Times New Roman" w:hAnsi="Times New Roman" w:cs="Times New Roman"/>
          <w:bCs/>
          <w:sz w:val="24"/>
          <w:szCs w:val="24"/>
        </w:rPr>
        <w:lastRenderedPageBreak/>
        <w:t xml:space="preserve">Fig. </w:t>
      </w:r>
      <w:r w:rsidR="0031468F">
        <w:rPr>
          <w:rFonts w:ascii="Times New Roman" w:eastAsia="Times New Roman" w:hAnsi="Times New Roman" w:cs="Times New Roman"/>
          <w:bCs/>
          <w:sz w:val="24"/>
          <w:szCs w:val="24"/>
        </w:rPr>
        <w:t>4</w:t>
      </w:r>
      <w:r w:rsidRPr="00FA5496">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00ED4AA4">
        <w:rPr>
          <w:rFonts w:ascii="Times New Roman" w:eastAsia="Times New Roman" w:hAnsi="Times New Roman" w:cs="Times New Roman"/>
          <w:bCs/>
          <w:sz w:val="24"/>
          <w:szCs w:val="24"/>
        </w:rPr>
        <w:t>Summaries</w:t>
      </w:r>
      <w:r w:rsidR="00751B3B">
        <w:rPr>
          <w:rFonts w:ascii="Times New Roman" w:eastAsia="Times New Roman" w:hAnsi="Times New Roman" w:cs="Times New Roman"/>
          <w:bCs/>
          <w:sz w:val="24"/>
          <w:szCs w:val="24"/>
        </w:rPr>
        <w:t xml:space="preserve"> of the </w:t>
      </w:r>
      <w:proofErr w:type="gramStart"/>
      <w:r w:rsidR="00751B3B">
        <w:rPr>
          <w:rFonts w:ascii="Times New Roman" w:eastAsia="Times New Roman" w:hAnsi="Times New Roman" w:cs="Times New Roman"/>
          <w:bCs/>
          <w:sz w:val="24"/>
          <w:szCs w:val="24"/>
        </w:rPr>
        <w:t>counts of time</w:t>
      </w:r>
      <w:proofErr w:type="gramEnd"/>
      <w:r w:rsidR="00751B3B">
        <w:rPr>
          <w:rFonts w:ascii="Times New Roman" w:eastAsia="Times New Roman" w:hAnsi="Times New Roman" w:cs="Times New Roman"/>
          <w:bCs/>
          <w:sz w:val="24"/>
          <w:szCs w:val="24"/>
        </w:rPr>
        <w:t xml:space="preserve"> series that had </w:t>
      </w:r>
      <w:r w:rsidR="00596120">
        <w:rPr>
          <w:rFonts w:ascii="Times New Roman" w:eastAsia="Times New Roman" w:hAnsi="Times New Roman" w:cs="Times New Roman"/>
          <w:sz w:val="24"/>
          <w:szCs w:val="24"/>
        </w:rPr>
        <w:t>sustained declines ≥ 90%</w:t>
      </w:r>
      <w:r w:rsidR="00CF2733">
        <w:rPr>
          <w:rFonts w:ascii="Times New Roman" w:eastAsia="Times New Roman" w:hAnsi="Times New Roman" w:cs="Times New Roman"/>
          <w:sz w:val="24"/>
          <w:szCs w:val="24"/>
        </w:rPr>
        <w:t xml:space="preserve"> from the max by </w:t>
      </w:r>
      <w:r w:rsidR="00751B3B">
        <w:rPr>
          <w:rFonts w:ascii="Times New Roman" w:eastAsia="Times New Roman" w:hAnsi="Times New Roman" w:cs="Times New Roman"/>
          <w:bCs/>
          <w:sz w:val="24"/>
          <w:szCs w:val="24"/>
        </w:rPr>
        <w:t xml:space="preserve">A) continent, B) species, C) order, D) system, and E) </w:t>
      </w:r>
      <w:r w:rsidR="00A67655">
        <w:rPr>
          <w:rFonts w:ascii="Times New Roman" w:eastAsia="Times New Roman" w:hAnsi="Times New Roman" w:cs="Times New Roman"/>
          <w:bCs/>
          <w:sz w:val="24"/>
          <w:szCs w:val="24"/>
        </w:rPr>
        <w:t>k</w:t>
      </w:r>
      <w:r w:rsidR="00751B3B">
        <w:rPr>
          <w:rFonts w:ascii="Times New Roman" w:eastAsia="Times New Roman" w:hAnsi="Times New Roman" w:cs="Times New Roman"/>
          <w:bCs/>
          <w:sz w:val="24"/>
          <w:szCs w:val="24"/>
        </w:rPr>
        <w:t>ingdom.</w:t>
      </w:r>
      <w:r w:rsidR="006A6782">
        <w:rPr>
          <w:rFonts w:ascii="Times New Roman" w:eastAsia="Times New Roman" w:hAnsi="Times New Roman" w:cs="Times New Roman"/>
          <w:bCs/>
          <w:sz w:val="24"/>
          <w:szCs w:val="24"/>
        </w:rPr>
        <w:t xml:space="preserve"> </w:t>
      </w:r>
    </w:p>
    <w:p w14:paraId="1445B1A6" w14:textId="78D0214D" w:rsidR="0016190C" w:rsidRPr="00FA5496" w:rsidRDefault="00FA09BB" w:rsidP="00242E53">
      <w:pPr>
        <w:spacing w:line="480" w:lineRule="auto"/>
        <w:rPr>
          <w:rFonts w:ascii="Times New Roman" w:eastAsia="Times New Roman" w:hAnsi="Times New Roman" w:cs="Times New Roman"/>
          <w:bCs/>
          <w:sz w:val="24"/>
          <w:szCs w:val="24"/>
        </w:rPr>
        <w:sectPr w:rsidR="0016190C" w:rsidRPr="00FA5496" w:rsidSect="00841C98">
          <w:pgSz w:w="12240" w:h="15840"/>
          <w:pgMar w:top="1440" w:right="1440" w:bottom="1440" w:left="1440" w:header="720" w:footer="720" w:gutter="0"/>
          <w:lnNumType w:countBy="1" w:restart="continuous"/>
          <w:cols w:space="720"/>
          <w:docGrid w:linePitch="299"/>
        </w:sectPr>
      </w:pPr>
      <w:r>
        <w:rPr>
          <w:rFonts w:ascii="Times New Roman" w:eastAsia="Times New Roman" w:hAnsi="Times New Roman" w:cs="Times New Roman"/>
          <w:bCs/>
          <w:noProof/>
          <w:sz w:val="24"/>
          <w:szCs w:val="24"/>
        </w:rPr>
        <w:lastRenderedPageBreak/>
        <w:drawing>
          <wp:inline distT="0" distB="0" distL="0" distR="0" wp14:anchorId="724D1CE5" wp14:editId="1066F18E">
            <wp:extent cx="5943600" cy="6563995"/>
            <wp:effectExtent l="0" t="0" r="0" b="8255"/>
            <wp:docPr id="1584870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70777"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563995"/>
                    </a:xfrm>
                    <a:prstGeom prst="rect">
                      <a:avLst/>
                    </a:prstGeom>
                  </pic:spPr>
                </pic:pic>
              </a:graphicData>
            </a:graphic>
          </wp:inline>
        </w:drawing>
      </w:r>
      <w:r w:rsidR="0016190C">
        <w:rPr>
          <w:rFonts w:ascii="Times New Roman" w:eastAsia="Times New Roman" w:hAnsi="Times New Roman" w:cs="Times New Roman"/>
          <w:bCs/>
          <w:sz w:val="24"/>
          <w:szCs w:val="24"/>
        </w:rPr>
        <w:t xml:space="preserve">Fig. </w:t>
      </w:r>
      <w:r w:rsidR="0031468F">
        <w:rPr>
          <w:rFonts w:ascii="Times New Roman" w:eastAsia="Times New Roman" w:hAnsi="Times New Roman" w:cs="Times New Roman"/>
          <w:bCs/>
          <w:sz w:val="24"/>
          <w:szCs w:val="24"/>
        </w:rPr>
        <w:t>5</w:t>
      </w:r>
      <w:r w:rsidR="006F78F1">
        <w:rPr>
          <w:rFonts w:ascii="Times New Roman" w:eastAsia="Times New Roman" w:hAnsi="Times New Roman" w:cs="Times New Roman"/>
          <w:bCs/>
          <w:sz w:val="24"/>
          <w:szCs w:val="24"/>
        </w:rPr>
        <w:t xml:space="preserve">: </w:t>
      </w:r>
      <w:r w:rsidR="009E5E65">
        <w:rPr>
          <w:rFonts w:ascii="Times New Roman" w:eastAsia="Times New Roman" w:hAnsi="Times New Roman" w:cs="Times New Roman"/>
          <w:bCs/>
          <w:sz w:val="24"/>
          <w:szCs w:val="24"/>
        </w:rPr>
        <w:t>C</w:t>
      </w:r>
      <w:r w:rsidR="000D1C86">
        <w:rPr>
          <w:rFonts w:ascii="Times New Roman" w:eastAsia="Times New Roman" w:hAnsi="Times New Roman" w:cs="Times New Roman"/>
          <w:bCs/>
          <w:sz w:val="24"/>
          <w:szCs w:val="24"/>
        </w:rPr>
        <w:t>ounts</w:t>
      </w:r>
      <w:r w:rsidR="006F78F1">
        <w:rPr>
          <w:rFonts w:ascii="Times New Roman" w:eastAsia="Times New Roman" w:hAnsi="Times New Roman" w:cs="Times New Roman"/>
          <w:bCs/>
          <w:sz w:val="24"/>
          <w:szCs w:val="24"/>
        </w:rPr>
        <w:t xml:space="preserve"> </w:t>
      </w:r>
      <w:r w:rsidR="0097138C">
        <w:rPr>
          <w:rFonts w:ascii="Times New Roman" w:eastAsia="Times New Roman" w:hAnsi="Times New Roman" w:cs="Times New Roman"/>
          <w:bCs/>
          <w:sz w:val="24"/>
          <w:szCs w:val="24"/>
        </w:rPr>
        <w:t xml:space="preserve">of </w:t>
      </w:r>
      <w:r w:rsidR="000D1C86">
        <w:rPr>
          <w:rFonts w:ascii="Times New Roman" w:eastAsia="Times New Roman" w:hAnsi="Times New Roman" w:cs="Times New Roman"/>
          <w:bCs/>
          <w:sz w:val="24"/>
          <w:szCs w:val="24"/>
        </w:rPr>
        <w:t>all compiled time series (452)</w:t>
      </w:r>
      <w:r w:rsidR="00E37805">
        <w:rPr>
          <w:rFonts w:ascii="Times New Roman" w:eastAsia="Times New Roman" w:hAnsi="Times New Roman" w:cs="Times New Roman"/>
          <w:bCs/>
          <w:sz w:val="24"/>
          <w:szCs w:val="24"/>
        </w:rPr>
        <w:t xml:space="preserve"> by A) order, B) system and C) continent.</w:t>
      </w:r>
      <w:r w:rsidR="009E5E65">
        <w:rPr>
          <w:rFonts w:ascii="Times New Roman" w:eastAsia="Times New Roman" w:hAnsi="Times New Roman" w:cs="Times New Roman"/>
          <w:bCs/>
          <w:sz w:val="24"/>
          <w:szCs w:val="24"/>
        </w:rPr>
        <w:t xml:space="preserve"> </w:t>
      </w:r>
      <w:r w:rsidR="00175E83">
        <w:rPr>
          <w:rFonts w:ascii="Times New Roman" w:eastAsia="Times New Roman" w:hAnsi="Times New Roman" w:cs="Times New Roman"/>
          <w:bCs/>
          <w:sz w:val="24"/>
          <w:szCs w:val="24"/>
        </w:rPr>
        <w:t>The d</w:t>
      </w:r>
      <w:r w:rsidR="00E37805">
        <w:rPr>
          <w:rFonts w:ascii="Times New Roman" w:eastAsia="Times New Roman" w:hAnsi="Times New Roman" w:cs="Times New Roman"/>
          <w:bCs/>
          <w:sz w:val="24"/>
          <w:szCs w:val="24"/>
        </w:rPr>
        <w:t xml:space="preserve">ifferent colors represent the </w:t>
      </w:r>
      <w:r w:rsidR="00175E83">
        <w:rPr>
          <w:rFonts w:ascii="Times New Roman" w:eastAsia="Times New Roman" w:hAnsi="Times New Roman" w:cs="Times New Roman"/>
          <w:bCs/>
          <w:sz w:val="24"/>
          <w:szCs w:val="24"/>
        </w:rPr>
        <w:t>different classifications</w:t>
      </w:r>
      <w:r w:rsidR="00E37805">
        <w:rPr>
          <w:rFonts w:ascii="Times New Roman" w:eastAsia="Times New Roman" w:hAnsi="Times New Roman" w:cs="Times New Roman"/>
          <w:bCs/>
          <w:sz w:val="24"/>
          <w:szCs w:val="24"/>
        </w:rPr>
        <w:t xml:space="preserve">. Grey </w:t>
      </w:r>
      <w:r w:rsidR="00F703CB">
        <w:rPr>
          <w:rFonts w:ascii="Times New Roman" w:eastAsia="Times New Roman" w:hAnsi="Times New Roman" w:cs="Times New Roman"/>
          <w:bCs/>
          <w:sz w:val="24"/>
          <w:szCs w:val="24"/>
        </w:rPr>
        <w:t>represents</w:t>
      </w:r>
      <w:r w:rsidR="00E37805">
        <w:rPr>
          <w:rFonts w:ascii="Times New Roman" w:eastAsia="Times New Roman" w:hAnsi="Times New Roman" w:cs="Times New Roman"/>
          <w:bCs/>
          <w:sz w:val="24"/>
          <w:szCs w:val="24"/>
        </w:rPr>
        <w:t xml:space="preserve"> the time-series that were not classified</w:t>
      </w:r>
      <w:r w:rsidR="00ED4AA4">
        <w:rPr>
          <w:rFonts w:ascii="Times New Roman" w:eastAsia="Times New Roman" w:hAnsi="Times New Roman" w:cs="Times New Roman"/>
          <w:bCs/>
          <w:sz w:val="24"/>
          <w:szCs w:val="24"/>
        </w:rPr>
        <w:t>.</w:t>
      </w:r>
      <w:r w:rsidR="009E5E65">
        <w:rPr>
          <w:rFonts w:ascii="Times New Roman" w:eastAsia="Times New Roman" w:hAnsi="Times New Roman" w:cs="Times New Roman"/>
          <w:bCs/>
          <w:sz w:val="24"/>
          <w:szCs w:val="24"/>
        </w:rPr>
        <w:t xml:space="preserve"> </w:t>
      </w:r>
      <w:r w:rsidR="00175E83">
        <w:rPr>
          <w:rFonts w:ascii="Times New Roman" w:eastAsia="Times New Roman" w:hAnsi="Times New Roman" w:cs="Times New Roman"/>
          <w:bCs/>
          <w:sz w:val="24"/>
          <w:szCs w:val="24"/>
        </w:rPr>
        <w:t>Percentages</w:t>
      </w:r>
      <w:r w:rsidR="009E5E65">
        <w:rPr>
          <w:rFonts w:ascii="Times New Roman" w:eastAsia="Times New Roman" w:hAnsi="Times New Roman" w:cs="Times New Roman"/>
          <w:bCs/>
          <w:sz w:val="24"/>
          <w:szCs w:val="24"/>
        </w:rPr>
        <w:t xml:space="preserve"> of the time series that we were able to classify by D) order, E) system, and D) continent.</w:t>
      </w:r>
    </w:p>
    <w:p w14:paraId="022D99B5" w14:textId="45A9297C" w:rsidR="00242E53" w:rsidRPr="00CB023E" w:rsidRDefault="00285890" w:rsidP="00242E53">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Text </w:t>
      </w:r>
      <w:r w:rsidR="00E55685">
        <w:rPr>
          <w:rFonts w:ascii="Times New Roman" w:eastAsia="Times New Roman" w:hAnsi="Times New Roman" w:cs="Times New Roman"/>
          <w:b/>
          <w:sz w:val="24"/>
          <w:szCs w:val="24"/>
        </w:rPr>
        <w:t>Box 1: a quantitative definition of a boom-bust (limited to 750 words)</w:t>
      </w:r>
    </w:p>
    <w:p w14:paraId="2A6E75DE" w14:textId="2D957D1D" w:rsidR="00242E53" w:rsidRPr="00745264" w:rsidRDefault="00916B17" w:rsidP="00242E53">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Quantitative Definition</w:t>
      </w:r>
      <w:ins w:id="379" w:author="Nathan Dorn" w:date="2026-02-19T10:59:00Z" w16du:dateUtc="2026-02-19T15:59:00Z">
        <w:r w:rsidR="00B84606">
          <w:rPr>
            <w:rFonts w:ascii="Times New Roman" w:eastAsia="Times New Roman" w:hAnsi="Times New Roman" w:cs="Times New Roman"/>
            <w:i/>
            <w:sz w:val="24"/>
            <w:szCs w:val="24"/>
          </w:rPr>
          <w:t xml:space="preserve"> </w:t>
        </w:r>
      </w:ins>
    </w:p>
    <w:p w14:paraId="4ADCD4F2" w14:textId="34930CCB" w:rsidR="00C74FEC" w:rsidRDefault="00242E53" w:rsidP="007F447E">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 </w:t>
      </w:r>
      <w:ins w:id="380" w:author="Nathan Dorn" w:date="2026-02-19T11:00:00Z" w16du:dateUtc="2026-02-19T16:00:00Z">
        <w:r w:rsidR="00C3349D">
          <w:rPr>
            <w:rFonts w:ascii="Times New Roman" w:eastAsia="Times New Roman" w:hAnsi="Times New Roman" w:cs="Times New Roman"/>
            <w:sz w:val="24"/>
            <w:szCs w:val="24"/>
          </w:rPr>
          <w:t xml:space="preserve">Starting with </w:t>
        </w:r>
        <w:r w:rsidR="00C3349D">
          <w:rPr>
            <w:rFonts w:ascii="Times New Roman" w:eastAsia="Times New Roman" w:hAnsi="Times New Roman" w:cs="Times New Roman"/>
            <w:sz w:val="24"/>
            <w:szCs w:val="24"/>
          </w:rPr>
          <w:fldChar w:fldCharType="begin"/>
        </w:r>
        <w:r w:rsidR="00C3349D">
          <w:rPr>
            <w:rFonts w:ascii="Times New Roman" w:eastAsia="Times New Roman" w:hAnsi="Times New Roman" w:cs="Times New Roman"/>
            <w:sz w:val="24"/>
            <w:szCs w:val="24"/>
          </w:rPr>
          <w:instrText xml:space="preserve"> ADDIN ZOTERO_ITEM CSL_CITATION {"citationID":"Xz0MHE5e","properties":{"formattedCitation":"(Strayer {\\i{}et al.} 2017)","plainCitation":"(Strayer et al. 2017)","dontUpdate":true,"noteIndex":0},"citationItems":[{"id":96,"uris":["http://zotero.org/users/9972654/items/NCR5V6NZ"],"itemData":{"id":96,"type":"article-journal","abstract":"Boom-bust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C3349D">
          <w:rPr>
            <w:rFonts w:ascii="Times New Roman" w:eastAsia="Times New Roman" w:hAnsi="Times New Roman" w:cs="Times New Roman"/>
            <w:sz w:val="24"/>
            <w:szCs w:val="24"/>
          </w:rPr>
          <w:fldChar w:fldCharType="separate"/>
        </w:r>
        <w:r w:rsidR="00C3349D" w:rsidRPr="00DE2203">
          <w:rPr>
            <w:rFonts w:ascii="Times New Roman" w:hAnsi="Times New Roman" w:cs="Times New Roman"/>
            <w:sz w:val="24"/>
          </w:rPr>
          <w:t xml:space="preserve">Strayer </w:t>
        </w:r>
        <w:r w:rsidR="00C3349D" w:rsidRPr="00DE2203">
          <w:rPr>
            <w:rFonts w:ascii="Times New Roman" w:hAnsi="Times New Roman" w:cs="Times New Roman"/>
            <w:i/>
            <w:iCs/>
            <w:sz w:val="24"/>
          </w:rPr>
          <w:t>et al.</w:t>
        </w:r>
        <w:r w:rsidR="00C3349D" w:rsidRPr="00DE2203">
          <w:rPr>
            <w:rFonts w:ascii="Times New Roman" w:hAnsi="Times New Roman" w:cs="Times New Roman"/>
            <w:sz w:val="24"/>
          </w:rPr>
          <w:t xml:space="preserve"> </w:t>
        </w:r>
        <w:r w:rsidR="00C3349D">
          <w:rPr>
            <w:rFonts w:ascii="Times New Roman" w:hAnsi="Times New Roman" w:cs="Times New Roman"/>
            <w:sz w:val="24"/>
          </w:rPr>
          <w:t>(</w:t>
        </w:r>
        <w:r w:rsidR="00C3349D" w:rsidRPr="00DE2203">
          <w:rPr>
            <w:rFonts w:ascii="Times New Roman" w:hAnsi="Times New Roman" w:cs="Times New Roman"/>
            <w:sz w:val="24"/>
          </w:rPr>
          <w:t>2017)</w:t>
        </w:r>
        <w:r w:rsidR="00C3349D">
          <w:rPr>
            <w:rFonts w:ascii="Times New Roman" w:eastAsia="Times New Roman" w:hAnsi="Times New Roman" w:cs="Times New Roman"/>
            <w:sz w:val="24"/>
            <w:szCs w:val="24"/>
          </w:rPr>
          <w:fldChar w:fldCharType="end"/>
        </w:r>
        <w:r w:rsidR="00C3349D">
          <w:rPr>
            <w:rFonts w:ascii="Times New Roman" w:eastAsia="Times New Roman" w:hAnsi="Times New Roman" w:cs="Times New Roman"/>
            <w:sz w:val="24"/>
            <w:szCs w:val="24"/>
          </w:rPr>
          <w:t>’s qualitative definition as a starting point; a boom-bust must have a</w:t>
        </w:r>
        <w:r w:rsidR="00C3349D" w:rsidRPr="00605F58">
          <w:rPr>
            <w:rFonts w:ascii="Times New Roman" w:eastAsia="Times New Roman" w:hAnsi="Times New Roman" w:cs="Times New Roman"/>
            <w:sz w:val="24"/>
            <w:szCs w:val="24"/>
          </w:rPr>
          <w:t xml:space="preserve"> rapid, large increase in a population metric followed by a rapid, large, and sustained decline.</w:t>
        </w:r>
      </w:ins>
      <w:ins w:id="381" w:author="Nathan Dorn" w:date="2026-02-19T11:01:00Z" w16du:dateUtc="2026-02-19T16:01:00Z">
        <w:r w:rsidR="00B7237D">
          <w:rPr>
            <w:rFonts w:ascii="Times New Roman" w:eastAsia="Times New Roman" w:hAnsi="Times New Roman" w:cs="Times New Roman"/>
            <w:sz w:val="24"/>
            <w:szCs w:val="24"/>
          </w:rPr>
          <w:t xml:space="preserve"> </w:t>
        </w:r>
        <w:commentRangeStart w:id="382"/>
        <w:r w:rsidR="00B7237D">
          <w:rPr>
            <w:rFonts w:ascii="Times New Roman" w:eastAsia="Times New Roman" w:hAnsi="Times New Roman" w:cs="Times New Roman"/>
            <w:sz w:val="24"/>
            <w:szCs w:val="24"/>
          </w:rPr>
          <w:t xml:space="preserve">The definition is </w:t>
        </w:r>
        <w:proofErr w:type="gramStart"/>
        <w:r w:rsidR="00B7237D">
          <w:rPr>
            <w:rFonts w:ascii="Times New Roman" w:eastAsia="Times New Roman" w:hAnsi="Times New Roman" w:cs="Times New Roman"/>
            <w:sz w:val="24"/>
            <w:szCs w:val="24"/>
          </w:rPr>
          <w:t>similar to</w:t>
        </w:r>
        <w:proofErr w:type="gramEnd"/>
        <w:r w:rsidR="00B7237D">
          <w:rPr>
            <w:rFonts w:ascii="Times New Roman" w:eastAsia="Times New Roman" w:hAnsi="Times New Roman" w:cs="Times New Roman"/>
            <w:sz w:val="24"/>
            <w:szCs w:val="24"/>
          </w:rPr>
          <w:t xml:space="preserve"> the ideas suggested by Simberloff</w:t>
        </w:r>
      </w:ins>
      <w:ins w:id="383" w:author="Nathan Dorn" w:date="2026-02-19T11:30:00Z" w16du:dateUtc="2026-02-19T16:30:00Z">
        <w:r w:rsidR="00FF570A">
          <w:rPr>
            <w:rFonts w:ascii="Times New Roman" w:eastAsia="Times New Roman" w:hAnsi="Times New Roman" w:cs="Times New Roman"/>
            <w:sz w:val="24"/>
            <w:szCs w:val="24"/>
          </w:rPr>
          <w:t xml:space="preserve"> a</w:t>
        </w:r>
      </w:ins>
      <w:ins w:id="384" w:author="Nathan Dorn" w:date="2026-02-19T11:31:00Z" w16du:dateUtc="2026-02-19T16:31:00Z">
        <w:r w:rsidR="00FF570A">
          <w:rPr>
            <w:rFonts w:ascii="Times New Roman" w:eastAsia="Times New Roman" w:hAnsi="Times New Roman" w:cs="Times New Roman"/>
            <w:sz w:val="24"/>
            <w:szCs w:val="24"/>
          </w:rPr>
          <w:t xml:space="preserve">nd Gibbons (2004). </w:t>
        </w:r>
      </w:ins>
      <w:ins w:id="385" w:author="Nathan Dorn" w:date="2026-02-19T11:00:00Z" w16du:dateUtc="2026-02-19T16:00:00Z">
        <w:r w:rsidR="00C3349D" w:rsidRPr="00605F58">
          <w:rPr>
            <w:rFonts w:ascii="Times New Roman" w:eastAsia="Times New Roman" w:hAnsi="Times New Roman" w:cs="Times New Roman"/>
            <w:sz w:val="24"/>
            <w:szCs w:val="24"/>
          </w:rPr>
          <w:t xml:space="preserve"> </w:t>
        </w:r>
      </w:ins>
      <w:commentRangeEnd w:id="382"/>
      <w:r w:rsidR="00F47DDF">
        <w:rPr>
          <w:rStyle w:val="CommentReference"/>
          <w:rFonts w:ascii="Times New Roman" w:eastAsia="Times New Roman" w:hAnsi="Times New Roman" w:cs="Times New Roman"/>
          <w:sz w:val="24"/>
          <w:szCs w:val="24"/>
        </w:rPr>
        <w:commentReference w:id="382"/>
      </w:r>
      <w:ins w:id="386" w:author="Nathan Dorn" w:date="2026-02-19T11:02:00Z" w16du:dateUtc="2026-02-19T16:02:00Z">
        <w:r w:rsidR="00F47DDF">
          <w:rPr>
            <w:rFonts w:ascii="Times New Roman" w:eastAsia="Times New Roman" w:hAnsi="Times New Roman" w:cs="Times New Roman"/>
            <w:sz w:val="24"/>
            <w:szCs w:val="24"/>
          </w:rPr>
          <w:t>A boom-bust po</w:t>
        </w:r>
        <w:r w:rsidR="00005FD3">
          <w:rPr>
            <w:rFonts w:ascii="Times New Roman" w:eastAsia="Times New Roman" w:hAnsi="Times New Roman" w:cs="Times New Roman"/>
            <w:sz w:val="24"/>
            <w:szCs w:val="24"/>
          </w:rPr>
          <w:t>p</w:t>
        </w:r>
        <w:r w:rsidR="00F47DDF">
          <w:rPr>
            <w:rFonts w:ascii="Times New Roman" w:eastAsia="Times New Roman" w:hAnsi="Times New Roman" w:cs="Times New Roman"/>
            <w:sz w:val="24"/>
            <w:szCs w:val="24"/>
          </w:rPr>
          <w:t xml:space="preserve">ulation dynamic </w:t>
        </w:r>
        <w:r w:rsidR="00005FD3">
          <w:rPr>
            <w:rFonts w:ascii="Times New Roman" w:eastAsia="Times New Roman" w:hAnsi="Times New Roman" w:cs="Times New Roman"/>
            <w:sz w:val="24"/>
            <w:szCs w:val="24"/>
          </w:rPr>
          <w:t xml:space="preserve">first </w:t>
        </w:r>
        <w:r w:rsidR="00F47DDF">
          <w:rPr>
            <w:rFonts w:ascii="Times New Roman" w:eastAsia="Times New Roman" w:hAnsi="Times New Roman" w:cs="Times New Roman"/>
            <w:sz w:val="24"/>
            <w:szCs w:val="24"/>
          </w:rPr>
          <w:t>requires changes in abundance</w:t>
        </w:r>
        <w:r w:rsidR="00005FD3">
          <w:rPr>
            <w:rFonts w:ascii="Times New Roman" w:eastAsia="Times New Roman" w:hAnsi="Times New Roman" w:cs="Times New Roman"/>
            <w:sz w:val="24"/>
            <w:szCs w:val="24"/>
          </w:rPr>
          <w:t xml:space="preserve"> (</w:t>
        </w:r>
      </w:ins>
      <w:ins w:id="387" w:author="Nathan Dorn" w:date="2026-02-19T11:03:00Z" w16du:dateUtc="2026-02-19T16:03:00Z">
        <w:r w:rsidR="000E7514">
          <w:rPr>
            <w:rFonts w:ascii="Times New Roman" w:eastAsia="Times New Roman" w:hAnsi="Times New Roman" w:cs="Times New Roman"/>
            <w:sz w:val="24"/>
            <w:szCs w:val="24"/>
          </w:rPr>
          <w:t xml:space="preserve">i.e., </w:t>
        </w:r>
      </w:ins>
      <w:ins w:id="388" w:author="Nathan Dorn" w:date="2026-02-19T11:02:00Z" w16du:dateUtc="2026-02-19T16:02:00Z">
        <w:r w:rsidR="00005FD3">
          <w:rPr>
            <w:rFonts w:ascii="Times New Roman" w:eastAsia="Times New Roman" w:hAnsi="Times New Roman" w:cs="Times New Roman"/>
            <w:sz w:val="24"/>
            <w:szCs w:val="24"/>
          </w:rPr>
          <w:t>regime shifts)</w:t>
        </w:r>
      </w:ins>
      <w:ins w:id="389" w:author="Nathan Dorn" w:date="2026-02-19T11:03:00Z" w16du:dateUtc="2026-02-19T16:03:00Z">
        <w:r w:rsidR="00005FD3">
          <w:rPr>
            <w:rFonts w:ascii="Times New Roman" w:eastAsia="Times New Roman" w:hAnsi="Times New Roman" w:cs="Times New Roman"/>
            <w:sz w:val="24"/>
            <w:szCs w:val="24"/>
          </w:rPr>
          <w:t xml:space="preserve">, </w:t>
        </w:r>
        <w:r w:rsidR="000E7514">
          <w:rPr>
            <w:rFonts w:ascii="Times New Roman" w:eastAsia="Times New Roman" w:hAnsi="Times New Roman" w:cs="Times New Roman"/>
            <w:sz w:val="24"/>
            <w:szCs w:val="24"/>
          </w:rPr>
          <w:t>and</w:t>
        </w:r>
      </w:ins>
      <w:ins w:id="390" w:author="Nathan Dorn" w:date="2026-02-19T11:02:00Z" w16du:dateUtc="2026-02-19T16:02:00Z">
        <w:r w:rsidR="00005FD3">
          <w:rPr>
            <w:rFonts w:ascii="Times New Roman" w:eastAsia="Times New Roman" w:hAnsi="Times New Roman" w:cs="Times New Roman"/>
            <w:sz w:val="24"/>
            <w:szCs w:val="24"/>
          </w:rPr>
          <w:t xml:space="preserve"> at least three phases</w:t>
        </w:r>
      </w:ins>
      <w:ins w:id="391" w:author="Nathan Dorn" w:date="2026-02-19T11:05:00Z" w16du:dateUtc="2026-02-19T16:05:00Z">
        <w:r w:rsidR="00FD7539">
          <w:rPr>
            <w:rFonts w:ascii="Times New Roman" w:eastAsia="Times New Roman" w:hAnsi="Times New Roman" w:cs="Times New Roman"/>
            <w:sz w:val="24"/>
            <w:szCs w:val="24"/>
          </w:rPr>
          <w:t xml:space="preserve"> of low, high, and low. </w:t>
        </w:r>
      </w:ins>
      <w:ins w:id="392" w:author="Nathan Dorn" w:date="2026-02-19T11:03:00Z" w16du:dateUtc="2026-02-19T16:03:00Z">
        <w:r w:rsidR="000E7514">
          <w:rPr>
            <w:rFonts w:ascii="Times New Roman" w:eastAsia="Times New Roman" w:hAnsi="Times New Roman" w:cs="Times New Roman"/>
            <w:sz w:val="24"/>
            <w:szCs w:val="24"/>
          </w:rPr>
          <w:t xml:space="preserve"> </w:t>
        </w:r>
      </w:ins>
      <w:ins w:id="393" w:author="Nathan Dorn" w:date="2026-02-19T11:07:00Z" w16du:dateUtc="2026-02-19T16:07:00Z">
        <w:r w:rsidR="00B93ACD">
          <w:rPr>
            <w:rFonts w:ascii="Times New Roman" w:eastAsia="Times New Roman" w:hAnsi="Times New Roman" w:cs="Times New Roman"/>
            <w:sz w:val="24"/>
            <w:szCs w:val="24"/>
          </w:rPr>
          <w:t>W</w:t>
        </w:r>
      </w:ins>
      <w:moveToRangeStart w:id="394" w:author="Nathan Dorn" w:date="2026-02-19T11:07:00Z" w:name="move222391646"/>
      <w:moveTo w:id="395" w:author="Nathan Dorn" w:date="2026-02-19T11:07:00Z" w16du:dateUtc="2026-02-19T16:07:00Z">
        <w:del w:id="396" w:author="Nathan Dorn" w:date="2026-02-19T11:07:00Z" w16du:dateUtc="2026-02-19T16:07:00Z">
          <w:r w:rsidR="00B93ACD" w:rsidDel="00B93ACD">
            <w:rPr>
              <w:rFonts w:ascii="Times New Roman" w:eastAsia="Times New Roman" w:hAnsi="Times New Roman" w:cs="Times New Roman"/>
              <w:sz w:val="24"/>
              <w:szCs w:val="24"/>
            </w:rPr>
            <w:delText>w</w:delText>
          </w:r>
        </w:del>
        <w:r w:rsidR="00B93ACD">
          <w:rPr>
            <w:rFonts w:ascii="Times New Roman" w:eastAsia="Times New Roman" w:hAnsi="Times New Roman" w:cs="Times New Roman"/>
            <w:sz w:val="24"/>
            <w:szCs w:val="24"/>
          </w:rPr>
          <w:t>e f</w:t>
        </w:r>
        <w:r w:rsidR="00B93ACD" w:rsidRPr="00605F58">
          <w:rPr>
            <w:rFonts w:ascii="Times New Roman" w:eastAsia="Times New Roman" w:hAnsi="Times New Roman" w:cs="Times New Roman"/>
            <w:sz w:val="24"/>
            <w:szCs w:val="24"/>
          </w:rPr>
          <w:t>ocus</w:t>
        </w:r>
      </w:moveTo>
      <w:ins w:id="397" w:author="Nathan Dorn" w:date="2026-02-19T11:07:00Z" w16du:dateUtc="2026-02-19T16:07:00Z">
        <w:r w:rsidR="00B93ACD">
          <w:rPr>
            <w:rFonts w:ascii="Times New Roman" w:eastAsia="Times New Roman" w:hAnsi="Times New Roman" w:cs="Times New Roman"/>
            <w:sz w:val="24"/>
            <w:szCs w:val="24"/>
          </w:rPr>
          <w:t>ed</w:t>
        </w:r>
      </w:ins>
      <w:moveTo w:id="398" w:author="Nathan Dorn" w:date="2026-02-19T11:07:00Z" w16du:dateUtc="2026-02-19T16:07:00Z">
        <w:r w:rsidR="00B93ACD" w:rsidRPr="00605F58">
          <w:rPr>
            <w:rFonts w:ascii="Times New Roman" w:eastAsia="Times New Roman" w:hAnsi="Times New Roman" w:cs="Times New Roman"/>
            <w:sz w:val="24"/>
            <w:szCs w:val="24"/>
          </w:rPr>
          <w:t xml:space="preserve"> on </w:t>
        </w:r>
      </w:moveTo>
      <w:ins w:id="399" w:author="Nathan Dorn" w:date="2026-02-19T11:07:00Z" w16du:dateUtc="2026-02-19T16:07:00Z">
        <w:r w:rsidR="00B93ACD">
          <w:rPr>
            <w:rFonts w:ascii="Times New Roman" w:eastAsia="Times New Roman" w:hAnsi="Times New Roman" w:cs="Times New Roman"/>
            <w:sz w:val="24"/>
            <w:szCs w:val="24"/>
          </w:rPr>
          <w:t xml:space="preserve">local </w:t>
        </w:r>
      </w:ins>
      <w:moveTo w:id="400" w:author="Nathan Dorn" w:date="2026-02-19T11:07:00Z" w16du:dateUtc="2026-02-19T16:07:00Z">
        <w:r w:rsidR="00B93ACD" w:rsidRPr="00605F58">
          <w:rPr>
            <w:rFonts w:ascii="Times New Roman" w:eastAsia="Times New Roman" w:hAnsi="Times New Roman" w:cs="Times New Roman"/>
            <w:sz w:val="24"/>
            <w:szCs w:val="24"/>
          </w:rPr>
          <w:t xml:space="preserve">population </w:t>
        </w:r>
      </w:moveTo>
      <w:ins w:id="401" w:author="Nathan Dorn" w:date="2026-02-19T11:07:00Z" w16du:dateUtc="2026-02-19T16:07:00Z">
        <w:r w:rsidR="00B93ACD">
          <w:rPr>
            <w:rFonts w:ascii="Times New Roman" w:eastAsia="Times New Roman" w:hAnsi="Times New Roman" w:cs="Times New Roman"/>
            <w:sz w:val="24"/>
            <w:szCs w:val="24"/>
          </w:rPr>
          <w:t>abundance (</w:t>
        </w:r>
      </w:ins>
      <w:ins w:id="402" w:author="Nathan Dorn" w:date="2026-02-19T11:08:00Z" w16du:dateUtc="2026-02-19T16:08:00Z">
        <w:r w:rsidR="00B93ACD">
          <w:rPr>
            <w:rFonts w:ascii="Times New Roman" w:eastAsia="Times New Roman" w:hAnsi="Times New Roman" w:cs="Times New Roman"/>
            <w:sz w:val="24"/>
            <w:szCs w:val="24"/>
          </w:rPr>
          <w:t xml:space="preserve">i.e., </w:t>
        </w:r>
      </w:ins>
      <w:ins w:id="403" w:author="Nathan Dorn" w:date="2026-02-19T11:07:00Z" w16du:dateUtc="2026-02-19T16:07:00Z">
        <w:r w:rsidR="00B93ACD">
          <w:rPr>
            <w:rFonts w:ascii="Times New Roman" w:eastAsia="Times New Roman" w:hAnsi="Times New Roman" w:cs="Times New Roman"/>
            <w:sz w:val="24"/>
            <w:szCs w:val="24"/>
          </w:rPr>
          <w:t>density or rate of encounter)</w:t>
        </w:r>
      </w:ins>
      <w:moveTo w:id="404" w:author="Nathan Dorn" w:date="2026-02-19T11:07:00Z" w16du:dateUtc="2026-02-19T16:07:00Z">
        <w:del w:id="405" w:author="Nathan Dorn" w:date="2026-02-19T11:07:00Z" w16du:dateUtc="2026-02-19T16:07:00Z">
          <w:r w:rsidR="00B93ACD" w:rsidRPr="00605F58" w:rsidDel="00B93ACD">
            <w:rPr>
              <w:rFonts w:ascii="Times New Roman" w:eastAsia="Times New Roman" w:hAnsi="Times New Roman" w:cs="Times New Roman"/>
              <w:sz w:val="24"/>
              <w:szCs w:val="24"/>
            </w:rPr>
            <w:delText>size</w:delText>
          </w:r>
        </w:del>
        <w:r w:rsidR="00B93ACD" w:rsidRPr="00605F58">
          <w:rPr>
            <w:rFonts w:ascii="Times New Roman" w:eastAsia="Times New Roman" w:hAnsi="Times New Roman" w:cs="Times New Roman"/>
            <w:sz w:val="24"/>
            <w:szCs w:val="24"/>
          </w:rPr>
          <w:t xml:space="preserve"> because few studies have </w:t>
        </w:r>
        <w:r w:rsidR="00B93ACD">
          <w:rPr>
            <w:rFonts w:ascii="Times New Roman" w:eastAsia="Times New Roman" w:hAnsi="Times New Roman" w:cs="Times New Roman"/>
            <w:sz w:val="24"/>
            <w:szCs w:val="24"/>
          </w:rPr>
          <w:t>used a population’s</w:t>
        </w:r>
        <w:r w:rsidR="00B93ACD" w:rsidRPr="00605F58">
          <w:rPr>
            <w:rFonts w:ascii="Times New Roman" w:eastAsia="Times New Roman" w:hAnsi="Times New Roman" w:cs="Times New Roman"/>
            <w:sz w:val="24"/>
            <w:szCs w:val="24"/>
          </w:rPr>
          <w:t xml:space="preserve"> </w:t>
        </w:r>
        <w:r w:rsidR="00B93ACD">
          <w:rPr>
            <w:rFonts w:ascii="Times New Roman" w:eastAsia="Times New Roman" w:hAnsi="Times New Roman" w:cs="Times New Roman"/>
            <w:sz w:val="24"/>
            <w:szCs w:val="24"/>
          </w:rPr>
          <w:t>geographic range</w:t>
        </w:r>
        <w:r w:rsidR="00B93ACD" w:rsidRPr="00605F58">
          <w:rPr>
            <w:rFonts w:ascii="Times New Roman" w:eastAsia="Times New Roman" w:hAnsi="Times New Roman" w:cs="Times New Roman"/>
            <w:sz w:val="24"/>
            <w:szCs w:val="24"/>
          </w:rPr>
          <w:t xml:space="preserve"> (</w:t>
        </w:r>
        <w:r w:rsidR="00B93ACD">
          <w:rPr>
            <w:rFonts w:ascii="Times New Roman" w:eastAsia="Times New Roman" w:hAnsi="Times New Roman" w:cs="Times New Roman"/>
            <w:sz w:val="24"/>
            <w:szCs w:val="24"/>
          </w:rPr>
          <w:t>but</w:t>
        </w:r>
        <w:r w:rsidR="00B93ACD" w:rsidRPr="00605F58">
          <w:rPr>
            <w:rFonts w:ascii="Times New Roman" w:eastAsia="Times New Roman" w:hAnsi="Times New Roman" w:cs="Times New Roman"/>
            <w:sz w:val="24"/>
            <w:szCs w:val="24"/>
          </w:rPr>
          <w:t xml:space="preserve"> see </w:t>
        </w:r>
        <w:r w:rsidR="00B93ACD">
          <w:rPr>
            <w:rFonts w:ascii="Times New Roman" w:eastAsia="Times New Roman" w:hAnsi="Times New Roman" w:cs="Times New Roman"/>
            <w:sz w:val="24"/>
            <w:szCs w:val="24"/>
          </w:rPr>
          <w:fldChar w:fldCharType="begin"/>
        </w:r>
        <w:r w:rsidR="00B93ACD">
          <w:rPr>
            <w:rFonts w:ascii="Times New Roman" w:eastAsia="Times New Roman" w:hAnsi="Times New Roman" w:cs="Times New Roman"/>
            <w:sz w:val="24"/>
            <w:szCs w:val="24"/>
          </w:rPr>
          <w:instrText xml:space="preserve"> ADDIN ZOTERO_ITEM CSL_CITATION {"citationID":"CuPhaDtv","properties":{"formattedCitation":"(Cooling &amp; Hoffmann 2015; Kauppi {\\i{}et al.} 2015; Wasson {\\i{}et al.} 2020)","plainCitation":"(Cooling &amp; Hoffmann 2015; Kauppi et al. 2015; Wasson et al. 2020)","dontUpdate":true,"noteIndex":0},"citationItems":[{"id":244,"uris":["http://zotero.org/users/9972654/items/HYG4H88Q"],"itemData":{"id":244,"type":"article-journal","abstract":"Invasive species are known to exhibit boom and bust cycles. We report population declines of one of the world’s most serious ant invaders, Anoplolepis gracilipes (Smith) (yellow crazy ant) in Arnhem Land, Australia. Anoplolepis gracilipes populations are known to ﬂuctuate, both spatially and temporally, but this is the ﬁrst instance of quantitative monitoring of spatial declines of entire populations. We present before and after survey data on seven populations that have either declined substantially or disappeared completely without human intervention. Sites ranged in size from 1.8 to 15 ha. Although the mechanistic cause of these declines remains unknown, A. gracilipes populations in Arnhem Land represent a unique opportunity to investigate mechanisms by which a globally signiﬁcant invader declines, which could have important implications for invasive species management worldwide.","container-title":"Biological Invasions","DOI":"10.1007/s10530-015-0963-7","ISSN":"1387-3547, 1573-1464","issue":"12","journalAbbreviation":"Biol Invasions","language":"en","page":"3351-3357","source":"DOI.org (Crossref)","title":"Here today, gone tomorrow: declines and local extinctions of invasive ant populations in the absence of intervention","title-short":"Here today, gone tomorrow","volume":"17","author":[{"family":"Cooling","given":"M."},{"family":"Hoffmann","given":"B. D."}],"issued":{"date-parts":[["2015",12]]}}},{"id":224,"uris":["http://zotero.org/users/9972654/items/ZTS4S9A6"],"itemData":{"id":224,"type":"article-journal","container-title":"Biological Invasions","DOI":"10.1007/s10530-015-0860-0","ISSN":"1387-3547, 1573-1464","issue":"7","journalAbbreviation":"Biol Invasions","language":"en","page":"2055-2074","source":"DOI.org (Crossref)","title":"Large-scale species invasion into a low-diversity system: spatial and temporal distribution of the invasive polychaetes Marenzelleria spp. in the Baltic Sea","title-short":"Large-scale species invasion into a low-diversity system","volume":"17","author":[{"family":"Kauppi","given":"Laura"},{"family":"Norkko","given":"Alf"},{"family":"Norkko","given":"Joanna"}],"issued":{"date-parts":[["2015",7]]}}},{"id":233,"uris":["http://zotero.org/users/9972654/items/T24VWU4H"],"itemData":{"id":233,"type":"article-journal","container-title":"Biological Invasions","DOI":"10.1007/s10530-019-02172-w","ISSN":"1387-3547, 1573-1464","issue":"3","journalAbbreviation":"Biol Invasions","language":"en","page":"1181-1202","source":"DOI.org (Crossref)","title":"Multiple factors contribute to the spatially variable and dramatic decline of an invasive snail in an estuary where it was long-established and phenomenally abundant","volume":"22","author":[{"family":"Wasson","given":"Kerstin"},{"family":"Fabian","given":"Rachel A."},{"family":"Fork","given":"Susanne"},{"family":"Stanganelli","given":"Julia"},{"family":"Mize","given":"Zachary"},{"family":"Beheshti","given":"Kathryn"},{"family":"Jeppesen","given":"Rikke"},{"family":"Jones","given":"Isabel J."},{"family":"Zabin","given":"Chela J."},{"family":"Walker","given":"Sally"},{"family":"Lummis","given":"Sarah C."},{"family":"Emery","given":"Mason"},{"family":"Moore","given":"James D."},{"family":"Endris","given":"Charlie"},{"family":"Jolette","given":"Danielle"},{"family":"Byers","given":"James E."}],"issued":{"date-parts":[["2020",3]]}}}],"schema":"https://github.com/citation-style-language/schema/raw/master/csl-citation.json"} </w:instrText>
        </w:r>
        <w:r w:rsidR="00B93ACD">
          <w:rPr>
            <w:rFonts w:ascii="Times New Roman" w:eastAsia="Times New Roman" w:hAnsi="Times New Roman" w:cs="Times New Roman"/>
            <w:sz w:val="24"/>
            <w:szCs w:val="24"/>
          </w:rPr>
          <w:fldChar w:fldCharType="separate"/>
        </w:r>
        <w:r w:rsidR="00B93ACD" w:rsidRPr="00DE2203">
          <w:rPr>
            <w:rFonts w:ascii="Times New Roman" w:hAnsi="Times New Roman" w:cs="Times New Roman"/>
            <w:sz w:val="24"/>
          </w:rPr>
          <w:t xml:space="preserve">Cooling &amp; Hoffmann 2015; Kauppi </w:t>
        </w:r>
        <w:r w:rsidR="00B93ACD" w:rsidRPr="00DE2203">
          <w:rPr>
            <w:rFonts w:ascii="Times New Roman" w:hAnsi="Times New Roman" w:cs="Times New Roman"/>
            <w:i/>
            <w:iCs/>
            <w:sz w:val="24"/>
          </w:rPr>
          <w:t>et al.</w:t>
        </w:r>
        <w:r w:rsidR="00B93ACD" w:rsidRPr="00DE2203">
          <w:rPr>
            <w:rFonts w:ascii="Times New Roman" w:hAnsi="Times New Roman" w:cs="Times New Roman"/>
            <w:sz w:val="24"/>
          </w:rPr>
          <w:t xml:space="preserve"> 2015; Wasson </w:t>
        </w:r>
        <w:r w:rsidR="00B93ACD" w:rsidRPr="00DE2203">
          <w:rPr>
            <w:rFonts w:ascii="Times New Roman" w:hAnsi="Times New Roman" w:cs="Times New Roman"/>
            <w:i/>
            <w:iCs/>
            <w:sz w:val="24"/>
          </w:rPr>
          <w:t>et al.</w:t>
        </w:r>
        <w:r w:rsidR="00B93ACD" w:rsidRPr="00DE2203">
          <w:rPr>
            <w:rFonts w:ascii="Times New Roman" w:hAnsi="Times New Roman" w:cs="Times New Roman"/>
            <w:sz w:val="24"/>
          </w:rPr>
          <w:t xml:space="preserve"> 2020)</w:t>
        </w:r>
        <w:r w:rsidR="00B93ACD">
          <w:rPr>
            <w:rFonts w:ascii="Times New Roman" w:eastAsia="Times New Roman" w:hAnsi="Times New Roman" w:cs="Times New Roman"/>
            <w:sz w:val="24"/>
            <w:szCs w:val="24"/>
          </w:rPr>
          <w:fldChar w:fldCharType="end"/>
        </w:r>
      </w:moveTo>
      <w:moveToRangeEnd w:id="394"/>
      <w:ins w:id="406" w:author="Nathan Dorn" w:date="2026-02-19T11:07:00Z" w16du:dateUtc="2026-02-19T16:07:00Z">
        <w:r w:rsidR="00B93ACD">
          <w:rPr>
            <w:rFonts w:ascii="Times New Roman" w:eastAsia="Times New Roman" w:hAnsi="Times New Roman" w:cs="Times New Roman"/>
            <w:sz w:val="24"/>
            <w:szCs w:val="24"/>
          </w:rPr>
          <w:t xml:space="preserve">. </w:t>
        </w:r>
      </w:ins>
      <w:del w:id="407" w:author="Nathan Dorn" w:date="2026-02-19T11:02:00Z" w16du:dateUtc="2026-02-19T16:02:00Z">
        <w:r w:rsidRPr="00605F58" w:rsidDel="00F47DDF">
          <w:rPr>
            <w:rFonts w:ascii="Times New Roman" w:eastAsia="Times New Roman" w:hAnsi="Times New Roman" w:cs="Times New Roman"/>
            <w:sz w:val="24"/>
            <w:szCs w:val="24"/>
          </w:rPr>
          <w:delText xml:space="preserve">Before a quantitative definition of a boom-bust can be made, </w:delText>
        </w:r>
      </w:del>
      <w:del w:id="408" w:author="Nathan Dorn" w:date="2026-02-19T11:08:00Z" w16du:dateUtc="2026-02-19T16:08:00Z">
        <w:r w:rsidRPr="00605F58" w:rsidDel="00B93ACD">
          <w:rPr>
            <w:rFonts w:ascii="Times New Roman" w:eastAsia="Times New Roman" w:hAnsi="Times New Roman" w:cs="Times New Roman"/>
            <w:sz w:val="24"/>
            <w:szCs w:val="24"/>
          </w:rPr>
          <w:delText>the different phases of the invasion should be identified</w:delText>
        </w:r>
        <w:r w:rsidR="009261AA" w:rsidDel="00B93ACD">
          <w:rPr>
            <w:rFonts w:ascii="Times New Roman" w:eastAsia="Times New Roman" w:hAnsi="Times New Roman" w:cs="Times New Roman"/>
            <w:sz w:val="24"/>
            <w:szCs w:val="24"/>
          </w:rPr>
          <w:delText xml:space="preserve">, a </w:delText>
        </w:r>
        <w:commentRangeStart w:id="409"/>
        <w:r w:rsidR="009261AA" w:rsidDel="00B93ACD">
          <w:rPr>
            <w:rFonts w:ascii="Times New Roman" w:eastAsia="Times New Roman" w:hAnsi="Times New Roman" w:cs="Times New Roman"/>
            <w:sz w:val="24"/>
            <w:szCs w:val="24"/>
          </w:rPr>
          <w:delText>population metric should be chosen</w:delText>
        </w:r>
        <w:commentRangeEnd w:id="409"/>
        <w:r w:rsidR="00B93ACD" w:rsidDel="00B93ACD">
          <w:rPr>
            <w:rStyle w:val="CommentReference"/>
            <w:rFonts w:ascii="Times New Roman" w:eastAsia="Times New Roman" w:hAnsi="Times New Roman" w:cs="Times New Roman"/>
            <w:sz w:val="24"/>
            <w:szCs w:val="24"/>
          </w:rPr>
          <w:commentReference w:id="409"/>
        </w:r>
        <w:r w:rsidR="009261AA" w:rsidDel="00B93ACD">
          <w:rPr>
            <w:rFonts w:ascii="Times New Roman" w:eastAsia="Times New Roman" w:hAnsi="Times New Roman" w:cs="Times New Roman"/>
            <w:sz w:val="24"/>
            <w:szCs w:val="24"/>
          </w:rPr>
          <w:delText>,</w:delText>
        </w:r>
        <w:r w:rsidR="006C351F" w:rsidDel="00B93ACD">
          <w:rPr>
            <w:rFonts w:ascii="Times New Roman" w:eastAsia="Times New Roman" w:hAnsi="Times New Roman" w:cs="Times New Roman"/>
            <w:sz w:val="24"/>
            <w:szCs w:val="24"/>
          </w:rPr>
          <w:delText xml:space="preserve"> and an appropriate time scale must be used</w:delText>
        </w:r>
      </w:del>
      <w:r w:rsidR="0083279C">
        <w:rPr>
          <w:rFonts w:ascii="Times New Roman" w:eastAsia="Times New Roman" w:hAnsi="Times New Roman" w:cs="Times New Roman"/>
          <w:sz w:val="24"/>
          <w:szCs w:val="24"/>
        </w:rPr>
        <w:t xml:space="preserve"> </w:t>
      </w:r>
      <w:del w:id="410" w:author="Nathan Dorn" w:date="2026-02-19T11:08:00Z" w16du:dateUtc="2026-02-19T16:08:00Z">
        <w:r w:rsidR="0083279C" w:rsidDel="00B93ACD">
          <w:rPr>
            <w:rFonts w:ascii="Times New Roman" w:eastAsia="Times New Roman" w:hAnsi="Times New Roman" w:cs="Times New Roman"/>
            <w:sz w:val="24"/>
            <w:szCs w:val="24"/>
          </w:rPr>
          <w:delText>(Figure 1)</w:delText>
        </w:r>
        <w:r w:rsidRPr="00605F58" w:rsidDel="00B93ACD">
          <w:rPr>
            <w:rFonts w:ascii="Times New Roman" w:eastAsia="Times New Roman" w:hAnsi="Times New Roman" w:cs="Times New Roman"/>
            <w:sz w:val="24"/>
            <w:szCs w:val="24"/>
          </w:rPr>
          <w:delText>.</w:delText>
        </w:r>
      </w:del>
      <w:r w:rsidRPr="00605F58">
        <w:rPr>
          <w:rFonts w:ascii="Times New Roman" w:eastAsia="Times New Roman" w:hAnsi="Times New Roman" w:cs="Times New Roman"/>
          <w:sz w:val="24"/>
          <w:szCs w:val="24"/>
        </w:rPr>
        <w:t xml:space="preserve"> </w:t>
      </w:r>
      <w:del w:id="411" w:author="Nathan Dorn" w:date="2026-02-19T10:58:00Z" w16du:dateUtc="2026-02-19T15:58:00Z">
        <w:r w:rsidR="004154CA" w:rsidDel="003A2818">
          <w:rPr>
            <w:rFonts w:ascii="Times New Roman" w:eastAsia="Times New Roman" w:hAnsi="Times New Roman" w:cs="Times New Roman"/>
            <w:sz w:val="24"/>
            <w:szCs w:val="24"/>
          </w:rPr>
          <w:delText>In the past</w:delText>
        </w:r>
        <w:r w:rsidR="000E115C" w:rsidRPr="00605F58" w:rsidDel="003A2818">
          <w:rPr>
            <w:rFonts w:ascii="Times New Roman" w:eastAsia="Times New Roman" w:hAnsi="Times New Roman" w:cs="Times New Roman"/>
            <w:sz w:val="24"/>
            <w:szCs w:val="24"/>
          </w:rPr>
          <w:delText>,</w:delText>
        </w:r>
        <w:r w:rsidRPr="00605F58" w:rsidDel="003A2818">
          <w:rPr>
            <w:rFonts w:ascii="Times New Roman" w:eastAsia="Times New Roman" w:hAnsi="Times New Roman" w:cs="Times New Roman"/>
            <w:sz w:val="24"/>
            <w:szCs w:val="24"/>
          </w:rPr>
          <w:delText xml:space="preserve"> the different phases </w:delText>
        </w:r>
        <w:r w:rsidR="004154CA" w:rsidDel="003A2818">
          <w:rPr>
            <w:rFonts w:ascii="Times New Roman" w:eastAsia="Times New Roman" w:hAnsi="Times New Roman" w:cs="Times New Roman"/>
            <w:sz w:val="24"/>
            <w:szCs w:val="24"/>
          </w:rPr>
          <w:delText>were</w:delText>
        </w:r>
        <w:r w:rsidRPr="00605F58" w:rsidDel="003A2818">
          <w:rPr>
            <w:rFonts w:ascii="Times New Roman" w:eastAsia="Times New Roman" w:hAnsi="Times New Roman" w:cs="Times New Roman"/>
            <w:sz w:val="24"/>
            <w:szCs w:val="24"/>
          </w:rPr>
          <w:delText xml:space="preserve"> </w:delText>
        </w:r>
        <w:r w:rsidR="00E60CB9" w:rsidDel="003A2818">
          <w:rPr>
            <w:rFonts w:ascii="Times New Roman" w:eastAsia="Times New Roman" w:hAnsi="Times New Roman" w:cs="Times New Roman"/>
            <w:sz w:val="24"/>
            <w:szCs w:val="24"/>
          </w:rPr>
          <w:delText>defined qualitatively, but r</w:delText>
        </w:r>
      </w:del>
      <w:ins w:id="412" w:author="Nathan Dorn" w:date="2026-02-19T10:58:00Z" w16du:dateUtc="2026-02-19T15:58:00Z">
        <w:r w:rsidR="003A2818">
          <w:rPr>
            <w:rFonts w:ascii="Times New Roman" w:eastAsia="Times New Roman" w:hAnsi="Times New Roman" w:cs="Times New Roman"/>
            <w:sz w:val="24"/>
            <w:szCs w:val="24"/>
          </w:rPr>
          <w:t>R</w:t>
        </w:r>
      </w:ins>
      <w:r w:rsidRPr="00605F58">
        <w:rPr>
          <w:rFonts w:ascii="Times New Roman" w:eastAsia="Times New Roman" w:hAnsi="Times New Roman" w:cs="Times New Roman"/>
          <w:sz w:val="24"/>
          <w:szCs w:val="24"/>
        </w:rPr>
        <w:t xml:space="preserve">egime shift detection </w:t>
      </w:r>
      <w:r w:rsidR="00E60CB9">
        <w:rPr>
          <w:rFonts w:ascii="Times New Roman" w:eastAsia="Times New Roman" w:hAnsi="Times New Roman" w:cs="Times New Roman"/>
          <w:sz w:val="24"/>
          <w:szCs w:val="24"/>
        </w:rPr>
        <w:t xml:space="preserve">is a quantitative </w:t>
      </w:r>
      <w:r w:rsidRPr="00605F58">
        <w:rPr>
          <w:rFonts w:ascii="Times New Roman" w:eastAsia="Times New Roman" w:hAnsi="Times New Roman" w:cs="Times New Roman"/>
          <w:sz w:val="24"/>
          <w:szCs w:val="24"/>
        </w:rPr>
        <w:t>method</w:t>
      </w:r>
      <w:r w:rsidR="00367F7F">
        <w:rPr>
          <w:rFonts w:ascii="Times New Roman" w:eastAsia="Times New Roman" w:hAnsi="Times New Roman" w:cs="Times New Roman"/>
          <w:sz w:val="24"/>
          <w:szCs w:val="24"/>
        </w:rPr>
        <w:t xml:space="preserve"> </w:t>
      </w:r>
      <w:r w:rsidR="00E60CB9">
        <w:rPr>
          <w:rFonts w:ascii="Times New Roman" w:eastAsia="Times New Roman" w:hAnsi="Times New Roman" w:cs="Times New Roman"/>
          <w:sz w:val="24"/>
          <w:szCs w:val="24"/>
        </w:rPr>
        <w:t>that has been used in</w:t>
      </w:r>
      <w:r w:rsidR="00367F7F">
        <w:rPr>
          <w:rFonts w:ascii="Times New Roman" w:eastAsia="Times New Roman" w:hAnsi="Times New Roman" w:cs="Times New Roman"/>
          <w:sz w:val="24"/>
          <w:szCs w:val="24"/>
        </w:rPr>
        <w:t xml:space="preserve"> boom</w:t>
      </w:r>
      <w:r w:rsidR="00E60CB9">
        <w:rPr>
          <w:rFonts w:ascii="Times New Roman" w:eastAsia="Times New Roman" w:hAnsi="Times New Roman" w:cs="Times New Roman"/>
          <w:sz w:val="24"/>
          <w:szCs w:val="24"/>
        </w:rPr>
        <w:t>-</w:t>
      </w:r>
      <w:r w:rsidR="00367F7F">
        <w:rPr>
          <w:rFonts w:ascii="Times New Roman" w:eastAsia="Times New Roman" w:hAnsi="Times New Roman" w:cs="Times New Roman"/>
          <w:sz w:val="24"/>
          <w:szCs w:val="24"/>
        </w:rPr>
        <w:t>bust studies to identify the phases</w:t>
      </w:r>
      <w:r w:rsidR="00916B17">
        <w:rPr>
          <w:rFonts w:ascii="Times New Roman" w:eastAsia="Times New Roman" w:hAnsi="Times New Roman" w:cs="Times New Roman"/>
          <w:sz w:val="24"/>
          <w:szCs w:val="24"/>
        </w:rPr>
        <w:t xml:space="preserve"> more </w:t>
      </w:r>
      <w:r w:rsidR="00CD11EA">
        <w:rPr>
          <w:rFonts w:ascii="Times New Roman" w:eastAsia="Times New Roman" w:hAnsi="Times New Roman" w:cs="Times New Roman"/>
          <w:sz w:val="24"/>
          <w:szCs w:val="24"/>
        </w:rPr>
        <w:t>objectively</w:t>
      </w:r>
      <w:r w:rsidR="009D243B">
        <w:rPr>
          <w:rFonts w:ascii="Times New Roman" w:eastAsia="Times New Roman" w:hAnsi="Times New Roman" w:cs="Times New Roman"/>
          <w:sz w:val="24"/>
          <w:szCs w:val="24"/>
        </w:rPr>
        <w:t xml:space="preserve"> </w:t>
      </w:r>
      <w:r w:rsidR="009D243B">
        <w:rPr>
          <w:rFonts w:ascii="Times New Roman" w:eastAsia="Times New Roman" w:hAnsi="Times New Roman" w:cs="Times New Roman"/>
          <w:sz w:val="24"/>
          <w:szCs w:val="24"/>
        </w:rPr>
        <w:fldChar w:fldCharType="begin"/>
      </w:r>
      <w:r w:rsidR="009D243B">
        <w:rPr>
          <w:rFonts w:ascii="Times New Roman" w:eastAsia="Times New Roman" w:hAnsi="Times New Roman" w:cs="Times New Roman"/>
          <w:sz w:val="24"/>
          <w:szCs w:val="24"/>
        </w:rPr>
        <w:instrText xml:space="preserve"> ADDIN ZOTERO_ITEM CSL_CITATION {"citationID":"oLAJKmZ3","properties":{"formattedCitation":"(Sandstr\\uc0\\u246{}m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9D243B">
        <w:rPr>
          <w:rFonts w:ascii="Times New Roman" w:eastAsia="Times New Roman" w:hAnsi="Times New Roman" w:cs="Times New Roman"/>
          <w:sz w:val="24"/>
          <w:szCs w:val="24"/>
        </w:rPr>
        <w:fldChar w:fldCharType="separate"/>
      </w:r>
      <w:r w:rsidR="009D243B" w:rsidRPr="009D243B">
        <w:rPr>
          <w:rFonts w:ascii="Times New Roman" w:hAnsi="Times New Roman" w:cs="Times New Roman"/>
          <w:sz w:val="24"/>
        </w:rPr>
        <w:t xml:space="preserve">(Sandström </w:t>
      </w:r>
      <w:r w:rsidR="009D243B" w:rsidRPr="009D243B">
        <w:rPr>
          <w:rFonts w:ascii="Times New Roman" w:hAnsi="Times New Roman" w:cs="Times New Roman"/>
          <w:i/>
          <w:iCs/>
          <w:sz w:val="24"/>
        </w:rPr>
        <w:t>et al.</w:t>
      </w:r>
      <w:r w:rsidR="009D243B" w:rsidRPr="009D243B">
        <w:rPr>
          <w:rFonts w:ascii="Times New Roman" w:hAnsi="Times New Roman" w:cs="Times New Roman"/>
          <w:sz w:val="24"/>
        </w:rPr>
        <w:t xml:space="preserve"> 2014)</w:t>
      </w:r>
      <w:r w:rsidR="009D243B">
        <w:rPr>
          <w:rFonts w:ascii="Times New Roman" w:eastAsia="Times New Roman" w:hAnsi="Times New Roman" w:cs="Times New Roman"/>
          <w:sz w:val="24"/>
          <w:szCs w:val="24"/>
        </w:rPr>
        <w:fldChar w:fldCharType="end"/>
      </w:r>
      <w:r w:rsidR="00916B17">
        <w:rPr>
          <w:rFonts w:ascii="Times New Roman" w:eastAsia="Times New Roman" w:hAnsi="Times New Roman" w:cs="Times New Roman"/>
          <w:sz w:val="24"/>
          <w:szCs w:val="24"/>
        </w:rPr>
        <w:t xml:space="preserve">. </w:t>
      </w:r>
      <w:del w:id="413" w:author="Nathan Dorn" w:date="2026-02-19T10:58:00Z" w16du:dateUtc="2026-02-19T15:58:00Z">
        <w:r w:rsidR="00916B17" w:rsidDel="003A2818">
          <w:rPr>
            <w:rFonts w:ascii="Times New Roman" w:eastAsia="Times New Roman" w:hAnsi="Times New Roman" w:cs="Times New Roman"/>
            <w:sz w:val="24"/>
            <w:szCs w:val="24"/>
          </w:rPr>
          <w:delText>Furthermore, regime shift detection</w:delText>
        </w:r>
        <w:r w:rsidRPr="00605F58" w:rsidDel="003A2818">
          <w:rPr>
            <w:rFonts w:ascii="Times New Roman" w:eastAsia="Times New Roman" w:hAnsi="Times New Roman" w:cs="Times New Roman"/>
            <w:sz w:val="24"/>
            <w:szCs w:val="24"/>
          </w:rPr>
          <w:delText xml:space="preserve"> can help identify the phases </w:delText>
        </w:r>
        <w:r w:rsidR="00367F7F" w:rsidDel="003A2818">
          <w:rPr>
            <w:rFonts w:ascii="Times New Roman" w:eastAsia="Times New Roman" w:hAnsi="Times New Roman" w:cs="Times New Roman"/>
            <w:sz w:val="24"/>
            <w:szCs w:val="24"/>
          </w:rPr>
          <w:delText xml:space="preserve">when a time </w:delText>
        </w:r>
        <w:r w:rsidR="000E115C" w:rsidDel="003A2818">
          <w:rPr>
            <w:rFonts w:ascii="Times New Roman" w:eastAsia="Times New Roman" w:hAnsi="Times New Roman" w:cs="Times New Roman"/>
            <w:sz w:val="24"/>
            <w:szCs w:val="24"/>
          </w:rPr>
          <w:delText>series</w:delText>
        </w:r>
        <w:r w:rsidR="004E5462" w:rsidDel="003A2818">
          <w:rPr>
            <w:rFonts w:ascii="Times New Roman" w:eastAsia="Times New Roman" w:hAnsi="Times New Roman" w:cs="Times New Roman"/>
            <w:sz w:val="24"/>
            <w:szCs w:val="24"/>
          </w:rPr>
          <w:delText xml:space="preserve"> is highly variable. </w:delText>
        </w:r>
      </w:del>
      <w:del w:id="414" w:author="Nathan Dorn" w:date="2026-02-19T10:59:00Z" w16du:dateUtc="2026-02-19T15:59:00Z">
        <w:r w:rsidR="00367F7F" w:rsidDel="00B84606">
          <w:rPr>
            <w:rFonts w:ascii="Times New Roman" w:eastAsia="Times New Roman" w:hAnsi="Times New Roman" w:cs="Times New Roman"/>
            <w:sz w:val="24"/>
            <w:szCs w:val="24"/>
          </w:rPr>
          <w:delText>But</w:delText>
        </w:r>
      </w:del>
      <w:del w:id="415" w:author="Nathan Dorn" w:date="2026-02-19T11:09:00Z" w16du:dateUtc="2026-02-19T16:09:00Z">
        <w:r w:rsidR="00367F7F" w:rsidDel="00363552">
          <w:rPr>
            <w:rFonts w:ascii="Times New Roman" w:eastAsia="Times New Roman" w:hAnsi="Times New Roman" w:cs="Times New Roman"/>
            <w:sz w:val="24"/>
            <w:szCs w:val="24"/>
          </w:rPr>
          <w:delText xml:space="preserve"> </w:delText>
        </w:r>
      </w:del>
      <w:del w:id="416" w:author="Nathan Dorn" w:date="2026-02-19T10:59:00Z" w16du:dateUtc="2026-02-19T15:59:00Z">
        <w:r w:rsidRPr="00605F58" w:rsidDel="00C3349D">
          <w:rPr>
            <w:rFonts w:ascii="Times New Roman" w:eastAsia="Times New Roman" w:hAnsi="Times New Roman" w:cs="Times New Roman"/>
            <w:sz w:val="24"/>
            <w:szCs w:val="24"/>
          </w:rPr>
          <w:delText>using these methods solely for defining a boom-bust may be misleading because minor shifts in a regime c</w:delText>
        </w:r>
        <w:r w:rsidR="003355EE" w:rsidDel="00C3349D">
          <w:rPr>
            <w:rFonts w:ascii="Times New Roman" w:eastAsia="Times New Roman" w:hAnsi="Times New Roman" w:cs="Times New Roman"/>
            <w:sz w:val="24"/>
            <w:szCs w:val="24"/>
          </w:rPr>
          <w:delText>ould</w:delText>
        </w:r>
        <w:r w:rsidRPr="00605F58" w:rsidDel="00C3349D">
          <w:rPr>
            <w:rFonts w:ascii="Times New Roman" w:eastAsia="Times New Roman" w:hAnsi="Times New Roman" w:cs="Times New Roman"/>
            <w:sz w:val="24"/>
            <w:szCs w:val="24"/>
          </w:rPr>
          <w:delText xml:space="preserve"> be detected</w:delText>
        </w:r>
        <w:r w:rsidR="003355EE" w:rsidDel="00C3349D">
          <w:rPr>
            <w:rFonts w:ascii="Times New Roman" w:eastAsia="Times New Roman" w:hAnsi="Times New Roman" w:cs="Times New Roman"/>
            <w:sz w:val="24"/>
            <w:szCs w:val="24"/>
          </w:rPr>
          <w:delText>.</w:delText>
        </w:r>
        <w:r w:rsidR="00AE6850" w:rsidDel="00C3349D">
          <w:rPr>
            <w:rFonts w:ascii="Times New Roman" w:eastAsia="Times New Roman" w:hAnsi="Times New Roman" w:cs="Times New Roman"/>
            <w:sz w:val="24"/>
            <w:szCs w:val="24"/>
          </w:rPr>
          <w:delText xml:space="preserve"> </w:delText>
        </w:r>
      </w:del>
      <w:del w:id="417" w:author="Nathan Dorn" w:date="2026-02-19T11:09:00Z" w16du:dateUtc="2026-02-19T16:09:00Z">
        <w:r w:rsidR="00AE6850" w:rsidDel="007E7818">
          <w:rPr>
            <w:rFonts w:ascii="Times New Roman" w:eastAsia="Times New Roman" w:hAnsi="Times New Roman" w:cs="Times New Roman"/>
            <w:sz w:val="24"/>
            <w:szCs w:val="24"/>
          </w:rPr>
          <w:delText xml:space="preserve">After identifying the different phases </w:delText>
        </w:r>
      </w:del>
      <w:del w:id="418" w:author="Nathan Dorn" w:date="2026-02-19T11:08:00Z" w16du:dateUtc="2026-02-19T16:08:00Z">
        <w:r w:rsidR="00AE6850" w:rsidDel="00DB12C2">
          <w:rPr>
            <w:rFonts w:ascii="Times New Roman" w:eastAsia="Times New Roman" w:hAnsi="Times New Roman" w:cs="Times New Roman"/>
            <w:sz w:val="24"/>
            <w:szCs w:val="24"/>
          </w:rPr>
          <w:delText xml:space="preserve">an appropriate </w:delText>
        </w:r>
        <w:r w:rsidR="003C189B" w:rsidDel="00DB12C2">
          <w:rPr>
            <w:rFonts w:ascii="Times New Roman" w:eastAsia="Times New Roman" w:hAnsi="Times New Roman" w:cs="Times New Roman"/>
            <w:sz w:val="24"/>
            <w:szCs w:val="24"/>
          </w:rPr>
          <w:delText>population metric an</w:delText>
        </w:r>
        <w:commentRangeStart w:id="419"/>
        <w:r w:rsidR="003C189B" w:rsidDel="00DB12C2">
          <w:rPr>
            <w:rFonts w:ascii="Times New Roman" w:eastAsia="Times New Roman" w:hAnsi="Times New Roman" w:cs="Times New Roman"/>
            <w:sz w:val="24"/>
            <w:szCs w:val="24"/>
          </w:rPr>
          <w:delText xml:space="preserve">d </w:delText>
        </w:r>
      </w:del>
      <w:del w:id="420" w:author="Nathan Dorn" w:date="2026-02-19T11:09:00Z" w16du:dateUtc="2026-02-19T16:09:00Z">
        <w:r w:rsidR="003C189B" w:rsidDel="007E7818">
          <w:rPr>
            <w:rFonts w:ascii="Times New Roman" w:eastAsia="Times New Roman" w:hAnsi="Times New Roman" w:cs="Times New Roman"/>
            <w:sz w:val="24"/>
            <w:szCs w:val="24"/>
          </w:rPr>
          <w:delText xml:space="preserve">time </w:delText>
        </w:r>
        <w:r w:rsidR="00AE6850" w:rsidDel="007E7818">
          <w:rPr>
            <w:rFonts w:ascii="Times New Roman" w:eastAsia="Times New Roman" w:hAnsi="Times New Roman" w:cs="Times New Roman"/>
            <w:sz w:val="24"/>
            <w:szCs w:val="24"/>
          </w:rPr>
          <w:delText>scale</w:delText>
        </w:r>
        <w:commentRangeEnd w:id="419"/>
        <w:r w:rsidR="00363552" w:rsidDel="007E7818">
          <w:rPr>
            <w:rStyle w:val="CommentReference"/>
            <w:rFonts w:ascii="Times New Roman" w:eastAsia="Times New Roman" w:hAnsi="Times New Roman" w:cs="Times New Roman"/>
            <w:sz w:val="24"/>
            <w:szCs w:val="24"/>
          </w:rPr>
          <w:commentReference w:id="419"/>
        </w:r>
        <w:r w:rsidR="00AE6850" w:rsidDel="007E7818">
          <w:rPr>
            <w:rFonts w:ascii="Times New Roman" w:eastAsia="Times New Roman" w:hAnsi="Times New Roman" w:cs="Times New Roman"/>
            <w:sz w:val="24"/>
            <w:szCs w:val="24"/>
          </w:rPr>
          <w:delText xml:space="preserve"> must be </w:delText>
        </w:r>
        <w:r w:rsidR="003C189B" w:rsidDel="007E7818">
          <w:rPr>
            <w:rFonts w:ascii="Times New Roman" w:eastAsia="Times New Roman" w:hAnsi="Times New Roman" w:cs="Times New Roman"/>
            <w:sz w:val="24"/>
            <w:szCs w:val="24"/>
          </w:rPr>
          <w:delText>chosen</w:delText>
        </w:r>
        <w:r w:rsidR="00AE6850" w:rsidDel="007E7818">
          <w:rPr>
            <w:rFonts w:ascii="Times New Roman" w:eastAsia="Times New Roman" w:hAnsi="Times New Roman" w:cs="Times New Roman"/>
            <w:sz w:val="24"/>
            <w:szCs w:val="24"/>
          </w:rPr>
          <w:delText>,</w:delText>
        </w:r>
      </w:del>
      <w:moveFromRangeStart w:id="421" w:author="Nathan Dorn" w:date="2026-02-19T11:07:00Z" w:name="move222391646"/>
      <w:moveFrom w:id="422" w:author="Nathan Dorn" w:date="2026-02-19T11:07:00Z" w16du:dateUtc="2026-02-19T16:07:00Z">
        <w:del w:id="423" w:author="Nathan Dorn" w:date="2026-02-19T11:09:00Z" w16du:dateUtc="2026-02-19T16:09:00Z">
          <w:r w:rsidR="00AE6850" w:rsidDel="007E7818">
            <w:rPr>
              <w:rFonts w:ascii="Times New Roman" w:eastAsia="Times New Roman" w:hAnsi="Times New Roman" w:cs="Times New Roman"/>
              <w:sz w:val="24"/>
              <w:szCs w:val="24"/>
            </w:rPr>
            <w:delText xml:space="preserve"> </w:delText>
          </w:r>
          <w:r w:rsidR="003C189B" w:rsidDel="007E7818">
            <w:rPr>
              <w:rFonts w:ascii="Times New Roman" w:eastAsia="Times New Roman" w:hAnsi="Times New Roman" w:cs="Times New Roman"/>
              <w:sz w:val="24"/>
              <w:szCs w:val="24"/>
            </w:rPr>
            <w:delText>we</w:delText>
          </w:r>
          <w:r w:rsidR="009261AA" w:rsidDel="007E7818">
            <w:rPr>
              <w:rFonts w:ascii="Times New Roman" w:eastAsia="Times New Roman" w:hAnsi="Times New Roman" w:cs="Times New Roman"/>
              <w:sz w:val="24"/>
              <w:szCs w:val="24"/>
            </w:rPr>
            <w:delText xml:space="preserve"> f</w:delText>
          </w:r>
          <w:r w:rsidR="009261AA" w:rsidRPr="00605F58" w:rsidDel="007E7818">
            <w:rPr>
              <w:rFonts w:ascii="Times New Roman" w:eastAsia="Times New Roman" w:hAnsi="Times New Roman" w:cs="Times New Roman"/>
              <w:sz w:val="24"/>
              <w:szCs w:val="24"/>
            </w:rPr>
            <w:delText xml:space="preserve">ocus </w:delText>
          </w:r>
          <w:r w:rsidR="008421B4" w:rsidRPr="00605F58" w:rsidDel="007E7818">
            <w:rPr>
              <w:rFonts w:ascii="Times New Roman" w:eastAsia="Times New Roman" w:hAnsi="Times New Roman" w:cs="Times New Roman"/>
              <w:sz w:val="24"/>
              <w:szCs w:val="24"/>
            </w:rPr>
            <w:delText>on population</w:delText>
          </w:r>
          <w:r w:rsidR="009261AA" w:rsidRPr="00605F58" w:rsidDel="007E7818">
            <w:rPr>
              <w:rFonts w:ascii="Times New Roman" w:eastAsia="Times New Roman" w:hAnsi="Times New Roman" w:cs="Times New Roman"/>
              <w:sz w:val="24"/>
              <w:szCs w:val="24"/>
            </w:rPr>
            <w:delText xml:space="preserve"> size because few studies have </w:delText>
          </w:r>
          <w:r w:rsidR="003C189B" w:rsidDel="007E7818">
            <w:rPr>
              <w:rFonts w:ascii="Times New Roman" w:eastAsia="Times New Roman" w:hAnsi="Times New Roman" w:cs="Times New Roman"/>
              <w:sz w:val="24"/>
              <w:szCs w:val="24"/>
            </w:rPr>
            <w:delText>used</w:delText>
          </w:r>
          <w:r w:rsidR="008421B4" w:rsidDel="007E7818">
            <w:rPr>
              <w:rFonts w:ascii="Times New Roman" w:eastAsia="Times New Roman" w:hAnsi="Times New Roman" w:cs="Times New Roman"/>
              <w:sz w:val="24"/>
              <w:szCs w:val="24"/>
            </w:rPr>
            <w:delText xml:space="preserve"> a</w:delText>
          </w:r>
          <w:r w:rsidR="009261AA" w:rsidDel="007E7818">
            <w:rPr>
              <w:rFonts w:ascii="Times New Roman" w:eastAsia="Times New Roman" w:hAnsi="Times New Roman" w:cs="Times New Roman"/>
              <w:sz w:val="24"/>
              <w:szCs w:val="24"/>
            </w:rPr>
            <w:delText xml:space="preserve"> population’s</w:delText>
          </w:r>
          <w:r w:rsidR="009261AA" w:rsidRPr="00605F58" w:rsidDel="007E7818">
            <w:rPr>
              <w:rFonts w:ascii="Times New Roman" w:eastAsia="Times New Roman" w:hAnsi="Times New Roman" w:cs="Times New Roman"/>
              <w:sz w:val="24"/>
              <w:szCs w:val="24"/>
            </w:rPr>
            <w:delText xml:space="preserve"> </w:delText>
          </w:r>
          <w:r w:rsidR="009261AA" w:rsidDel="007E7818">
            <w:rPr>
              <w:rFonts w:ascii="Times New Roman" w:eastAsia="Times New Roman" w:hAnsi="Times New Roman" w:cs="Times New Roman"/>
              <w:sz w:val="24"/>
              <w:szCs w:val="24"/>
            </w:rPr>
            <w:delText xml:space="preserve">geographic </w:delText>
          </w:r>
          <w:r w:rsidR="008421B4" w:rsidDel="007E7818">
            <w:rPr>
              <w:rFonts w:ascii="Times New Roman" w:eastAsia="Times New Roman" w:hAnsi="Times New Roman" w:cs="Times New Roman"/>
              <w:sz w:val="24"/>
              <w:szCs w:val="24"/>
            </w:rPr>
            <w:delText>range</w:delText>
          </w:r>
          <w:r w:rsidR="009261AA" w:rsidRPr="00605F58" w:rsidDel="007E7818">
            <w:rPr>
              <w:rFonts w:ascii="Times New Roman" w:eastAsia="Times New Roman" w:hAnsi="Times New Roman" w:cs="Times New Roman"/>
              <w:sz w:val="24"/>
              <w:szCs w:val="24"/>
            </w:rPr>
            <w:delText xml:space="preserve"> (</w:delText>
          </w:r>
          <w:r w:rsidR="009261AA" w:rsidDel="007E7818">
            <w:rPr>
              <w:rFonts w:ascii="Times New Roman" w:eastAsia="Times New Roman" w:hAnsi="Times New Roman" w:cs="Times New Roman"/>
              <w:sz w:val="24"/>
              <w:szCs w:val="24"/>
            </w:rPr>
            <w:delText>but</w:delText>
          </w:r>
          <w:r w:rsidR="009261AA" w:rsidRPr="00605F58" w:rsidDel="007E7818">
            <w:rPr>
              <w:rFonts w:ascii="Times New Roman" w:eastAsia="Times New Roman" w:hAnsi="Times New Roman" w:cs="Times New Roman"/>
              <w:sz w:val="24"/>
              <w:szCs w:val="24"/>
            </w:rPr>
            <w:delText xml:space="preserve"> see </w:delText>
          </w:r>
          <w:r w:rsidR="00DE2203" w:rsidDel="007E7818">
            <w:rPr>
              <w:rFonts w:ascii="Times New Roman" w:eastAsia="Times New Roman" w:hAnsi="Times New Roman" w:cs="Times New Roman"/>
              <w:sz w:val="24"/>
              <w:szCs w:val="24"/>
            </w:rPr>
            <w:fldChar w:fldCharType="begin"/>
          </w:r>
          <w:r w:rsidR="001C38E8" w:rsidDel="007E7818">
            <w:rPr>
              <w:rFonts w:ascii="Times New Roman" w:eastAsia="Times New Roman" w:hAnsi="Times New Roman" w:cs="Times New Roman"/>
              <w:sz w:val="24"/>
              <w:szCs w:val="24"/>
            </w:rPr>
            <w:delInstrText xml:space="preserve"> ADDIN ZOTERO_ITEM CSL_CITATION {"citationID":"CuPhaDtv","properties":{"formattedCitation":"(Cooling &amp; Hoffmann 2015; Kauppi {\\i{}et al.} 2015; Wasson {\\i{}et al.} 2020)","plainCitation":"(Cooling &amp; Hoffmann 2015; Kauppi et al. 2015; Wasson et al. 2020)","dontUpdate":true,"noteIndex":0},"citationItems":[{"id":244,"uris":["http://zotero.org/users/9972654/items/HYG4H88Q"],"itemData":{"id":244,"type":"article-journal","abstract":"Invasive species are known to exhibit boom and bust cycles. We report population declines of one of the world’s most serious ant invaders, Anoplolepis gracilipes (Smith) (yellow crazy ant) in Arnhem Land, Australia. Anoplolepis gracilipes populations are known to ﬂuctuate, both spatially and temporally, but this is the ﬁrst instance of quantitative monitoring of spatial declines of entire populations. We present before and after survey data on seven populations that have either declined substantially or disappeared completely without human intervention. Sites ranged in size from 1.8 to 15 ha. Although the mechanistic cause of these declines remains unknown, A. gracilipes populations in Arnhem Land represent a unique opportunity to investigate mechanisms by which a globally signiﬁcant invader declines, which could have important implications for invasive species management worldwide.","container-title":"Biological Invasions","DOI":"10.1007/s10530-015-0963-7","ISSN":"1387-3547, 1573-1464","issue":"12","journalAbbreviation":"Biol Invasions","language":"en","page":"3351-3357","source":"DOI.org (Crossref)","title":"Here today, gone tomorrow: declines and local extinctions of invasive ant populations in the absence of intervention","title-short":"Here today, gone tomorrow","volume":"17","author":[{"family":"Cooling","given":"M."},{"family":"Hoffmann","given":"B. D."}],"issued":{"date-parts":[["2015",12]]}}},{"id":224,"uris":["http://zotero.org/users/9972654/items/ZTS4S9A6"],"itemData":{"id":224,"type":"article-journal","container-title":"Biological Invasions","DOI":"10.1007/s10530-015-0860-0","ISSN":"1387-3547, 1573-1464","issue":"7","journalAbbreviation":"Biol Invasions","language":"en","page":"2055-2074","source":"DOI.org (Crossref)","title":"Large-scale species invasion into a low-diversity system: spatial and temporal distribution of the invasive polychaetes Marenzelleria spp. in the Baltic Sea","title-short":"Large-scale species invasion into a low-diversity system","volume":"17","author":[{"family":"Kauppi","given":"Laura"},{"family":"Norkko","given":"Alf"},{"family":"Norkko","given":"Joanna"}],"issued":{"date-parts":[["2015",7]]}}},{"id":233,"uris":["http://zotero.org/users/9972654/items/T24VWU4H"],"itemData":{"id":233,"type":"article-journal","container-title":"Biological Invasions","DOI":"10.1007/s10530-019-02172-w","ISSN":"1387-3547, 1573-1464","issue":"3","journalAbbreviation":"Biol Invasions","language":"en","page":"1181-1202","source":"DOI.org (Crossref)","title":"Multiple factors contribute to the spatially variable and dramatic decline of an invasive snail in an estuary where it was long-established and phenomenally abundant","volume":"22","author":[{"family":"Wasson","given":"Kerstin"},{"family":"Fabian","given":"Rachel A."},{"family":"Fork","given":"Susanne"},{"family":"Stanganelli","given":"Julia"},{"family":"Mize","given":"Zachary"},{"family":"Beheshti","given":"Kathryn"},{"family":"Jeppesen","given":"Rikke"},{"family":"Jones","given":"Isabel J."},{"family":"Zabin","given":"Chela J."},{"family":"Walker","given":"Sally"},{"family":"Lummis","given":"Sarah C."},{"family":"Emery","given":"Mason"},{"family":"Moore","given":"James D."},{"family":"Endris","given":"Charlie"},{"family":"Jolette","given":"Danielle"},{"family":"Byers","given":"James E."}],"issued":{"date-parts":[["2020",3]]}}}],"schema":"https://github.com/citation-style-language/schema/raw/master/csl-citation.json"} </w:delInstrText>
          </w:r>
          <w:r w:rsidR="00DE2203" w:rsidDel="007E7818">
            <w:rPr>
              <w:rFonts w:ascii="Times New Roman" w:eastAsia="Times New Roman" w:hAnsi="Times New Roman" w:cs="Times New Roman"/>
              <w:sz w:val="24"/>
              <w:szCs w:val="24"/>
            </w:rPr>
            <w:fldChar w:fldCharType="separate"/>
          </w:r>
          <w:r w:rsidR="00DE2203" w:rsidRPr="00DE2203" w:rsidDel="007E7818">
            <w:rPr>
              <w:rFonts w:ascii="Times New Roman" w:hAnsi="Times New Roman" w:cs="Times New Roman"/>
              <w:sz w:val="24"/>
            </w:rPr>
            <w:delText xml:space="preserve">Cooling &amp; Hoffmann 2015; Kauppi </w:delText>
          </w:r>
          <w:r w:rsidR="00DE2203" w:rsidRPr="00DE2203" w:rsidDel="007E7818">
            <w:rPr>
              <w:rFonts w:ascii="Times New Roman" w:hAnsi="Times New Roman" w:cs="Times New Roman"/>
              <w:i/>
              <w:iCs/>
              <w:sz w:val="24"/>
            </w:rPr>
            <w:delText>et al.</w:delText>
          </w:r>
          <w:r w:rsidR="00DE2203" w:rsidRPr="00DE2203" w:rsidDel="007E7818">
            <w:rPr>
              <w:rFonts w:ascii="Times New Roman" w:hAnsi="Times New Roman" w:cs="Times New Roman"/>
              <w:sz w:val="24"/>
            </w:rPr>
            <w:delText xml:space="preserve"> 2015; Wasson </w:delText>
          </w:r>
          <w:r w:rsidR="00DE2203" w:rsidRPr="00DE2203" w:rsidDel="007E7818">
            <w:rPr>
              <w:rFonts w:ascii="Times New Roman" w:hAnsi="Times New Roman" w:cs="Times New Roman"/>
              <w:i/>
              <w:iCs/>
              <w:sz w:val="24"/>
            </w:rPr>
            <w:delText>et al.</w:delText>
          </w:r>
          <w:r w:rsidR="00DE2203" w:rsidRPr="00DE2203" w:rsidDel="007E7818">
            <w:rPr>
              <w:rFonts w:ascii="Times New Roman" w:hAnsi="Times New Roman" w:cs="Times New Roman"/>
              <w:sz w:val="24"/>
            </w:rPr>
            <w:delText xml:space="preserve"> 2020)</w:delText>
          </w:r>
          <w:r w:rsidR="00DE2203" w:rsidDel="007E7818">
            <w:rPr>
              <w:rFonts w:ascii="Times New Roman" w:eastAsia="Times New Roman" w:hAnsi="Times New Roman" w:cs="Times New Roman"/>
              <w:sz w:val="24"/>
              <w:szCs w:val="24"/>
            </w:rPr>
            <w:fldChar w:fldCharType="end"/>
          </w:r>
        </w:del>
      </w:moveFrom>
      <w:moveFromRangeEnd w:id="421"/>
      <w:del w:id="424" w:author="Nathan Dorn" w:date="2026-02-19T11:09:00Z" w16du:dateUtc="2026-02-19T16:09:00Z">
        <w:r w:rsidR="009261AA" w:rsidRPr="00605F58" w:rsidDel="007E7818">
          <w:rPr>
            <w:rFonts w:ascii="Times New Roman" w:eastAsia="Times New Roman" w:hAnsi="Times New Roman" w:cs="Times New Roman"/>
            <w:sz w:val="24"/>
            <w:szCs w:val="24"/>
          </w:rPr>
          <w:delText xml:space="preserve">. </w:delText>
        </w:r>
        <w:r w:rsidR="003C189B" w:rsidDel="007E7818">
          <w:rPr>
            <w:rFonts w:ascii="Times New Roman" w:eastAsia="Times New Roman" w:hAnsi="Times New Roman" w:cs="Times New Roman"/>
            <w:sz w:val="24"/>
            <w:szCs w:val="24"/>
          </w:rPr>
          <w:delText xml:space="preserve">Additionally, </w:delText>
        </w:r>
      </w:del>
      <w:ins w:id="425" w:author="Nathan Dorn" w:date="2026-02-19T12:09:00Z" w16du:dateUtc="2026-02-19T17:09:00Z">
        <w:r w:rsidR="00E131C3">
          <w:rPr>
            <w:rFonts w:ascii="Times New Roman" w:eastAsia="Times New Roman" w:hAnsi="Times New Roman" w:cs="Times New Roman"/>
            <w:sz w:val="24"/>
            <w:szCs w:val="24"/>
          </w:rPr>
          <w:t>W</w:t>
        </w:r>
      </w:ins>
      <w:del w:id="426" w:author="Nathan Dorn" w:date="2026-02-19T12:09:00Z" w16du:dateUtc="2026-02-19T17:09:00Z">
        <w:r w:rsidR="008421B4" w:rsidDel="00E131C3">
          <w:rPr>
            <w:rFonts w:ascii="Times New Roman" w:eastAsia="Times New Roman" w:hAnsi="Times New Roman" w:cs="Times New Roman"/>
            <w:sz w:val="24"/>
            <w:szCs w:val="24"/>
          </w:rPr>
          <w:delText>w</w:delText>
        </w:r>
      </w:del>
      <w:r w:rsidR="008421B4">
        <w:rPr>
          <w:rFonts w:ascii="Times New Roman" w:eastAsia="Times New Roman" w:hAnsi="Times New Roman" w:cs="Times New Roman"/>
          <w:sz w:val="24"/>
          <w:szCs w:val="24"/>
        </w:rPr>
        <w:t xml:space="preserve">e </w:t>
      </w:r>
      <w:r w:rsidR="00EA59A3">
        <w:rPr>
          <w:rFonts w:ascii="Times New Roman" w:eastAsia="Times New Roman" w:hAnsi="Times New Roman" w:cs="Times New Roman"/>
          <w:sz w:val="24"/>
          <w:szCs w:val="24"/>
        </w:rPr>
        <w:t>ch</w:t>
      </w:r>
      <w:del w:id="427" w:author="Nathan Dorn" w:date="2026-02-19T11:10:00Z" w16du:dateUtc="2026-02-19T16:10:00Z">
        <w:r w:rsidR="00EA59A3" w:rsidDel="007E7818">
          <w:rPr>
            <w:rFonts w:ascii="Times New Roman" w:eastAsia="Times New Roman" w:hAnsi="Times New Roman" w:cs="Times New Roman"/>
            <w:sz w:val="24"/>
            <w:szCs w:val="24"/>
          </w:rPr>
          <w:delText>o</w:delText>
        </w:r>
      </w:del>
      <w:r w:rsidR="00EA59A3">
        <w:rPr>
          <w:rFonts w:ascii="Times New Roman" w:eastAsia="Times New Roman" w:hAnsi="Times New Roman" w:cs="Times New Roman"/>
          <w:sz w:val="24"/>
          <w:szCs w:val="24"/>
        </w:rPr>
        <w:t xml:space="preserve">ose to use </w:t>
      </w:r>
      <w:del w:id="428" w:author="Nathan Dorn" w:date="2026-02-19T11:10:00Z" w16du:dateUtc="2026-02-19T16:10:00Z">
        <w:r w:rsidR="008421B4" w:rsidDel="007E7818">
          <w:rPr>
            <w:rFonts w:ascii="Times New Roman" w:eastAsia="Times New Roman" w:hAnsi="Times New Roman" w:cs="Times New Roman"/>
            <w:sz w:val="24"/>
            <w:szCs w:val="24"/>
          </w:rPr>
          <w:delText>yearly</w:delText>
        </w:r>
        <w:r w:rsidR="00FF003E" w:rsidRPr="00605F58" w:rsidDel="007E7818">
          <w:rPr>
            <w:rFonts w:ascii="Times New Roman" w:eastAsia="Times New Roman" w:hAnsi="Times New Roman" w:cs="Times New Roman"/>
            <w:sz w:val="24"/>
            <w:szCs w:val="24"/>
          </w:rPr>
          <w:delText xml:space="preserve"> </w:delText>
        </w:r>
      </w:del>
      <w:ins w:id="429" w:author="Nathan Dorn" w:date="2026-02-19T11:10:00Z" w16du:dateUtc="2026-02-19T16:10:00Z">
        <w:r w:rsidR="007E7818">
          <w:rPr>
            <w:rFonts w:ascii="Times New Roman" w:eastAsia="Times New Roman" w:hAnsi="Times New Roman" w:cs="Times New Roman"/>
            <w:sz w:val="24"/>
            <w:szCs w:val="24"/>
          </w:rPr>
          <w:t>annual abundance values</w:t>
        </w:r>
      </w:ins>
      <w:del w:id="430" w:author="Nathan Dorn" w:date="2026-02-19T11:10:00Z" w16du:dateUtc="2026-02-19T16:10:00Z">
        <w:r w:rsidR="00FF003E" w:rsidRPr="00605F58" w:rsidDel="007E7818">
          <w:rPr>
            <w:rFonts w:ascii="Times New Roman" w:eastAsia="Times New Roman" w:hAnsi="Times New Roman" w:cs="Times New Roman"/>
            <w:sz w:val="24"/>
            <w:szCs w:val="24"/>
          </w:rPr>
          <w:delText>time scales because</w:delText>
        </w:r>
      </w:del>
      <w:ins w:id="431" w:author="Nathan Dorn" w:date="2026-02-19T11:10:00Z" w16du:dateUtc="2026-02-19T16:10:00Z">
        <w:r w:rsidR="007E7818">
          <w:rPr>
            <w:rFonts w:ascii="Times New Roman" w:eastAsia="Times New Roman" w:hAnsi="Times New Roman" w:cs="Times New Roman"/>
            <w:sz w:val="24"/>
            <w:szCs w:val="24"/>
          </w:rPr>
          <w:t xml:space="preserve"> to avoid</w:t>
        </w:r>
      </w:ins>
      <w:r w:rsidR="00FF003E" w:rsidRPr="00605F58">
        <w:rPr>
          <w:rFonts w:ascii="Times New Roman" w:eastAsia="Times New Roman" w:hAnsi="Times New Roman" w:cs="Times New Roman"/>
          <w:sz w:val="24"/>
          <w:szCs w:val="24"/>
        </w:rPr>
        <w:t xml:space="preserve"> </w:t>
      </w:r>
      <w:ins w:id="432" w:author="Nathan Dorn" w:date="2026-02-19T11:10:00Z" w16du:dateUtc="2026-02-19T16:10:00Z">
        <w:r w:rsidR="007E7818">
          <w:rPr>
            <w:rFonts w:ascii="Times New Roman" w:eastAsia="Times New Roman" w:hAnsi="Times New Roman" w:cs="Times New Roman"/>
            <w:sz w:val="24"/>
            <w:szCs w:val="24"/>
          </w:rPr>
          <w:t xml:space="preserve">phenological </w:t>
        </w:r>
      </w:ins>
      <w:del w:id="433" w:author="Nathan Dorn" w:date="2026-02-19T11:10:00Z" w16du:dateUtc="2026-02-19T16:10:00Z">
        <w:r w:rsidR="00FF003E" w:rsidRPr="00605F58" w:rsidDel="007E7818">
          <w:rPr>
            <w:rFonts w:ascii="Times New Roman" w:eastAsia="Times New Roman" w:hAnsi="Times New Roman" w:cs="Times New Roman"/>
            <w:sz w:val="24"/>
            <w:szCs w:val="24"/>
          </w:rPr>
          <w:delText>seasonal</w:delText>
        </w:r>
      </w:del>
      <w:r w:rsidR="00FF003E" w:rsidRPr="00605F58">
        <w:rPr>
          <w:rFonts w:ascii="Times New Roman" w:eastAsia="Times New Roman" w:hAnsi="Times New Roman" w:cs="Times New Roman"/>
          <w:sz w:val="24"/>
          <w:szCs w:val="24"/>
        </w:rPr>
        <w:t xml:space="preserve"> fluxes in population size</w:t>
      </w:r>
      <w:del w:id="434" w:author="Nathan Dorn" w:date="2026-02-19T11:10:00Z" w16du:dateUtc="2026-02-19T16:10:00Z">
        <w:r w:rsidR="00FF003E" w:rsidRPr="00605F58" w:rsidDel="007E7818">
          <w:rPr>
            <w:rFonts w:ascii="Times New Roman" w:eastAsia="Times New Roman" w:hAnsi="Times New Roman" w:cs="Times New Roman"/>
            <w:sz w:val="24"/>
            <w:szCs w:val="24"/>
          </w:rPr>
          <w:delText xml:space="preserve"> might be misidentified as boom-busts</w:delText>
        </w:r>
      </w:del>
      <w:r w:rsidR="00AE6850">
        <w:rPr>
          <w:rFonts w:ascii="Times New Roman" w:eastAsia="Times New Roman" w:hAnsi="Times New Roman" w:cs="Times New Roman"/>
          <w:sz w:val="24"/>
          <w:szCs w:val="24"/>
        </w:rPr>
        <w:t>.</w:t>
      </w:r>
    </w:p>
    <w:p w14:paraId="3A327A13" w14:textId="20BE82F1" w:rsidR="008C099E" w:rsidRDefault="00242E53" w:rsidP="00C74FEC">
      <w:pPr>
        <w:spacing w:line="480" w:lineRule="auto"/>
        <w:ind w:firstLine="720"/>
        <w:rPr>
          <w:rFonts w:ascii="Times New Roman" w:eastAsia="Gungsuh" w:hAnsi="Times New Roman" w:cs="Times New Roman"/>
          <w:sz w:val="24"/>
          <w:szCs w:val="24"/>
        </w:rPr>
      </w:pPr>
      <w:del w:id="435" w:author="Nathan Dorn" w:date="2026-02-19T11:00:00Z" w16du:dateUtc="2026-02-19T16:00:00Z">
        <w:r w:rsidRPr="00605F58" w:rsidDel="00C3349D">
          <w:rPr>
            <w:rFonts w:ascii="Times New Roman" w:eastAsia="Times New Roman" w:hAnsi="Times New Roman" w:cs="Times New Roman"/>
            <w:sz w:val="24"/>
            <w:szCs w:val="24"/>
          </w:rPr>
          <w:delText>After identifying the different phases of an invasion</w:delText>
        </w:r>
        <w:r w:rsidR="0098202A" w:rsidDel="00C3349D">
          <w:rPr>
            <w:rFonts w:ascii="Times New Roman" w:eastAsia="Times New Roman" w:hAnsi="Times New Roman" w:cs="Times New Roman"/>
            <w:sz w:val="24"/>
            <w:szCs w:val="24"/>
          </w:rPr>
          <w:delText xml:space="preserve"> and the time scale</w:delText>
        </w:r>
        <w:r w:rsidRPr="00605F58" w:rsidDel="00C3349D">
          <w:rPr>
            <w:rFonts w:ascii="Times New Roman" w:eastAsia="Times New Roman" w:hAnsi="Times New Roman" w:cs="Times New Roman"/>
            <w:sz w:val="24"/>
            <w:szCs w:val="24"/>
          </w:rPr>
          <w:delText xml:space="preserve">, identifying a boom-bust further requires a quantitative definition. </w:delText>
        </w:r>
      </w:del>
      <w:del w:id="436" w:author="Nathan Dorn" w:date="2026-02-19T11:11:00Z" w16du:dateUtc="2026-02-19T16:11:00Z">
        <w:r w:rsidR="00C74FEC" w:rsidDel="002803E8">
          <w:rPr>
            <w:rFonts w:ascii="Times New Roman" w:eastAsia="Times New Roman" w:hAnsi="Times New Roman" w:cs="Times New Roman"/>
            <w:sz w:val="24"/>
            <w:szCs w:val="24"/>
          </w:rPr>
          <w:delText>Using</w:delText>
        </w:r>
        <w:r w:rsidR="00DE2203" w:rsidDel="002803E8">
          <w:rPr>
            <w:rFonts w:ascii="Times New Roman" w:eastAsia="Times New Roman" w:hAnsi="Times New Roman" w:cs="Times New Roman"/>
            <w:sz w:val="24"/>
            <w:szCs w:val="24"/>
          </w:rPr>
          <w:delText xml:space="preserve"> </w:delText>
        </w:r>
        <w:r w:rsidR="00DE2203" w:rsidDel="002803E8">
          <w:rPr>
            <w:rFonts w:ascii="Times New Roman" w:eastAsia="Times New Roman" w:hAnsi="Times New Roman" w:cs="Times New Roman"/>
            <w:sz w:val="24"/>
            <w:szCs w:val="24"/>
          </w:rPr>
          <w:fldChar w:fldCharType="begin"/>
        </w:r>
        <w:r w:rsidR="001C38E8" w:rsidDel="002803E8">
          <w:rPr>
            <w:rFonts w:ascii="Times New Roman" w:eastAsia="Times New Roman" w:hAnsi="Times New Roman" w:cs="Times New Roman"/>
            <w:sz w:val="24"/>
            <w:szCs w:val="24"/>
          </w:rPr>
          <w:delInstrText xml:space="preserve"> ADDIN ZOTERO_ITEM CSL_CITATION {"citationID":"Xz0MHE5e","properties":{"formattedCitation":"(Strayer {\\i{}et al.} 2017)","plainCitation":"(Strayer et al. 2017)","dontUpdate":true,"noteIndex":0},"citationItems":[{"id":96,"uris":["http://zotero.org/users/9972654/items/NCR5V6NZ"],"itemData":{"id":96,"type":"article-journal","abstract":"Boom-bust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delInstrText>
        </w:r>
        <w:r w:rsidR="00DE2203" w:rsidDel="002803E8">
          <w:rPr>
            <w:rFonts w:ascii="Times New Roman" w:eastAsia="Times New Roman" w:hAnsi="Times New Roman" w:cs="Times New Roman"/>
            <w:sz w:val="24"/>
            <w:szCs w:val="24"/>
          </w:rPr>
          <w:fldChar w:fldCharType="separate"/>
        </w:r>
        <w:r w:rsidR="00DE2203" w:rsidRPr="00DE2203" w:rsidDel="002803E8">
          <w:rPr>
            <w:rFonts w:ascii="Times New Roman" w:hAnsi="Times New Roman" w:cs="Times New Roman"/>
            <w:sz w:val="24"/>
          </w:rPr>
          <w:delText xml:space="preserve">Strayer </w:delText>
        </w:r>
        <w:r w:rsidR="00DE2203" w:rsidRPr="00DE2203" w:rsidDel="002803E8">
          <w:rPr>
            <w:rFonts w:ascii="Times New Roman" w:hAnsi="Times New Roman" w:cs="Times New Roman"/>
            <w:i/>
            <w:iCs/>
            <w:sz w:val="24"/>
          </w:rPr>
          <w:delText>et al.</w:delText>
        </w:r>
        <w:r w:rsidR="00DE2203" w:rsidRPr="00DE2203" w:rsidDel="002803E8">
          <w:rPr>
            <w:rFonts w:ascii="Times New Roman" w:hAnsi="Times New Roman" w:cs="Times New Roman"/>
            <w:sz w:val="24"/>
          </w:rPr>
          <w:delText xml:space="preserve"> </w:delText>
        </w:r>
        <w:r w:rsidR="00DE2203" w:rsidDel="002803E8">
          <w:rPr>
            <w:rFonts w:ascii="Times New Roman" w:hAnsi="Times New Roman" w:cs="Times New Roman"/>
            <w:sz w:val="24"/>
          </w:rPr>
          <w:delText>(</w:delText>
        </w:r>
        <w:r w:rsidR="00DE2203" w:rsidRPr="00DE2203" w:rsidDel="002803E8">
          <w:rPr>
            <w:rFonts w:ascii="Times New Roman" w:hAnsi="Times New Roman" w:cs="Times New Roman"/>
            <w:sz w:val="24"/>
          </w:rPr>
          <w:delText>2017)</w:delText>
        </w:r>
        <w:r w:rsidR="00DE2203" w:rsidDel="002803E8">
          <w:rPr>
            <w:rFonts w:ascii="Times New Roman" w:eastAsia="Times New Roman" w:hAnsi="Times New Roman" w:cs="Times New Roman"/>
            <w:sz w:val="24"/>
            <w:szCs w:val="24"/>
          </w:rPr>
          <w:fldChar w:fldCharType="end"/>
        </w:r>
        <w:r w:rsidR="00C74FEC" w:rsidDel="002803E8">
          <w:rPr>
            <w:rFonts w:ascii="Times New Roman" w:eastAsia="Times New Roman" w:hAnsi="Times New Roman" w:cs="Times New Roman"/>
            <w:sz w:val="24"/>
            <w:szCs w:val="24"/>
          </w:rPr>
          <w:delText xml:space="preserve">’s qualitative </w:delText>
        </w:r>
        <w:r w:rsidR="00C74FEC" w:rsidDel="002803E8">
          <w:rPr>
            <w:rFonts w:ascii="Times New Roman" w:eastAsia="Times New Roman" w:hAnsi="Times New Roman" w:cs="Times New Roman"/>
            <w:sz w:val="24"/>
            <w:szCs w:val="24"/>
          </w:rPr>
          <w:lastRenderedPageBreak/>
          <w:delText>definition as a starting point</w:delText>
        </w:r>
        <w:r w:rsidR="00EA59A3" w:rsidDel="002803E8">
          <w:rPr>
            <w:rFonts w:ascii="Times New Roman" w:eastAsia="Times New Roman" w:hAnsi="Times New Roman" w:cs="Times New Roman"/>
            <w:sz w:val="24"/>
            <w:szCs w:val="24"/>
          </w:rPr>
          <w:delText>;</w:delText>
        </w:r>
      </w:del>
      <w:ins w:id="437" w:author="Nathan Dorn" w:date="2026-02-19T11:11:00Z" w16du:dateUtc="2026-02-19T16:11:00Z">
        <w:r w:rsidR="002803E8">
          <w:rPr>
            <w:rFonts w:ascii="Times New Roman" w:eastAsia="Times New Roman" w:hAnsi="Times New Roman" w:cs="Times New Roman"/>
            <w:sz w:val="24"/>
            <w:szCs w:val="24"/>
          </w:rPr>
          <w:t xml:space="preserve">Regime shift analysis is step 1, but quantitatively differentiating </w:t>
        </w:r>
        <w:r w:rsidR="00BA17D3">
          <w:rPr>
            <w:rFonts w:ascii="Times New Roman" w:eastAsia="Times New Roman" w:hAnsi="Times New Roman" w:cs="Times New Roman"/>
            <w:sz w:val="24"/>
            <w:szCs w:val="24"/>
          </w:rPr>
          <w:t xml:space="preserve">changes in carrying capacity from </w:t>
        </w:r>
      </w:ins>
      <w:ins w:id="438" w:author="Nathan Dorn" w:date="2026-02-19T11:12:00Z" w16du:dateUtc="2026-02-19T16:12:00Z">
        <w:r w:rsidR="00BA17D3">
          <w:rPr>
            <w:rFonts w:ascii="Times New Roman" w:eastAsia="Times New Roman" w:hAnsi="Times New Roman" w:cs="Times New Roman"/>
            <w:sz w:val="24"/>
            <w:szCs w:val="24"/>
          </w:rPr>
          <w:t xml:space="preserve">population collapse </w:t>
        </w:r>
        <w:r w:rsidR="00894B56">
          <w:rPr>
            <w:rFonts w:ascii="Times New Roman" w:eastAsia="Times New Roman" w:hAnsi="Times New Roman" w:cs="Times New Roman"/>
            <w:sz w:val="24"/>
            <w:szCs w:val="24"/>
          </w:rPr>
          <w:t xml:space="preserve">is also important. </w:t>
        </w:r>
      </w:ins>
      <w:del w:id="439" w:author="Nathan Dorn" w:date="2026-02-19T11:12:00Z" w16du:dateUtc="2026-02-19T16:12:00Z">
        <w:r w:rsidR="00C74FEC" w:rsidDel="00894B56">
          <w:rPr>
            <w:rFonts w:ascii="Times New Roman" w:eastAsia="Times New Roman" w:hAnsi="Times New Roman" w:cs="Times New Roman"/>
            <w:sz w:val="24"/>
            <w:szCs w:val="24"/>
          </w:rPr>
          <w:delText xml:space="preserve"> a</w:delText>
        </w:r>
      </w:del>
      <w:ins w:id="440" w:author="Nathan Dorn" w:date="2026-02-19T11:12:00Z" w16du:dateUtc="2026-02-19T16:12:00Z">
        <w:r w:rsidR="00894B56">
          <w:rPr>
            <w:rFonts w:ascii="Times New Roman" w:eastAsia="Times New Roman" w:hAnsi="Times New Roman" w:cs="Times New Roman"/>
            <w:sz w:val="24"/>
            <w:szCs w:val="24"/>
          </w:rPr>
          <w:t>A</w:t>
        </w:r>
      </w:ins>
      <w:r w:rsidR="00C74FEC">
        <w:rPr>
          <w:rFonts w:ascii="Times New Roman" w:eastAsia="Times New Roman" w:hAnsi="Times New Roman" w:cs="Times New Roman"/>
          <w:sz w:val="24"/>
          <w:szCs w:val="24"/>
        </w:rPr>
        <w:t xml:space="preserve"> boom-bust</w:t>
      </w:r>
      <w:r w:rsidR="00C078CE">
        <w:rPr>
          <w:rFonts w:ascii="Times New Roman" w:eastAsia="Times New Roman" w:hAnsi="Times New Roman" w:cs="Times New Roman"/>
          <w:sz w:val="24"/>
          <w:szCs w:val="24"/>
        </w:rPr>
        <w:t xml:space="preserve"> must have a</w:t>
      </w:r>
      <w:r w:rsidRPr="00605F58">
        <w:rPr>
          <w:rFonts w:ascii="Times New Roman" w:eastAsia="Times New Roman" w:hAnsi="Times New Roman" w:cs="Times New Roman"/>
          <w:sz w:val="24"/>
          <w:szCs w:val="24"/>
        </w:rPr>
        <w:t xml:space="preserve"> rapid, large increase in a population metric followed by a rapid, large, and sustained decline.  </w:t>
      </w:r>
      <w:ins w:id="441" w:author="Nathan Dorn" w:date="2026-02-19T11:12:00Z" w16du:dateUtc="2026-02-19T16:12:00Z">
        <w:r w:rsidR="00894B56">
          <w:rPr>
            <w:rFonts w:ascii="Times New Roman" w:eastAsia="Times New Roman" w:hAnsi="Times New Roman" w:cs="Times New Roman"/>
            <w:sz w:val="24"/>
            <w:szCs w:val="24"/>
          </w:rPr>
          <w:t>It is important to note that we are not referring to abundance</w:t>
        </w:r>
      </w:ins>
      <w:ins w:id="442" w:author="Nathan Dorn" w:date="2026-02-19T11:13:00Z" w16du:dateUtc="2026-02-19T16:13:00Z">
        <w:r w:rsidR="00894B56">
          <w:rPr>
            <w:rFonts w:ascii="Times New Roman" w:eastAsia="Times New Roman" w:hAnsi="Times New Roman" w:cs="Times New Roman"/>
            <w:sz w:val="24"/>
            <w:szCs w:val="24"/>
          </w:rPr>
          <w:t xml:space="preserve">s/densities </w:t>
        </w:r>
        <w:r w:rsidR="004A1A12">
          <w:rPr>
            <w:rFonts w:ascii="Times New Roman" w:eastAsia="Times New Roman" w:hAnsi="Times New Roman" w:cs="Times New Roman"/>
            <w:sz w:val="24"/>
            <w:szCs w:val="24"/>
          </w:rPr>
          <w:t>that affect the undesirability of the species</w:t>
        </w:r>
        <w:r w:rsidR="00E3074E">
          <w:rPr>
            <w:rFonts w:ascii="Times New Roman" w:eastAsia="Times New Roman" w:hAnsi="Times New Roman" w:cs="Times New Roman"/>
            <w:sz w:val="24"/>
            <w:szCs w:val="24"/>
          </w:rPr>
          <w:t xml:space="preserve"> (i.e.,</w:t>
        </w:r>
      </w:ins>
      <w:ins w:id="443" w:author="Nathan Dorn" w:date="2026-02-19T11:14:00Z" w16du:dateUtc="2026-02-19T16:14:00Z">
        <w:r w:rsidR="00E3074E">
          <w:rPr>
            <w:rFonts w:ascii="Times New Roman" w:eastAsia="Times New Roman" w:hAnsi="Times New Roman" w:cs="Times New Roman"/>
            <w:sz w:val="24"/>
            <w:szCs w:val="24"/>
          </w:rPr>
          <w:t xml:space="preserve"> affecting the categorical treatment of a species as a pest)</w:t>
        </w:r>
      </w:ins>
      <w:ins w:id="444" w:author="Nathan Dorn" w:date="2026-02-19T11:13:00Z" w16du:dateUtc="2026-02-19T16:13:00Z">
        <w:r w:rsidR="004A1A12">
          <w:rPr>
            <w:rFonts w:ascii="Times New Roman" w:eastAsia="Times New Roman" w:hAnsi="Times New Roman" w:cs="Times New Roman"/>
            <w:sz w:val="24"/>
            <w:szCs w:val="24"/>
          </w:rPr>
          <w:t xml:space="preserve">, but rather just </w:t>
        </w:r>
        <w:r w:rsidR="00E3074E">
          <w:rPr>
            <w:rFonts w:ascii="Times New Roman" w:eastAsia="Times New Roman" w:hAnsi="Times New Roman" w:cs="Times New Roman"/>
            <w:sz w:val="24"/>
            <w:szCs w:val="24"/>
          </w:rPr>
          <w:t>the raw</w:t>
        </w:r>
        <w:r w:rsidR="004A1A12">
          <w:rPr>
            <w:rFonts w:ascii="Times New Roman" w:eastAsia="Times New Roman" w:hAnsi="Times New Roman" w:cs="Times New Roman"/>
            <w:sz w:val="24"/>
            <w:szCs w:val="24"/>
          </w:rPr>
          <w:t xml:space="preserve"> population</w:t>
        </w:r>
      </w:ins>
      <w:ins w:id="445" w:author="Nathan Dorn" w:date="2026-02-19T11:14:00Z" w16du:dateUtc="2026-02-19T16:14:00Z">
        <w:r w:rsidR="00E3074E">
          <w:rPr>
            <w:rFonts w:ascii="Times New Roman" w:eastAsia="Times New Roman" w:hAnsi="Times New Roman" w:cs="Times New Roman"/>
            <w:sz w:val="24"/>
            <w:szCs w:val="24"/>
          </w:rPr>
          <w:t xml:space="preserve"> size. </w:t>
        </w:r>
      </w:ins>
      <w:r w:rsidR="0096151B">
        <w:rPr>
          <w:rFonts w:ascii="Times New Roman" w:eastAsia="Times New Roman" w:hAnsi="Times New Roman" w:cs="Times New Roman"/>
          <w:sz w:val="24"/>
          <w:szCs w:val="24"/>
        </w:rPr>
        <w:t xml:space="preserve">Within invasions </w:t>
      </w:r>
      <w:r w:rsidR="00F34FD6">
        <w:rPr>
          <w:rFonts w:ascii="Times New Roman" w:eastAsia="Times New Roman" w:hAnsi="Times New Roman" w:cs="Times New Roman"/>
          <w:sz w:val="24"/>
          <w:szCs w:val="24"/>
        </w:rPr>
        <w:t xml:space="preserve">how </w:t>
      </w:r>
      <w:r w:rsidRPr="00605F58">
        <w:rPr>
          <w:rFonts w:ascii="Times New Roman" w:eastAsia="Times New Roman" w:hAnsi="Times New Roman" w:cs="Times New Roman"/>
          <w:sz w:val="24"/>
          <w:szCs w:val="24"/>
        </w:rPr>
        <w:t>rapid population growth needs to be</w:t>
      </w:r>
      <w:r w:rsidR="00A472C5">
        <w:rPr>
          <w:rFonts w:ascii="Times New Roman" w:eastAsia="Times New Roman" w:hAnsi="Times New Roman" w:cs="Times New Roman"/>
          <w:sz w:val="24"/>
          <w:szCs w:val="24"/>
        </w:rPr>
        <w:t xml:space="preserve"> considered a boom has not been discussed, but</w:t>
      </w:r>
      <w:r w:rsidRPr="00605F58">
        <w:rPr>
          <w:rFonts w:ascii="Times New Roman" w:eastAsia="Times New Roman" w:hAnsi="Times New Roman" w:cs="Times New Roman"/>
          <w:sz w:val="24"/>
          <w:szCs w:val="24"/>
        </w:rPr>
        <w:t xml:space="preserve"> </w:t>
      </w:r>
      <w:r w:rsidR="000A352D">
        <w:rPr>
          <w:rFonts w:ascii="Times New Roman" w:eastAsia="Times New Roman" w:hAnsi="Times New Roman" w:cs="Times New Roman"/>
          <w:sz w:val="24"/>
          <w:szCs w:val="24"/>
        </w:rPr>
        <w:t xml:space="preserve">a </w:t>
      </w:r>
      <w:r w:rsidRPr="00605F58">
        <w:rPr>
          <w:rFonts w:ascii="Times New Roman" w:eastAsia="Times New Roman" w:hAnsi="Times New Roman" w:cs="Times New Roman"/>
          <w:sz w:val="24"/>
          <w:szCs w:val="24"/>
        </w:rPr>
        <w:t xml:space="preserve">review of long-term populations dynamics of echinoderms </w:t>
      </w:r>
      <w:r w:rsidR="000A352D">
        <w:rPr>
          <w:rFonts w:ascii="Times New Roman" w:eastAsia="Times New Roman" w:hAnsi="Times New Roman" w:cs="Times New Roman"/>
          <w:sz w:val="24"/>
          <w:szCs w:val="24"/>
        </w:rPr>
        <w:t>has</w:t>
      </w:r>
      <w:r w:rsidRPr="00605F58">
        <w:rPr>
          <w:rFonts w:ascii="Times New Roman" w:eastAsia="Times New Roman" w:hAnsi="Times New Roman" w:cs="Times New Roman"/>
          <w:sz w:val="24"/>
          <w:szCs w:val="24"/>
        </w:rPr>
        <w:t xml:space="preserve"> defin</w:t>
      </w:r>
      <w:commentRangeStart w:id="446"/>
      <w:r w:rsidRPr="00605F58">
        <w:rPr>
          <w:rFonts w:ascii="Times New Roman" w:eastAsia="Times New Roman" w:hAnsi="Times New Roman" w:cs="Times New Roman"/>
          <w:sz w:val="24"/>
          <w:szCs w:val="24"/>
        </w:rPr>
        <w:t>ed a boom as a mini</w:t>
      </w:r>
      <w:commentRangeEnd w:id="446"/>
      <w:r w:rsidR="00E3074E" w:rsidRPr="00605F58">
        <w:rPr>
          <w:rStyle w:val="CommentReference"/>
          <w:rFonts w:ascii="Times New Roman" w:eastAsia="Times New Roman" w:hAnsi="Times New Roman" w:cs="Times New Roman"/>
          <w:sz w:val="24"/>
          <w:szCs w:val="24"/>
        </w:rPr>
        <w:commentReference w:id="446"/>
      </w:r>
      <w:r w:rsidRPr="00605F58">
        <w:rPr>
          <w:rFonts w:ascii="Times New Roman" w:eastAsia="Times New Roman" w:hAnsi="Times New Roman" w:cs="Times New Roman"/>
          <w:sz w:val="24"/>
          <w:szCs w:val="24"/>
        </w:rPr>
        <w:t xml:space="preserve">mum of a </w:t>
      </w:r>
      <w:r w:rsidR="00FA00C9" w:rsidRPr="00605F58">
        <w:rPr>
          <w:rFonts w:ascii="Times New Roman" w:eastAsia="Times New Roman" w:hAnsi="Times New Roman" w:cs="Times New Roman"/>
          <w:sz w:val="24"/>
          <w:szCs w:val="24"/>
        </w:rPr>
        <w:t>fourfold</w:t>
      </w:r>
      <w:r w:rsidRPr="00605F58">
        <w:rPr>
          <w:rFonts w:ascii="Times New Roman" w:eastAsia="Times New Roman" w:hAnsi="Times New Roman" w:cs="Times New Roman"/>
          <w:sz w:val="24"/>
          <w:szCs w:val="24"/>
        </w:rPr>
        <w:t xml:space="preserve"> increase in a population within a year</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{"citationID":"Wm3lWwSk","properties":{"formattedCitation":"(Uthicke {\\i{}et al.} 2009)","plainCitation":"(Uthicke et al. 2009)","noteIndex":0},"citationItems":[{"id":72,"uris":["http://zotero.org/users/9972654/items/SGNYXEHR"],"itemData":{"id":72,"type":"article-journal","abstract":"Echinoderms play a key role in structuring many marine ecosystems and are notorious for large population density variations in so-called ‘‘outbreak’’ or ‘‘dieoff’’ events. In a review of this phenomenon, we assess the causal factors and ecological and evolutionary consequences. We identiﬁed 28 species (6 Asteroidea, 8 Echinoidea, 10 Holothuroidea, 4 Ophiuroidea) that exhibit large (more than two population doublings or halvings) population density changes. Three generalized patterns were identiﬁed and named for exemplary species: (1) rapid decreases followed by no or slow recovery (Diadema–Paracentrotus Model), (2), rapid increase and apparent stability at a new population density (Amperima–Amphiura Model), and (3) population density ﬂuctuations (Acanthaster–Asterias Model). Echinoderms identiﬁed were distributed from the shallow intertidal to the deep sea, and from tropical to temperate regions. In most cases, signiﬁcant impacts on the respective ecosystems were observed. The most striking similarity among all species identiﬁed was possession of the ancestral-type planktotrophic larva. This larval type was signiﬁcantly overrepresented in species identiﬁed within the Asteroidea, Echinoidea, Holothuroidea, and for the combined data set. We suggest three main factors that render a life history with planktotrophic larvae a high-risk–high-gain strategy: (1) a strong nonlinear dependency of larval production on adult densities (Allee effects), (2) a low potential for compensatory feedback mechanisms, and (3) an uncoupling of larval and adult ecology. The alternative (derived) lecithotrophic larva occurs in 68% of recent echinoderm species, suggesting an evolutionary trend toward this larval type. Lecithotrophic development represents a more buffered life history because compensatory feedback between adult densities and larval output is likely to be more efﬁcient. For lecithotrophic developers, direct nutritive coupling from adult to larva to the early benthic juvenile provides a buffer against starvation. Lecithotrophic larvae are independent of the vagaries of planktonic food supply, and their short planktonic duration may promote local recruitment. Anthropogenic inﬂuences contributed to the population density variations in most cases, including increased primary productivity through eutrophication or global change, disease, overﬁshing, and species introductions. We suggest that anthropogenic disturbance, through its inﬂuence on the frequency and/or amplitude of echinoderm population density changes, may go beyond present ecosystem impacts and alter future evolutionary trends.","container-title":"Ecological Monographs","DOI":"10.1890/07-2136.1","ISSN":"0012-9615","issue":"1","journalAbbreviation":"Ecological Monographs","language":"en","page":"3-24","source":"DOI.org (Crossref)","title":"A boom–bust phylum? Ecological and evolutionary consequences of density variations in echinoderms","title-short":"A boom–bust phylum?","volume":"79","author":[{"family":"Uthicke","given":"Sven"},{"family":"Schaffelke","given":"Britta"},{"family":"Byrne","given":"Maria"}],"issued":{"date-parts":[["2009",2]]}}}],"schema":"https://github.com/citation-style-language/schema/raw/master/csl-citation.json"}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(Uthicke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2009)</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415B7A">
        <w:rPr>
          <w:rFonts w:ascii="Times New Roman" w:eastAsia="Times New Roman" w:hAnsi="Times New Roman" w:cs="Times New Roman"/>
          <w:sz w:val="24"/>
          <w:szCs w:val="24"/>
        </w:rPr>
        <w:t xml:space="preserve"> </w:t>
      </w:r>
      <w:r w:rsidR="00741993">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w:t>
      </w:r>
      <w:r w:rsidR="002455FB">
        <w:rPr>
          <w:rFonts w:ascii="Times New Roman" w:eastAsia="Times New Roman" w:hAnsi="Times New Roman" w:cs="Times New Roman"/>
          <w:sz w:val="24"/>
          <w:szCs w:val="24"/>
        </w:rPr>
        <w:t>adopted</w:t>
      </w:r>
      <w:r w:rsidRPr="00605F58">
        <w:rPr>
          <w:rFonts w:ascii="Times New Roman" w:eastAsia="Times New Roman" w:hAnsi="Times New Roman" w:cs="Times New Roman"/>
          <w:sz w:val="24"/>
          <w:szCs w:val="24"/>
        </w:rPr>
        <w:t xml:space="preserve"> </w:t>
      </w:r>
      <w:r w:rsidR="00D40D56">
        <w:rPr>
          <w:rFonts w:ascii="Times New Roman" w:eastAsia="Times New Roman" w:hAnsi="Times New Roman" w:cs="Times New Roman"/>
          <w:sz w:val="24"/>
          <w:szCs w:val="24"/>
        </w:rPr>
        <w:t>a</w:t>
      </w:r>
      <w:del w:id="447" w:author="Nathan Dorn" w:date="2026-02-19T11:15:00Z" w16du:dateUtc="2026-02-19T16:15:00Z">
        <w:r w:rsidR="00D40D56" w:rsidDel="00E3074E">
          <w:rPr>
            <w:rFonts w:ascii="Times New Roman" w:eastAsia="Times New Roman" w:hAnsi="Times New Roman" w:cs="Times New Roman"/>
            <w:sz w:val="24"/>
            <w:szCs w:val="24"/>
          </w:rPr>
          <w:delText xml:space="preserve"> </w:delText>
        </w:r>
        <w:r w:rsidR="00741993" w:rsidDel="00E3074E">
          <w:rPr>
            <w:rFonts w:ascii="Times New Roman" w:eastAsia="Times New Roman" w:hAnsi="Times New Roman" w:cs="Times New Roman"/>
            <w:sz w:val="24"/>
            <w:szCs w:val="24"/>
          </w:rPr>
          <w:delText>more</w:delText>
        </w:r>
        <w:r w:rsidR="00D40D56" w:rsidDel="00E3074E">
          <w:rPr>
            <w:rFonts w:ascii="Times New Roman" w:eastAsia="Times New Roman" w:hAnsi="Times New Roman" w:cs="Times New Roman"/>
            <w:sz w:val="24"/>
            <w:szCs w:val="24"/>
          </w:rPr>
          <w:delText xml:space="preserve"> </w:delText>
        </w:r>
        <w:r w:rsidR="00D262F0" w:rsidDel="00E3074E">
          <w:rPr>
            <w:rFonts w:ascii="Times New Roman" w:eastAsia="Times New Roman" w:hAnsi="Times New Roman" w:cs="Times New Roman"/>
            <w:sz w:val="24"/>
            <w:szCs w:val="24"/>
          </w:rPr>
          <w:delText>inclusive</w:delText>
        </w:r>
      </w:del>
      <w:ins w:id="448" w:author="Nathan Dorn" w:date="2026-02-19T11:15:00Z" w16du:dateUtc="2026-02-19T16:15:00Z">
        <w:r w:rsidR="00E3074E">
          <w:rPr>
            <w:rFonts w:ascii="Times New Roman" w:eastAsia="Times New Roman" w:hAnsi="Times New Roman" w:cs="Times New Roman"/>
            <w:sz w:val="24"/>
            <w:szCs w:val="24"/>
          </w:rPr>
          <w:t xml:space="preserve"> less stringent</w:t>
        </w:r>
      </w:ins>
      <w:r w:rsidR="00D40D56">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criteri</w:t>
      </w:r>
      <w:r w:rsidR="00FA00C9">
        <w:rPr>
          <w:rFonts w:ascii="Times New Roman" w:eastAsia="Times New Roman" w:hAnsi="Times New Roman" w:cs="Times New Roman"/>
          <w:sz w:val="24"/>
          <w:szCs w:val="24"/>
        </w:rPr>
        <w:t>on</w:t>
      </w:r>
      <w:r w:rsidR="00741993">
        <w:rPr>
          <w:rFonts w:ascii="Times New Roman" w:eastAsia="Times New Roman" w:hAnsi="Times New Roman" w:cs="Times New Roman"/>
          <w:sz w:val="24"/>
          <w:szCs w:val="24"/>
        </w:rPr>
        <w:t xml:space="preserve"> </w:t>
      </w:r>
      <w:ins w:id="449" w:author="Nathan Dorn" w:date="2026-02-19T11:15:00Z" w16du:dateUtc="2026-02-19T16:15:00Z">
        <w:r w:rsidR="00E3074E">
          <w:rPr>
            <w:rFonts w:ascii="Times New Roman" w:eastAsia="Times New Roman" w:hAnsi="Times New Roman" w:cs="Times New Roman"/>
            <w:sz w:val="24"/>
            <w:szCs w:val="24"/>
          </w:rPr>
          <w:t>of</w:t>
        </w:r>
      </w:ins>
      <w:del w:id="450" w:author="Nathan Dorn" w:date="2026-02-19T11:15:00Z" w16du:dateUtc="2026-02-19T16:15:00Z">
        <w:r w:rsidR="00741993" w:rsidDel="00E3074E">
          <w:rPr>
            <w:rFonts w:ascii="Times New Roman" w:eastAsia="Times New Roman" w:hAnsi="Times New Roman" w:cs="Times New Roman"/>
            <w:sz w:val="24"/>
            <w:szCs w:val="24"/>
          </w:rPr>
          <w:delText>-</w:delText>
        </w:r>
      </w:del>
      <w:r w:rsidR="00741993">
        <w:rPr>
          <w:rFonts w:ascii="Times New Roman" w:eastAsia="Times New Roman" w:hAnsi="Times New Roman" w:cs="Times New Roman"/>
          <w:sz w:val="24"/>
          <w:szCs w:val="24"/>
        </w:rPr>
        <w:t xml:space="preserve"> a doubling of </w:t>
      </w:r>
      <w:r w:rsidR="00650032">
        <w:rPr>
          <w:rFonts w:ascii="Times New Roman" w:eastAsia="Times New Roman" w:hAnsi="Times New Roman" w:cs="Times New Roman"/>
          <w:sz w:val="24"/>
          <w:szCs w:val="24"/>
        </w:rPr>
        <w:t>the population</w:t>
      </w:r>
      <w:r w:rsidR="00415B7A">
        <w:rPr>
          <w:rFonts w:ascii="Times New Roman" w:eastAsia="Times New Roman" w:hAnsi="Times New Roman" w:cs="Times New Roman"/>
          <w:sz w:val="24"/>
          <w:szCs w:val="24"/>
        </w:rPr>
        <w:t xml:space="preserve"> within the typical lifespan of the species</w:t>
      </w:r>
      <w:r w:rsidR="00D40D56">
        <w:rPr>
          <w:rFonts w:ascii="Times New Roman" w:eastAsia="Times New Roman" w:hAnsi="Times New Roman" w:cs="Times New Roman"/>
          <w:sz w:val="24"/>
          <w:szCs w:val="24"/>
        </w:rPr>
        <w:t>.</w:t>
      </w:r>
      <w:r w:rsidR="00415B7A">
        <w:rPr>
          <w:rFonts w:ascii="Times New Roman" w:eastAsia="Times New Roman" w:hAnsi="Times New Roman" w:cs="Times New Roman"/>
          <w:sz w:val="24"/>
          <w:szCs w:val="24"/>
        </w:rPr>
        <w:t xml:space="preserve">  </w:t>
      </w:r>
      <w:r w:rsidRPr="00605F58">
        <w:rPr>
          <w:rFonts w:ascii="Times New Roman" w:eastAsia="Gungsuh" w:hAnsi="Times New Roman" w:cs="Times New Roman"/>
          <w:sz w:val="24"/>
          <w:szCs w:val="24"/>
        </w:rPr>
        <w:t xml:space="preserve"> </w:t>
      </w:r>
    </w:p>
    <w:p w14:paraId="1CCA0FBA" w14:textId="3D31A311" w:rsidR="00242E53" w:rsidRPr="00605F58" w:rsidRDefault="00242E53" w:rsidP="00C74FEC">
      <w:pPr>
        <w:spacing w:line="480" w:lineRule="auto"/>
        <w:ind w:firstLine="720"/>
        <w:rPr>
          <w:rFonts w:ascii="Times New Roman" w:eastAsia="Times New Roman" w:hAnsi="Times New Roman" w:cs="Times New Roman"/>
          <w:sz w:val="24"/>
          <w:szCs w:val="24"/>
        </w:rPr>
      </w:pPr>
      <w:del w:id="451" w:author="Nathan Dorn" w:date="2026-02-19T11:35:00Z" w16du:dateUtc="2026-02-19T16:35:00Z">
        <w:r w:rsidRPr="00605F58" w:rsidDel="007D48D0">
          <w:rPr>
            <w:rFonts w:ascii="Times New Roman" w:eastAsia="Times New Roman" w:hAnsi="Times New Roman" w:cs="Times New Roman"/>
            <w:sz w:val="24"/>
            <w:szCs w:val="24"/>
          </w:rPr>
          <w:delText xml:space="preserve">In contrast to the </w:delText>
        </w:r>
        <w:r w:rsidR="00233996" w:rsidDel="007D48D0">
          <w:rPr>
            <w:rFonts w:ascii="Times New Roman" w:eastAsia="Times New Roman" w:hAnsi="Times New Roman" w:cs="Times New Roman"/>
            <w:sz w:val="24"/>
            <w:szCs w:val="24"/>
          </w:rPr>
          <w:delText>rate of the boom,</w:delText>
        </w:r>
      </w:del>
      <w:ins w:id="452" w:author="Nathan Dorn" w:date="2026-02-19T11:35:00Z" w16du:dateUtc="2026-02-19T16:35:00Z">
        <w:r w:rsidR="007D48D0">
          <w:rPr>
            <w:rFonts w:ascii="Times New Roman" w:eastAsia="Times New Roman" w:hAnsi="Times New Roman" w:cs="Times New Roman"/>
            <w:sz w:val="24"/>
            <w:szCs w:val="24"/>
          </w:rPr>
          <w:t xml:space="preserve">To </w:t>
        </w:r>
      </w:ins>
      <w:ins w:id="453" w:author="Nathan Dorn" w:date="2026-02-19T11:36:00Z" w16du:dateUtc="2026-02-19T16:36:00Z">
        <w:r w:rsidR="00637C12">
          <w:rPr>
            <w:rFonts w:ascii="Times New Roman" w:eastAsia="Times New Roman" w:hAnsi="Times New Roman" w:cs="Times New Roman"/>
            <w:sz w:val="24"/>
            <w:szCs w:val="24"/>
          </w:rPr>
          <w:t xml:space="preserve">quantitatively </w:t>
        </w:r>
      </w:ins>
      <w:ins w:id="454" w:author="Nathan Dorn" w:date="2026-02-19T11:35:00Z" w16du:dateUtc="2026-02-19T16:35:00Z">
        <w:r w:rsidR="00637C12">
          <w:rPr>
            <w:rFonts w:ascii="Times New Roman" w:eastAsia="Times New Roman" w:hAnsi="Times New Roman" w:cs="Times New Roman"/>
            <w:sz w:val="24"/>
            <w:szCs w:val="24"/>
          </w:rPr>
          <w:t>identify a p</w:t>
        </w:r>
      </w:ins>
      <w:ins w:id="455" w:author="Nathan Dorn" w:date="2026-02-19T11:36:00Z" w16du:dateUtc="2026-02-19T16:36:00Z">
        <w:r w:rsidR="00637C12">
          <w:rPr>
            <w:rFonts w:ascii="Times New Roman" w:eastAsia="Times New Roman" w:hAnsi="Times New Roman" w:cs="Times New Roman"/>
            <w:sz w:val="24"/>
            <w:szCs w:val="24"/>
          </w:rPr>
          <w:t>opulation bust</w:t>
        </w:r>
      </w:ins>
      <w:r w:rsidR="00233996">
        <w:rPr>
          <w:rFonts w:ascii="Times New Roman" w:eastAsia="Times New Roman" w:hAnsi="Times New Roman" w:cs="Times New Roman"/>
          <w:sz w:val="24"/>
          <w:szCs w:val="24"/>
        </w:rPr>
        <w:t xml:space="preserve"> </w:t>
      </w:r>
      <w:r w:rsidR="00BB5E60">
        <w:rPr>
          <w:rFonts w:ascii="Times New Roman" w:eastAsia="Times New Roman" w:hAnsi="Times New Roman" w:cs="Times New Roman"/>
          <w:sz w:val="24"/>
          <w:szCs w:val="24"/>
        </w:rPr>
        <w:t>a</w:t>
      </w:r>
      <w:r w:rsidR="00233996">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 xml:space="preserve">threshold </w:t>
      </w:r>
      <w:del w:id="456" w:author="Nathan Dorn" w:date="2026-02-19T11:36:00Z" w16du:dateUtc="2026-02-19T16:36:00Z">
        <w:r w:rsidRPr="00605F58" w:rsidDel="00637C12">
          <w:rPr>
            <w:rFonts w:ascii="Times New Roman" w:eastAsia="Times New Roman" w:hAnsi="Times New Roman" w:cs="Times New Roman"/>
            <w:sz w:val="24"/>
            <w:szCs w:val="24"/>
          </w:rPr>
          <w:delText>in magnitude of</w:delText>
        </w:r>
      </w:del>
      <w:r w:rsidRPr="00605F58">
        <w:rPr>
          <w:rFonts w:ascii="Times New Roman" w:eastAsia="Times New Roman" w:hAnsi="Times New Roman" w:cs="Times New Roman"/>
          <w:sz w:val="24"/>
          <w:szCs w:val="24"/>
        </w:rPr>
        <w:t xml:space="preserve"> 90% decline from the maximum population has frequently been adopted </w:t>
      </w:r>
      <w:del w:id="457" w:author="Nathan Dorn" w:date="2026-02-19T11:36:00Z" w16du:dateUtc="2026-02-19T16:36:00Z">
        <w:r w:rsidRPr="00605F58" w:rsidDel="00637C12">
          <w:rPr>
            <w:rFonts w:ascii="Times New Roman" w:eastAsia="Times New Roman" w:hAnsi="Times New Roman" w:cs="Times New Roman"/>
            <w:sz w:val="24"/>
            <w:szCs w:val="24"/>
          </w:rPr>
          <w:delText>for describing busts</w:delText>
        </w:r>
        <w:r w:rsidR="00DE2203" w:rsidDel="00637C12">
          <w:rPr>
            <w:rFonts w:ascii="Times New Roman" w:eastAsia="Times New Roman" w:hAnsi="Times New Roman" w:cs="Times New Roman"/>
            <w:sz w:val="24"/>
            <w:szCs w:val="24"/>
          </w:rPr>
          <w:delText xml:space="preserve"> </w:delText>
        </w:r>
      </w:del>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{"citationID":"nxNJbggv","properties":{"formattedCitation":"(Aagaard &amp; Lockwood 2016; Cooling {\\i{}et al.} 2012; Fern\\uc0\\u225{}ndez 2020; Simberloff &amp; Gibbons 2004)","plainCitation":"(Aagaard &amp; Lockwood 2016; Cooling et al. 2012; Fernández 2020; Simberloff &amp; Gibbons 2004)","noteIndex":0},"citationItems":[{"id":195,"uris":["http://zotero.org/users/9972654/items/GYZSSW44"],"itemData":{"id":195,"type":"article-journal","container-title":"Biological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J."}],"issued":{"date-parts":[["2012",6,23]]}}},{"id":60,"uris":["http://zotero.org/users/9972654/items/D98GJARG"],"itemData":{"id":60,"type":"article-journal","abstract":"The brown seaweed Sargassum muticum is one of the best-studied invasive marine species, although most studies are shortterm and focus on the expansion phase of invasion. Here I report 30 years of observations of the invasion of the north coast of Spain by S. muticum at regional (400 km coastline) and local scales (at the site where the invasion was first detected). At the local scale, this long-term series reveals a ‘boom-bust’ process where the expansion (‘boom’) phase lasted 12 years and the decline (‘bust’) was completed in 8 years. This cycle is supported by evidence at the regional scale. The impact of S. muticum on the recipient assemblages was only moderate during the initial ‘boom’ phase of the invasion and negligible afterwards. In conclusion, 30 years after its first observation in the region, Sargassum muticum can be considered an addition to the algal flora rather than a threat to the native assemblages.","container-title":"European Journal of Phycology","DOI":"10.1080/09670262.2020.1715489","ISSN":"0967-0262, 1469-4433","issue":"3","journalAbbreviation":"European Journal of Phycology","language":"en","page":"285-295","source":"DOI.org (Crossref)","title":"Boom-bust of &lt;i&gt;Sargassum muticum&lt;/i&gt; in northern Spain: 30 years of invasion","title-short":"Boom-bust of &lt;i&gt;Sargassum muticum&lt;/i&gt; in northern Spain","volume":"55","author":[{"family":"Fernández","given":"C."}],"issued":{"date-parts":[["2020",7,2]]}}},{"id":196,"uris":["http://zotero.org/users/9972654/items/JVY26T3K"],"itemData":{"id":196,"type":"article-journal","abstract":"Substantial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(Aagaard &amp; Lockwood 2016; Cooling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2012; Fernández 2020; Simberloff &amp; Gibbons 2004)</w:t>
      </w:r>
      <w:r w:rsidR="00DE2203">
        <w:rPr>
          <w:rFonts w:ascii="Times New Roman" w:eastAsia="Times New Roman" w:hAnsi="Times New Roman" w:cs="Times New Roman"/>
          <w:sz w:val="24"/>
          <w:szCs w:val="24"/>
        </w:rPr>
        <w:fldChar w:fldCharType="end"/>
      </w:r>
      <w:ins w:id="458" w:author="Nathan Dorn" w:date="2026-02-19T11:29:00Z" w16du:dateUtc="2026-02-19T16:29:00Z">
        <w:r w:rsidR="002102F0">
          <w:rPr>
            <w:rFonts w:ascii="Times New Roman" w:eastAsia="Times New Roman" w:hAnsi="Times New Roman" w:cs="Times New Roman"/>
            <w:sz w:val="24"/>
            <w:szCs w:val="24"/>
          </w:rPr>
          <w:t xml:space="preserve"> </w:t>
        </w:r>
      </w:ins>
      <w:ins w:id="459" w:author="Nathan Dorn" w:date="2026-02-19T11:30:00Z" w16du:dateUtc="2026-02-19T16:30:00Z">
        <w:r w:rsidR="00A62C4F">
          <w:rPr>
            <w:rFonts w:ascii="Times New Roman" w:eastAsia="Times New Roman" w:hAnsi="Times New Roman" w:cs="Times New Roman"/>
            <w:sz w:val="24"/>
            <w:szCs w:val="24"/>
          </w:rPr>
          <w:t xml:space="preserve">and similar </w:t>
        </w:r>
      </w:ins>
      <w:ins w:id="460" w:author="Nathan Dorn" w:date="2026-02-19T11:36:00Z" w16du:dateUtc="2026-02-19T16:36:00Z">
        <w:r w:rsidR="00637C12">
          <w:rPr>
            <w:rFonts w:ascii="Times New Roman" w:eastAsia="Times New Roman" w:hAnsi="Times New Roman" w:cs="Times New Roman"/>
            <w:sz w:val="24"/>
            <w:szCs w:val="24"/>
          </w:rPr>
          <w:t xml:space="preserve">types of </w:t>
        </w:r>
      </w:ins>
      <w:ins w:id="461" w:author="Nathan Dorn" w:date="2026-02-19T11:30:00Z" w16du:dateUtc="2026-02-19T16:30:00Z">
        <w:r w:rsidR="00A62C4F">
          <w:rPr>
            <w:rFonts w:ascii="Times New Roman" w:eastAsia="Times New Roman" w:hAnsi="Times New Roman" w:cs="Times New Roman"/>
            <w:sz w:val="24"/>
            <w:szCs w:val="24"/>
          </w:rPr>
          <w:t xml:space="preserve">90% </w:t>
        </w:r>
        <w:r w:rsidR="00FF570A">
          <w:rPr>
            <w:rFonts w:ascii="Times New Roman" w:eastAsia="Times New Roman" w:hAnsi="Times New Roman" w:cs="Times New Roman"/>
            <w:sz w:val="24"/>
            <w:szCs w:val="24"/>
          </w:rPr>
          <w:t xml:space="preserve">reductions have been used to identify </w:t>
        </w:r>
      </w:ins>
      <w:ins w:id="462" w:author="Nathan Dorn" w:date="2026-02-19T11:29:00Z" w16du:dateUtc="2026-02-19T16:29:00Z">
        <w:r w:rsidR="002102F0">
          <w:rPr>
            <w:rFonts w:ascii="Times New Roman" w:eastAsia="Times New Roman" w:hAnsi="Times New Roman" w:cs="Times New Roman"/>
            <w:sz w:val="24"/>
            <w:szCs w:val="24"/>
          </w:rPr>
          <w:t>collapsed populations</w:t>
        </w:r>
      </w:ins>
      <w:ins w:id="463" w:author="Nathan Dorn" w:date="2026-02-19T11:30:00Z" w16du:dateUtc="2026-02-19T16:30:00Z">
        <w:r w:rsidR="00A62C4F">
          <w:rPr>
            <w:rFonts w:ascii="Times New Roman" w:eastAsia="Times New Roman" w:hAnsi="Times New Roman" w:cs="Times New Roman"/>
            <w:sz w:val="24"/>
            <w:szCs w:val="24"/>
          </w:rPr>
          <w:t xml:space="preserve"> </w:t>
        </w:r>
        <w:r w:rsidR="00FF570A">
          <w:rPr>
            <w:rFonts w:ascii="Times New Roman" w:eastAsia="Times New Roman" w:hAnsi="Times New Roman" w:cs="Times New Roman"/>
            <w:sz w:val="24"/>
            <w:szCs w:val="24"/>
          </w:rPr>
          <w:t xml:space="preserve">of fish </w:t>
        </w:r>
        <w:commentRangeStart w:id="464"/>
        <w:r w:rsidR="00A62C4F">
          <w:rPr>
            <w:rFonts w:ascii="Times New Roman" w:eastAsia="Times New Roman" w:hAnsi="Times New Roman" w:cs="Times New Roman"/>
            <w:sz w:val="24"/>
            <w:szCs w:val="24"/>
          </w:rPr>
          <w:t>(</w:t>
        </w:r>
      </w:ins>
      <w:ins w:id="465" w:author="Nathan Dorn" w:date="2026-02-19T11:37:00Z" w16du:dateUtc="2026-02-19T16:37:00Z">
        <w:r w:rsidR="00637C12">
          <w:rPr>
            <w:rFonts w:ascii="Times New Roman" w:eastAsia="Times New Roman" w:hAnsi="Times New Roman" w:cs="Times New Roman"/>
            <w:sz w:val="24"/>
            <w:szCs w:val="24"/>
          </w:rPr>
          <w:t xml:space="preserve">e.g., </w:t>
        </w:r>
      </w:ins>
      <w:ins w:id="466" w:author="Nathan Dorn" w:date="2026-02-19T11:30:00Z" w16du:dateUtc="2026-02-19T16:30:00Z">
        <w:r w:rsidR="00A62C4F">
          <w:rPr>
            <w:rFonts w:ascii="Times New Roman" w:eastAsia="Times New Roman" w:hAnsi="Times New Roman" w:cs="Times New Roman"/>
            <w:sz w:val="24"/>
            <w:szCs w:val="24"/>
          </w:rPr>
          <w:t>Pinsky</w:t>
        </w:r>
        <w:r w:rsidR="00FF570A">
          <w:rPr>
            <w:rFonts w:ascii="Times New Roman" w:eastAsia="Times New Roman" w:hAnsi="Times New Roman" w:cs="Times New Roman"/>
            <w:sz w:val="24"/>
            <w:szCs w:val="24"/>
          </w:rPr>
          <w:t xml:space="preserve"> et al. 2011)</w:t>
        </w:r>
      </w:ins>
      <w:r w:rsidRPr="00605F58">
        <w:rPr>
          <w:rFonts w:ascii="Times New Roman" w:eastAsia="Times New Roman" w:hAnsi="Times New Roman" w:cs="Times New Roman"/>
          <w:sz w:val="24"/>
          <w:szCs w:val="24"/>
        </w:rPr>
        <w:t xml:space="preserve">. </w:t>
      </w:r>
      <w:commentRangeEnd w:id="464"/>
      <w:r w:rsidR="009F16CE" w:rsidRPr="00605F58">
        <w:rPr>
          <w:rStyle w:val="CommentReference"/>
          <w:rFonts w:ascii="Times New Roman" w:eastAsia="Times New Roman" w:hAnsi="Times New Roman" w:cs="Times New Roman"/>
          <w:sz w:val="24"/>
          <w:szCs w:val="24"/>
        </w:rPr>
        <w:commentReference w:id="464"/>
      </w:r>
      <w:r w:rsidRPr="00605F58">
        <w:rPr>
          <w:rFonts w:ascii="Times New Roman" w:eastAsia="Times New Roman" w:hAnsi="Times New Roman" w:cs="Times New Roman"/>
          <w:sz w:val="24"/>
          <w:szCs w:val="24"/>
        </w:rPr>
        <w:t xml:space="preserve"> </w:t>
      </w:r>
      <w:commentRangeStart w:id="467"/>
      <w:r w:rsidR="004B69F4">
        <w:rPr>
          <w:rFonts w:ascii="Times New Roman" w:eastAsia="Times New Roman" w:hAnsi="Times New Roman" w:cs="Times New Roman"/>
          <w:sz w:val="24"/>
          <w:szCs w:val="24"/>
        </w:rPr>
        <w:t xml:space="preserve">The </w:t>
      </w:r>
      <w:r w:rsidRPr="00605F58">
        <w:rPr>
          <w:rFonts w:ascii="Times New Roman" w:eastAsia="Times New Roman" w:hAnsi="Times New Roman" w:cs="Times New Roman"/>
          <w:sz w:val="24"/>
          <w:szCs w:val="24"/>
        </w:rPr>
        <w:t>rate</w:t>
      </w:r>
      <w:r w:rsidR="001D1486">
        <w:rPr>
          <w:rFonts w:ascii="Times New Roman" w:eastAsia="Times New Roman" w:hAnsi="Times New Roman" w:cs="Times New Roman"/>
          <w:sz w:val="24"/>
          <w:szCs w:val="24"/>
        </w:rPr>
        <w:t xml:space="preserve"> of that decline</w:t>
      </w:r>
      <w:r w:rsidR="004E7D23">
        <w:rPr>
          <w:rFonts w:ascii="Times New Roman" w:eastAsia="Times New Roman" w:hAnsi="Times New Roman" w:cs="Times New Roman"/>
          <w:sz w:val="24"/>
          <w:szCs w:val="24"/>
        </w:rPr>
        <w:t xml:space="preserve"> and the number of year</w:t>
      </w:r>
      <w:ins w:id="468" w:author="Nathan Dorn" w:date="2026-02-19T11:35:00Z" w16du:dateUtc="2026-02-19T16:35:00Z">
        <w:r w:rsidR="007D48D0">
          <w:rPr>
            <w:rFonts w:ascii="Times New Roman" w:eastAsia="Times New Roman" w:hAnsi="Times New Roman" w:cs="Times New Roman"/>
            <w:sz w:val="24"/>
            <w:szCs w:val="24"/>
          </w:rPr>
          <w:t>s</w:t>
        </w:r>
      </w:ins>
      <w:r w:rsidR="004E7D23">
        <w:rPr>
          <w:rFonts w:ascii="Times New Roman" w:eastAsia="Times New Roman" w:hAnsi="Times New Roman" w:cs="Times New Roman"/>
          <w:sz w:val="24"/>
          <w:szCs w:val="24"/>
        </w:rPr>
        <w:t xml:space="preserve"> to be considered </w:t>
      </w:r>
      <w:ins w:id="469" w:author="Nathan Dorn" w:date="2026-02-19T11:32:00Z" w16du:dateUtc="2026-02-19T16:32:00Z">
        <w:r w:rsidR="009F16CE">
          <w:rPr>
            <w:rFonts w:ascii="Times New Roman" w:eastAsia="Times New Roman" w:hAnsi="Times New Roman" w:cs="Times New Roman"/>
            <w:sz w:val="24"/>
            <w:szCs w:val="24"/>
          </w:rPr>
          <w:t>a bust (</w:t>
        </w:r>
        <w:r w:rsidR="00882ED0">
          <w:rPr>
            <w:rFonts w:ascii="Times New Roman" w:eastAsia="Times New Roman" w:hAnsi="Times New Roman" w:cs="Times New Roman"/>
            <w:sz w:val="24"/>
            <w:szCs w:val="24"/>
          </w:rPr>
          <w:t xml:space="preserve">i.e., </w:t>
        </w:r>
      </w:ins>
      <w:r w:rsidR="00F159AF">
        <w:rPr>
          <w:rFonts w:ascii="Times New Roman" w:eastAsia="Times New Roman" w:hAnsi="Times New Roman" w:cs="Times New Roman"/>
          <w:sz w:val="24"/>
          <w:szCs w:val="24"/>
        </w:rPr>
        <w:t>sustained</w:t>
      </w:r>
      <w:ins w:id="470" w:author="Nathan Dorn" w:date="2026-02-19T11:32:00Z" w16du:dateUtc="2026-02-19T16:32:00Z">
        <w:r w:rsidR="009F16CE">
          <w:rPr>
            <w:rFonts w:ascii="Times New Roman" w:eastAsia="Times New Roman" w:hAnsi="Times New Roman" w:cs="Times New Roman"/>
            <w:sz w:val="24"/>
            <w:szCs w:val="24"/>
          </w:rPr>
          <w:t xml:space="preserve"> low</w:t>
        </w:r>
        <w:r w:rsidR="00882ED0">
          <w:rPr>
            <w:rFonts w:ascii="Times New Roman" w:eastAsia="Times New Roman" w:hAnsi="Times New Roman" w:cs="Times New Roman"/>
            <w:sz w:val="24"/>
            <w:szCs w:val="24"/>
          </w:rPr>
          <w:t xml:space="preserve"> abundance)</w:t>
        </w:r>
      </w:ins>
      <w:r w:rsidR="00ED242C">
        <w:rPr>
          <w:rFonts w:ascii="Times New Roman" w:eastAsia="Times New Roman" w:hAnsi="Times New Roman" w:cs="Times New Roman"/>
          <w:sz w:val="24"/>
          <w:szCs w:val="24"/>
        </w:rPr>
        <w:t xml:space="preserve"> has been used in one study</w:t>
      </w:r>
      <w:r w:rsidR="00AB291E">
        <w:rPr>
          <w:rFonts w:ascii="Times New Roman" w:eastAsia="Times New Roman" w:hAnsi="Times New Roman" w:cs="Times New Roman"/>
          <w:sz w:val="24"/>
          <w:szCs w:val="24"/>
        </w:rPr>
        <w:t xml:space="preserve"> focused on birds</w:t>
      </w:r>
      <w:r w:rsidRPr="00605F58">
        <w:rPr>
          <w:rFonts w:ascii="Times New Roman" w:eastAsia="Gungsuh" w:hAnsi="Times New Roman" w:cs="Times New Roman"/>
          <w:sz w:val="24"/>
          <w:szCs w:val="24"/>
        </w:rPr>
        <w:t xml:space="preserve"> (≥90% decline within 10 years</w:t>
      </w:r>
      <w:r w:rsidR="00F159AF">
        <w:rPr>
          <w:rFonts w:ascii="Times New Roman" w:eastAsia="Gungsuh" w:hAnsi="Times New Roman" w:cs="Times New Roman"/>
          <w:sz w:val="24"/>
          <w:szCs w:val="24"/>
        </w:rPr>
        <w:t xml:space="preserve">, </w:t>
      </w:r>
      <w:r w:rsidR="00F159AF" w:rsidRPr="00605F58">
        <w:rPr>
          <w:rFonts w:ascii="Times New Roman" w:eastAsia="Times New Roman" w:hAnsi="Times New Roman" w:cs="Times New Roman"/>
          <w:sz w:val="24"/>
          <w:szCs w:val="24"/>
        </w:rPr>
        <w:t>≥</w:t>
      </w:r>
      <w:r w:rsidR="00F159AF">
        <w:rPr>
          <w:rFonts w:ascii="Times New Roman" w:eastAsia="Times New Roman" w:hAnsi="Times New Roman" w:cs="Times New Roman"/>
          <w:sz w:val="24"/>
          <w:szCs w:val="24"/>
        </w:rPr>
        <w:t xml:space="preserve"> 3 years, respectively</w:t>
      </w:r>
      <w:r w:rsidRPr="00605F58">
        <w:rPr>
          <w:rFonts w:ascii="Times New Roman" w:eastAsia="Gungsuh" w:hAnsi="Times New Roman" w:cs="Times New Roman"/>
          <w:sz w:val="24"/>
          <w:szCs w:val="24"/>
        </w:rPr>
        <w:t>;</w:t>
      </w:r>
      <w:r w:rsidR="00DE2203">
        <w:rPr>
          <w:rFonts w:ascii="Times New Roman" w:eastAsia="Gungsuh" w:hAnsi="Times New Roman" w:cs="Times New Roman"/>
          <w:sz w:val="24"/>
          <w:szCs w:val="24"/>
        </w:rPr>
        <w:t xml:space="preserve"> </w:t>
      </w:r>
      <w:r w:rsidR="00DE2203">
        <w:rPr>
          <w:rFonts w:ascii="Times New Roman" w:eastAsia="Gungsuh" w:hAnsi="Times New Roman" w:cs="Times New Roman"/>
          <w:sz w:val="24"/>
          <w:szCs w:val="24"/>
        </w:rPr>
        <w:fldChar w:fldCharType="begin"/>
      </w:r>
      <w:r w:rsidR="001C38E8">
        <w:rPr>
          <w:rFonts w:ascii="Times New Roman" w:eastAsia="Gungsuh" w:hAnsi="Times New Roman" w:cs="Times New Roman"/>
          <w:sz w:val="24"/>
          <w:szCs w:val="24"/>
        </w:rPr>
        <w:instrText xml:space="preserve"> ADDIN ZOTERO_ITEM CSL_CITATION {"citationID":"KOwhMHH0","properties":{"formattedCitation":"(Aagaard &amp; Lockwood 2016)","plainCitation":"(Aagaard &amp; Lockwood 2016)","dontUpdate":true,"noteIndex":0},"citationItems":[{"id":195,"uris":["http://zotero.org/users/9972654/items/GYZSSW44"],"itemData":{"id":195,"type":"article-journal","container-title":"Biological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DE2203">
        <w:rPr>
          <w:rFonts w:ascii="Times New Roman" w:eastAsia="Gungsuh" w:hAnsi="Times New Roman" w:cs="Times New Roman"/>
          <w:sz w:val="24"/>
          <w:szCs w:val="24"/>
        </w:rPr>
        <w:fldChar w:fldCharType="separate"/>
      </w:r>
      <w:r w:rsidR="00DE2203" w:rsidRPr="00DE2203">
        <w:rPr>
          <w:rFonts w:ascii="Times New Roman" w:hAnsi="Times New Roman" w:cs="Times New Roman"/>
          <w:sz w:val="24"/>
        </w:rPr>
        <w:t>Aagaard &amp; Lockwood 2016)</w:t>
      </w:r>
      <w:r w:rsidR="00DE2203">
        <w:rPr>
          <w:rFonts w:ascii="Times New Roman" w:eastAsia="Gungsuh" w:hAnsi="Times New Roman" w:cs="Times New Roman"/>
          <w:sz w:val="24"/>
          <w:szCs w:val="24"/>
        </w:rPr>
        <w:fldChar w:fldCharType="end"/>
      </w:r>
      <w:r w:rsidRPr="00605F58">
        <w:rPr>
          <w:rFonts w:ascii="Times New Roman" w:eastAsia="Times New Roman" w:hAnsi="Times New Roman" w:cs="Times New Roman"/>
          <w:sz w:val="24"/>
          <w:szCs w:val="24"/>
        </w:rPr>
        <w:t xml:space="preserve">. </w:t>
      </w:r>
      <w:commentRangeEnd w:id="467"/>
      <w:r w:rsidR="007D48D0">
        <w:rPr>
          <w:rStyle w:val="CommentReference"/>
          <w:rFonts w:ascii="Times New Roman" w:eastAsia="Times New Roman" w:hAnsi="Times New Roman" w:cs="Times New Roman"/>
          <w:sz w:val="24"/>
          <w:szCs w:val="24"/>
        </w:rPr>
        <w:commentReference w:id="467"/>
      </w:r>
      <w:r w:rsidR="00007899">
        <w:rPr>
          <w:rFonts w:ascii="Times New Roman" w:eastAsia="Times New Roman" w:hAnsi="Times New Roman" w:cs="Times New Roman"/>
          <w:sz w:val="24"/>
          <w:szCs w:val="24"/>
        </w:rPr>
        <w:t xml:space="preserve"> </w:t>
      </w:r>
      <w:del w:id="471" w:author="Nathan Dorn" w:date="2026-02-19T11:37:00Z" w16du:dateUtc="2026-02-19T16:37:00Z">
        <w:r w:rsidR="00722159" w:rsidDel="00637C12">
          <w:rPr>
            <w:rFonts w:ascii="Times New Roman" w:eastAsia="Times New Roman" w:hAnsi="Times New Roman" w:cs="Times New Roman"/>
            <w:sz w:val="24"/>
            <w:szCs w:val="24"/>
          </w:rPr>
          <w:delText>But to</w:delText>
        </w:r>
      </w:del>
      <w:ins w:id="472" w:author="Nathan Dorn" w:date="2026-02-19T11:37:00Z" w16du:dateUtc="2026-02-19T16:37:00Z">
        <w:r w:rsidR="00637C12">
          <w:rPr>
            <w:rFonts w:ascii="Times New Roman" w:eastAsia="Times New Roman" w:hAnsi="Times New Roman" w:cs="Times New Roman"/>
            <w:sz w:val="24"/>
            <w:szCs w:val="24"/>
          </w:rPr>
          <w:t>We scaled the rate to the species longevity</w:t>
        </w:r>
        <w:r w:rsidR="00812BC0">
          <w:rPr>
            <w:rFonts w:ascii="Times New Roman" w:eastAsia="Times New Roman" w:hAnsi="Times New Roman" w:cs="Times New Roman"/>
            <w:sz w:val="24"/>
            <w:szCs w:val="24"/>
          </w:rPr>
          <w:t xml:space="preserve"> to</w:t>
        </w:r>
      </w:ins>
      <w:r w:rsidR="00722159">
        <w:rPr>
          <w:rFonts w:ascii="Times New Roman" w:eastAsia="Times New Roman" w:hAnsi="Times New Roman" w:cs="Times New Roman"/>
          <w:sz w:val="24"/>
          <w:szCs w:val="24"/>
        </w:rPr>
        <w:t xml:space="preserve"> accommodate disparate longevities between the different</w:t>
      </w:r>
      <w:del w:id="473" w:author="Nathan Dorn" w:date="2026-02-19T11:16:00Z" w16du:dateUtc="2026-02-19T16:16:00Z">
        <w:r w:rsidR="00722159" w:rsidDel="003A53A6">
          <w:rPr>
            <w:rFonts w:ascii="Times New Roman" w:eastAsia="Times New Roman" w:hAnsi="Times New Roman" w:cs="Times New Roman"/>
            <w:sz w:val="24"/>
            <w:szCs w:val="24"/>
          </w:rPr>
          <w:delText xml:space="preserve"> </w:delText>
        </w:r>
        <w:r w:rsidR="00AB291E" w:rsidDel="003A53A6">
          <w:rPr>
            <w:rFonts w:ascii="Times New Roman" w:eastAsia="Times New Roman" w:hAnsi="Times New Roman" w:cs="Times New Roman"/>
            <w:sz w:val="24"/>
            <w:szCs w:val="24"/>
          </w:rPr>
          <w:delText>taxonomic groups</w:delText>
        </w:r>
      </w:del>
      <w:ins w:id="474" w:author="Nathan Dorn" w:date="2026-02-19T11:16:00Z" w16du:dateUtc="2026-02-19T16:16:00Z">
        <w:r w:rsidR="003A53A6">
          <w:rPr>
            <w:rFonts w:ascii="Times New Roman" w:eastAsia="Times New Roman" w:hAnsi="Times New Roman" w:cs="Times New Roman"/>
            <w:sz w:val="24"/>
            <w:szCs w:val="24"/>
          </w:rPr>
          <w:t xml:space="preserve"> life histories</w:t>
        </w:r>
      </w:ins>
      <w:del w:id="475" w:author="Nathan Dorn" w:date="2026-02-19T11:37:00Z" w16du:dateUtc="2026-02-19T16:37:00Z">
        <w:r w:rsidR="00DE7CC2" w:rsidDel="00812BC0">
          <w:rPr>
            <w:rFonts w:ascii="Times New Roman" w:eastAsia="Times New Roman" w:hAnsi="Times New Roman" w:cs="Times New Roman"/>
            <w:sz w:val="24"/>
            <w:szCs w:val="24"/>
          </w:rPr>
          <w:delText>,</w:delText>
        </w:r>
      </w:del>
      <w:r w:rsidR="005D1DBB">
        <w:rPr>
          <w:rFonts w:ascii="Times New Roman" w:eastAsia="Times New Roman" w:hAnsi="Times New Roman" w:cs="Times New Roman"/>
          <w:sz w:val="24"/>
          <w:szCs w:val="24"/>
        </w:rPr>
        <w:t xml:space="preserve"> </w:t>
      </w:r>
      <w:del w:id="476" w:author="Nathan Dorn" w:date="2026-02-19T11:37:00Z" w16du:dateUtc="2026-02-19T16:37:00Z">
        <w:r w:rsidR="00AB291E" w:rsidDel="00812BC0">
          <w:rPr>
            <w:rFonts w:ascii="Times New Roman" w:eastAsia="Times New Roman" w:hAnsi="Times New Roman" w:cs="Times New Roman"/>
            <w:sz w:val="24"/>
            <w:szCs w:val="24"/>
          </w:rPr>
          <w:delText>we</w:delText>
        </w:r>
        <w:r w:rsidR="005D1DBB" w:rsidDel="00812BC0">
          <w:rPr>
            <w:rFonts w:ascii="Times New Roman" w:eastAsia="Times New Roman" w:hAnsi="Times New Roman" w:cs="Times New Roman"/>
            <w:sz w:val="24"/>
            <w:szCs w:val="24"/>
          </w:rPr>
          <w:delText xml:space="preserve"> scaled</w:delText>
        </w:r>
        <w:r w:rsidR="00AB291E" w:rsidDel="00812BC0">
          <w:rPr>
            <w:rFonts w:ascii="Times New Roman" w:eastAsia="Times New Roman" w:hAnsi="Times New Roman" w:cs="Times New Roman"/>
            <w:sz w:val="24"/>
            <w:szCs w:val="24"/>
          </w:rPr>
          <w:delText xml:space="preserve"> the rate</w:delText>
        </w:r>
        <w:r w:rsidR="005D1DBB" w:rsidDel="00812BC0">
          <w:rPr>
            <w:rFonts w:ascii="Times New Roman" w:eastAsia="Times New Roman" w:hAnsi="Times New Roman" w:cs="Times New Roman"/>
            <w:sz w:val="24"/>
            <w:szCs w:val="24"/>
          </w:rPr>
          <w:delText xml:space="preserve"> by</w:delText>
        </w:r>
      </w:del>
      <w:del w:id="477" w:author="Nathan Dorn" w:date="2026-02-19T11:16:00Z" w16du:dateUtc="2026-02-19T16:16:00Z">
        <w:r w:rsidR="005D1DBB" w:rsidDel="003A53A6">
          <w:rPr>
            <w:rFonts w:ascii="Times New Roman" w:eastAsia="Times New Roman" w:hAnsi="Times New Roman" w:cs="Times New Roman"/>
            <w:sz w:val="24"/>
            <w:szCs w:val="24"/>
          </w:rPr>
          <w:delText xml:space="preserve"> the</w:delText>
        </w:r>
      </w:del>
      <w:del w:id="478" w:author="Nathan Dorn" w:date="2026-02-19T11:37:00Z" w16du:dateUtc="2026-02-19T16:37:00Z">
        <w:r w:rsidR="005D1DBB" w:rsidDel="00812BC0">
          <w:rPr>
            <w:rFonts w:ascii="Times New Roman" w:eastAsia="Times New Roman" w:hAnsi="Times New Roman" w:cs="Times New Roman"/>
            <w:sz w:val="24"/>
            <w:szCs w:val="24"/>
          </w:rPr>
          <w:delText xml:space="preserve"> species longevity</w:delText>
        </w:r>
        <w:r w:rsidR="00F70812" w:rsidDel="00812BC0">
          <w:rPr>
            <w:rFonts w:ascii="Times New Roman" w:eastAsia="Times New Roman" w:hAnsi="Times New Roman" w:cs="Times New Roman"/>
            <w:sz w:val="24"/>
            <w:szCs w:val="24"/>
          </w:rPr>
          <w:delText xml:space="preserve"> -</w:delText>
        </w:r>
        <w:r w:rsidR="005D1DBB" w:rsidDel="00812BC0">
          <w:rPr>
            <w:rFonts w:ascii="Times New Roman" w:eastAsia="Times New Roman" w:hAnsi="Times New Roman" w:cs="Times New Roman"/>
            <w:sz w:val="24"/>
            <w:szCs w:val="24"/>
          </w:rPr>
          <w:delText xml:space="preserve"> a </w:delText>
        </w:r>
      </w:del>
      <w:ins w:id="479" w:author="Nathan Dorn" w:date="2026-02-19T11:37:00Z" w16du:dateUtc="2026-02-19T16:37:00Z">
        <w:r w:rsidR="00812BC0">
          <w:rPr>
            <w:rFonts w:ascii="Times New Roman" w:eastAsia="Times New Roman" w:hAnsi="Times New Roman" w:cs="Times New Roman"/>
            <w:sz w:val="24"/>
            <w:szCs w:val="24"/>
          </w:rPr>
          <w:t xml:space="preserve">; the </w:t>
        </w:r>
      </w:ins>
      <w:r w:rsidR="005D1DBB">
        <w:rPr>
          <w:rFonts w:ascii="Times New Roman" w:eastAsia="Times New Roman" w:hAnsi="Times New Roman" w:cs="Times New Roman"/>
          <w:sz w:val="24"/>
          <w:szCs w:val="24"/>
        </w:rPr>
        <w:t xml:space="preserve">population must decline by at least 50% from the maximum within one </w:t>
      </w:r>
      <w:commentRangeStart w:id="480"/>
      <w:r w:rsidR="005D1DBB">
        <w:rPr>
          <w:rFonts w:ascii="Times New Roman" w:eastAsia="Times New Roman" w:hAnsi="Times New Roman" w:cs="Times New Roman"/>
          <w:sz w:val="24"/>
          <w:szCs w:val="24"/>
        </w:rPr>
        <w:t xml:space="preserve">typical </w:t>
      </w:r>
      <w:commentRangeEnd w:id="480"/>
      <w:r w:rsidR="00812BC0">
        <w:rPr>
          <w:rStyle w:val="CommentReference"/>
          <w:rFonts w:ascii="Times New Roman" w:eastAsia="Times New Roman" w:hAnsi="Times New Roman" w:cs="Times New Roman"/>
          <w:sz w:val="24"/>
          <w:szCs w:val="24"/>
        </w:rPr>
        <w:commentReference w:id="480"/>
      </w:r>
      <w:r w:rsidR="005D1DBB">
        <w:rPr>
          <w:rFonts w:ascii="Times New Roman" w:eastAsia="Times New Roman" w:hAnsi="Times New Roman" w:cs="Times New Roman"/>
          <w:sz w:val="24"/>
          <w:szCs w:val="24"/>
        </w:rPr>
        <w:t>life span of the species.</w:t>
      </w:r>
      <w:r w:rsidR="00722159">
        <w:rPr>
          <w:rFonts w:ascii="Times New Roman" w:eastAsia="Times New Roman" w:hAnsi="Times New Roman" w:cs="Times New Roman"/>
          <w:sz w:val="24"/>
          <w:szCs w:val="24"/>
        </w:rPr>
        <w:t xml:space="preserve"> </w:t>
      </w:r>
    </w:p>
    <w:p w14:paraId="7A47EA25" w14:textId="4DB8E6A8" w:rsidR="00242E53" w:rsidRPr="00605F58" w:rsidRDefault="00242E53" w:rsidP="00242E53">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Combining th</w:t>
      </w:r>
      <w:del w:id="481" w:author="Nathan Dorn" w:date="2026-02-19T11:38:00Z" w16du:dateUtc="2026-02-19T16:38:00Z">
        <w:r w:rsidRPr="00605F58" w:rsidDel="00812BC0">
          <w:rPr>
            <w:rFonts w:ascii="Times New Roman" w:eastAsia="Times New Roman" w:hAnsi="Times New Roman" w:cs="Times New Roman"/>
            <w:sz w:val="24"/>
            <w:szCs w:val="24"/>
          </w:rPr>
          <w:delText>es</w:delText>
        </w:r>
      </w:del>
      <w:r w:rsidRPr="00605F58">
        <w:rPr>
          <w:rFonts w:ascii="Times New Roman" w:eastAsia="Times New Roman" w:hAnsi="Times New Roman" w:cs="Times New Roman"/>
          <w:sz w:val="24"/>
          <w:szCs w:val="24"/>
        </w:rPr>
        <w:t xml:space="preserve">e </w:t>
      </w:r>
      <w:r w:rsidR="00C922F6">
        <w:rPr>
          <w:rFonts w:ascii="Times New Roman" w:eastAsia="Times New Roman" w:hAnsi="Times New Roman" w:cs="Times New Roman"/>
          <w:sz w:val="24"/>
          <w:szCs w:val="24"/>
        </w:rPr>
        <w:t>criteri</w:t>
      </w:r>
      <w:r w:rsidR="00F147C5">
        <w:rPr>
          <w:rFonts w:ascii="Times New Roman" w:eastAsia="Times New Roman" w:hAnsi="Times New Roman" w:cs="Times New Roman"/>
          <w:sz w:val="24"/>
          <w:szCs w:val="24"/>
        </w:rPr>
        <w:t>a</w:t>
      </w:r>
      <w:r w:rsidR="00D856F8">
        <w:rPr>
          <w:rFonts w:ascii="Times New Roman" w:eastAsia="Times New Roman" w:hAnsi="Times New Roman" w:cs="Times New Roman"/>
          <w:sz w:val="24"/>
          <w:szCs w:val="24"/>
        </w:rPr>
        <w:t>,</w:t>
      </w:r>
      <w:r w:rsidR="00C922F6">
        <w:rPr>
          <w:rFonts w:ascii="Times New Roman" w:eastAsia="Times New Roman" w:hAnsi="Times New Roman" w:cs="Times New Roman"/>
          <w:sz w:val="24"/>
          <w:szCs w:val="24"/>
        </w:rPr>
        <w:t xml:space="preserve"> b</w:t>
      </w:r>
      <w:r w:rsidRPr="00605F58">
        <w:rPr>
          <w:rFonts w:ascii="Times New Roman" w:eastAsia="Times New Roman" w:hAnsi="Times New Roman" w:cs="Times New Roman"/>
          <w:sz w:val="24"/>
          <w:szCs w:val="24"/>
        </w:rPr>
        <w:t>oom-bust</w:t>
      </w:r>
      <w:r w:rsidR="00D856F8">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w:t>
      </w:r>
      <w:ins w:id="482" w:author="Nathan Dorn" w:date="2026-02-19T11:38:00Z" w16du:dateUtc="2026-02-19T16:38:00Z">
        <w:r w:rsidR="00812BC0">
          <w:rPr>
            <w:rFonts w:ascii="Times New Roman" w:eastAsia="Times New Roman" w:hAnsi="Times New Roman" w:cs="Times New Roman"/>
            <w:sz w:val="24"/>
            <w:szCs w:val="24"/>
          </w:rPr>
          <w:t xml:space="preserve">dynamics were </w:t>
        </w:r>
      </w:ins>
      <w:del w:id="483" w:author="Nathan Dorn" w:date="2026-02-19T11:38:00Z" w16du:dateUtc="2026-02-19T16:38:00Z">
        <w:r w:rsidR="00C922F6" w:rsidDel="00812BC0">
          <w:rPr>
            <w:rFonts w:ascii="Times New Roman" w:eastAsia="Times New Roman" w:hAnsi="Times New Roman" w:cs="Times New Roman"/>
            <w:sz w:val="24"/>
            <w:szCs w:val="24"/>
          </w:rPr>
          <w:delText xml:space="preserve">can be </w:delText>
        </w:r>
      </w:del>
      <w:r w:rsidR="00C922F6">
        <w:rPr>
          <w:rFonts w:ascii="Times New Roman" w:eastAsia="Times New Roman" w:hAnsi="Times New Roman" w:cs="Times New Roman"/>
          <w:sz w:val="24"/>
          <w:szCs w:val="24"/>
        </w:rPr>
        <w:t xml:space="preserve">defined </w:t>
      </w:r>
      <w:del w:id="484" w:author="Nathan Dorn" w:date="2026-02-19T11:38:00Z" w16du:dateUtc="2026-02-19T16:38:00Z">
        <w:r w:rsidR="00641029" w:rsidDel="00812BC0">
          <w:rPr>
            <w:rFonts w:ascii="Times New Roman" w:eastAsia="Times New Roman" w:hAnsi="Times New Roman" w:cs="Times New Roman"/>
            <w:sz w:val="24"/>
            <w:szCs w:val="24"/>
          </w:rPr>
          <w:delText>i</w:delText>
        </w:r>
        <w:r w:rsidRPr="00605F58" w:rsidDel="00812BC0">
          <w:rPr>
            <w:rFonts w:ascii="Times New Roman" w:eastAsia="Times New Roman" w:hAnsi="Times New Roman" w:cs="Times New Roman"/>
            <w:sz w:val="24"/>
            <w:szCs w:val="24"/>
          </w:rPr>
          <w:delText xml:space="preserve">n invasions </w:delText>
        </w:r>
      </w:del>
      <w:r w:rsidRPr="00605F58">
        <w:rPr>
          <w:rFonts w:ascii="Times New Roman" w:eastAsia="Times New Roman" w:hAnsi="Times New Roman" w:cs="Times New Roman"/>
          <w:sz w:val="24"/>
          <w:szCs w:val="24"/>
        </w:rPr>
        <w:t xml:space="preserve">as a sequence of three phases 1) </w:t>
      </w:r>
      <w:r w:rsidR="00D856F8">
        <w:rPr>
          <w:rFonts w:ascii="Times New Roman" w:eastAsia="Times New Roman" w:hAnsi="Times New Roman" w:cs="Times New Roman"/>
          <w:sz w:val="24"/>
          <w:szCs w:val="24"/>
        </w:rPr>
        <w:t>low abundance</w:t>
      </w:r>
      <w:r w:rsidRPr="00605F58">
        <w:rPr>
          <w:rFonts w:ascii="Times New Roman" w:eastAsia="Times New Roman" w:hAnsi="Times New Roman" w:cs="Times New Roman"/>
          <w:sz w:val="24"/>
          <w:szCs w:val="24"/>
        </w:rPr>
        <w:t xml:space="preserve"> phase, 2)</w:t>
      </w:r>
      <w:r w:rsidR="00E37123">
        <w:rPr>
          <w:rFonts w:ascii="Times New Roman" w:eastAsia="Times New Roman" w:hAnsi="Times New Roman" w:cs="Times New Roman"/>
          <w:sz w:val="24"/>
          <w:szCs w:val="24"/>
        </w:rPr>
        <w:t xml:space="preserve"> </w:t>
      </w:r>
      <w:r w:rsidR="00FB3216">
        <w:rPr>
          <w:rFonts w:ascii="Times New Roman" w:eastAsia="Times New Roman" w:hAnsi="Times New Roman" w:cs="Times New Roman"/>
          <w:sz w:val="24"/>
          <w:szCs w:val="24"/>
        </w:rPr>
        <w:t xml:space="preserve">high abundance </w:t>
      </w:r>
      <w:r w:rsidRPr="00605F58">
        <w:rPr>
          <w:rFonts w:ascii="Times New Roman" w:eastAsia="Times New Roman" w:hAnsi="Times New Roman" w:cs="Times New Roman"/>
          <w:sz w:val="24"/>
          <w:szCs w:val="24"/>
        </w:rPr>
        <w:t xml:space="preserve">phase, and 3) </w:t>
      </w:r>
      <w:r w:rsidR="00D856F8">
        <w:rPr>
          <w:rFonts w:ascii="Times New Roman" w:eastAsia="Times New Roman" w:hAnsi="Times New Roman" w:cs="Times New Roman"/>
          <w:sz w:val="24"/>
          <w:szCs w:val="24"/>
        </w:rPr>
        <w:t>collapse</w:t>
      </w:r>
      <w:ins w:id="485" w:author="Nathan Dorn" w:date="2026-02-19T11:39:00Z" w16du:dateUtc="2026-02-19T16:39:00Z">
        <w:r w:rsidR="00812BC0">
          <w:rPr>
            <w:rFonts w:ascii="Times New Roman" w:eastAsia="Times New Roman" w:hAnsi="Times New Roman" w:cs="Times New Roman"/>
            <w:sz w:val="24"/>
            <w:szCs w:val="24"/>
          </w:rPr>
          <w:t>d</w:t>
        </w:r>
      </w:ins>
      <w:r w:rsidR="00FB3216">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lastRenderedPageBreak/>
        <w:t>phase (Fig</w:t>
      </w:r>
      <w:r w:rsidR="005D4625">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1</w:t>
      </w:r>
      <w:r w:rsidR="005D4625">
        <w:rPr>
          <w:rFonts w:ascii="Times New Roman" w:eastAsia="Times New Roman" w:hAnsi="Times New Roman" w:cs="Times New Roman"/>
          <w:sz w:val="24"/>
          <w:szCs w:val="24"/>
        </w:rPr>
        <w:t>A</w:t>
      </w:r>
      <w:r w:rsidRPr="00605F58">
        <w:rPr>
          <w:rFonts w:ascii="Times New Roman" w:eastAsia="Times New Roman" w:hAnsi="Times New Roman" w:cs="Times New Roman"/>
          <w:sz w:val="24"/>
          <w:szCs w:val="24"/>
        </w:rPr>
        <w:t>)</w:t>
      </w:r>
      <w:r w:rsidR="00F70812">
        <w:rPr>
          <w:rFonts w:ascii="Times New Roman" w:eastAsia="Times New Roman" w:hAnsi="Times New Roman" w:cs="Times New Roman"/>
          <w:sz w:val="24"/>
          <w:szCs w:val="24"/>
        </w:rPr>
        <w:t xml:space="preserve"> that me</w:t>
      </w:r>
      <w:del w:id="486" w:author="Nathan Dorn" w:date="2026-02-19T11:39:00Z" w16du:dateUtc="2026-02-19T16:39:00Z">
        <w:r w:rsidR="00F70812" w:rsidDel="00812BC0">
          <w:rPr>
            <w:rFonts w:ascii="Times New Roman" w:eastAsia="Times New Roman" w:hAnsi="Times New Roman" w:cs="Times New Roman"/>
            <w:sz w:val="24"/>
            <w:szCs w:val="24"/>
          </w:rPr>
          <w:delText>e</w:delText>
        </w:r>
      </w:del>
      <w:r w:rsidR="00F70812">
        <w:rPr>
          <w:rFonts w:ascii="Times New Roman" w:eastAsia="Times New Roman" w:hAnsi="Times New Roman" w:cs="Times New Roman"/>
          <w:sz w:val="24"/>
          <w:szCs w:val="24"/>
        </w:rPr>
        <w:t>t 4 criteria</w:t>
      </w:r>
      <w:r w:rsidR="00CA09FE">
        <w:rPr>
          <w:rFonts w:ascii="Times New Roman" w:eastAsia="Times New Roman" w:hAnsi="Times New Roman" w:cs="Times New Roman"/>
          <w:sz w:val="24"/>
          <w:szCs w:val="24"/>
        </w:rPr>
        <w:t>. 1) A population must double within one lifespan of the species,</w:t>
      </w:r>
      <w:r w:rsidRPr="00605F58">
        <w:rPr>
          <w:rFonts w:ascii="Times New Roman" w:eastAsia="Times New Roman" w:hAnsi="Times New Roman" w:cs="Times New Roman"/>
          <w:sz w:val="24"/>
          <w:szCs w:val="24"/>
        </w:rPr>
        <w:t xml:space="preserve"> </w:t>
      </w:r>
      <w:r w:rsidR="00CA09FE">
        <w:rPr>
          <w:rFonts w:ascii="Times New Roman" w:eastAsia="Times New Roman" w:hAnsi="Times New Roman" w:cs="Times New Roman"/>
          <w:sz w:val="24"/>
          <w:szCs w:val="24"/>
        </w:rPr>
        <w:t>2) t</w:t>
      </w:r>
      <w:r w:rsidRPr="00605F58">
        <w:rPr>
          <w:rFonts w:ascii="Times New Roman" w:eastAsia="Times New Roman" w:hAnsi="Times New Roman" w:cs="Times New Roman"/>
          <w:sz w:val="24"/>
          <w:szCs w:val="24"/>
        </w:rPr>
        <w:t xml:space="preserve">he </w:t>
      </w:r>
      <w:r w:rsidR="00E37123">
        <w:rPr>
          <w:rFonts w:ascii="Times New Roman" w:eastAsia="Times New Roman" w:hAnsi="Times New Roman" w:cs="Times New Roman"/>
          <w:sz w:val="24"/>
          <w:szCs w:val="24"/>
        </w:rPr>
        <w:t>decline</w:t>
      </w:r>
      <w:r w:rsidR="00094AA9">
        <w:rPr>
          <w:rFonts w:ascii="Times New Roman" w:eastAsia="Times New Roman" w:hAnsi="Times New Roman" w:cs="Times New Roman"/>
          <w:sz w:val="24"/>
          <w:szCs w:val="24"/>
        </w:rPr>
        <w:t xml:space="preserve"> rate</w:t>
      </w:r>
      <w:r w:rsidRPr="00605F58">
        <w:rPr>
          <w:rFonts w:ascii="Times New Roman" w:eastAsia="Times New Roman" w:hAnsi="Times New Roman" w:cs="Times New Roman"/>
          <w:sz w:val="24"/>
          <w:szCs w:val="24"/>
        </w:rPr>
        <w:t xml:space="preserve"> </w:t>
      </w:r>
      <w:r w:rsidR="008B2D7B">
        <w:rPr>
          <w:rFonts w:ascii="Times New Roman" w:eastAsia="Times New Roman" w:hAnsi="Times New Roman" w:cs="Times New Roman"/>
          <w:sz w:val="24"/>
          <w:szCs w:val="24"/>
        </w:rPr>
        <w:t xml:space="preserve">to the collapse phase </w:t>
      </w:r>
      <w:r w:rsidRPr="00605F58">
        <w:rPr>
          <w:rFonts w:ascii="Times New Roman" w:eastAsia="Times New Roman" w:hAnsi="Times New Roman" w:cs="Times New Roman"/>
          <w:sz w:val="24"/>
          <w:szCs w:val="24"/>
        </w:rPr>
        <w:t>must be rapid (</w:t>
      </w:r>
      <w:r w:rsidR="00CA09FE">
        <w:rPr>
          <w:rFonts w:ascii="Times New Roman" w:eastAsia="Times New Roman" w:hAnsi="Times New Roman" w:cs="Times New Roman"/>
          <w:sz w:val="24"/>
          <w:szCs w:val="24"/>
        </w:rPr>
        <w:t>50% within one life span of the species</w:t>
      </w:r>
      <w:r w:rsidRPr="00605F58">
        <w:rPr>
          <w:rFonts w:ascii="Times New Roman" w:eastAsia="Gungsuh" w:hAnsi="Times New Roman" w:cs="Times New Roman"/>
          <w:sz w:val="24"/>
          <w:szCs w:val="24"/>
        </w:rPr>
        <w:t xml:space="preserve">), </w:t>
      </w:r>
      <w:r w:rsidR="00CA09FE">
        <w:rPr>
          <w:rFonts w:ascii="Times New Roman" w:eastAsia="Gungsuh" w:hAnsi="Times New Roman" w:cs="Times New Roman"/>
          <w:sz w:val="24"/>
          <w:szCs w:val="24"/>
        </w:rPr>
        <w:t>3</w:t>
      </w:r>
      <w:commentRangeStart w:id="487"/>
      <w:r w:rsidR="00CA09FE">
        <w:rPr>
          <w:rFonts w:ascii="Times New Roman" w:eastAsia="Gungsuh" w:hAnsi="Times New Roman" w:cs="Times New Roman"/>
          <w:sz w:val="24"/>
          <w:szCs w:val="24"/>
        </w:rPr>
        <w:t>)</w:t>
      </w:r>
      <w:r w:rsidR="00186415">
        <w:rPr>
          <w:rFonts w:ascii="Times New Roman" w:eastAsia="Gungsuh" w:hAnsi="Times New Roman" w:cs="Times New Roman"/>
          <w:sz w:val="24"/>
          <w:szCs w:val="24"/>
        </w:rPr>
        <w:t xml:space="preserve"> </w:t>
      </w:r>
      <w:del w:id="488" w:author="Nathan Dorn" w:date="2026-02-19T11:39:00Z" w16du:dateUtc="2026-02-19T16:39:00Z">
        <w:r w:rsidR="00094AA9" w:rsidDel="00812BC0">
          <w:rPr>
            <w:rFonts w:ascii="Times New Roman" w:eastAsia="Gungsuh" w:hAnsi="Times New Roman" w:cs="Times New Roman"/>
            <w:sz w:val="24"/>
            <w:szCs w:val="24"/>
          </w:rPr>
          <w:delText xml:space="preserve">produce large reductions </w:delText>
        </w:r>
        <w:r w:rsidR="000E1F56" w:rsidDel="00812BC0">
          <w:rPr>
            <w:rFonts w:ascii="Times New Roman" w:eastAsia="Gungsuh" w:hAnsi="Times New Roman" w:cs="Times New Roman"/>
            <w:sz w:val="24"/>
            <w:szCs w:val="24"/>
          </w:rPr>
          <w:delText>in</w:delText>
        </w:r>
      </w:del>
      <w:ins w:id="489" w:author="Nathan Dorn" w:date="2026-02-19T11:41:00Z" w16du:dateUtc="2026-02-19T16:41:00Z">
        <w:r w:rsidR="00FD51EA">
          <w:rPr>
            <w:rFonts w:ascii="Times New Roman" w:eastAsia="Gungsuh" w:hAnsi="Times New Roman" w:cs="Times New Roman"/>
            <w:sz w:val="24"/>
            <w:szCs w:val="24"/>
          </w:rPr>
          <w:t xml:space="preserve"> must </w:t>
        </w:r>
      </w:ins>
      <w:ins w:id="490" w:author="Nathan Dorn" w:date="2026-02-19T11:39:00Z" w16du:dateUtc="2026-02-19T16:39:00Z">
        <w:r w:rsidR="00812BC0">
          <w:rPr>
            <w:rFonts w:ascii="Times New Roman" w:eastAsia="Gungsuh" w:hAnsi="Times New Roman" w:cs="Times New Roman"/>
            <w:sz w:val="24"/>
            <w:szCs w:val="24"/>
          </w:rPr>
          <w:t>collapse in</w:t>
        </w:r>
      </w:ins>
      <w:r w:rsidR="00CA09FE">
        <w:rPr>
          <w:rFonts w:ascii="Times New Roman" w:eastAsia="Gungsuh" w:hAnsi="Times New Roman" w:cs="Times New Roman"/>
          <w:sz w:val="24"/>
          <w:szCs w:val="24"/>
        </w:rPr>
        <w:t xml:space="preserve"> </w:t>
      </w:r>
      <w:r w:rsidR="00094AA9">
        <w:rPr>
          <w:rFonts w:ascii="Times New Roman" w:eastAsia="Gungsuh" w:hAnsi="Times New Roman" w:cs="Times New Roman"/>
          <w:sz w:val="24"/>
          <w:szCs w:val="24"/>
        </w:rPr>
        <w:t>abundance</w:t>
      </w:r>
      <w:r w:rsidRPr="00605F58">
        <w:rPr>
          <w:rFonts w:ascii="Times New Roman" w:eastAsia="Gungsuh" w:hAnsi="Times New Roman" w:cs="Times New Roman"/>
          <w:sz w:val="24"/>
          <w:szCs w:val="24"/>
        </w:rPr>
        <w:t xml:space="preserve"> (≥ 90%</w:t>
      </w:r>
      <w:ins w:id="491" w:author="Nathan Dorn" w:date="2026-02-19T11:39:00Z" w16du:dateUtc="2026-02-19T16:39:00Z">
        <w:r w:rsidR="00812BC0">
          <w:rPr>
            <w:rFonts w:ascii="Times New Roman" w:eastAsia="Gungsuh" w:hAnsi="Times New Roman" w:cs="Times New Roman"/>
            <w:sz w:val="24"/>
            <w:szCs w:val="24"/>
          </w:rPr>
          <w:t xml:space="preserve"> from max</w:t>
        </w:r>
      </w:ins>
      <w:r w:rsidRPr="00605F58">
        <w:rPr>
          <w:rFonts w:ascii="Times New Roman" w:eastAsia="Gungsuh" w:hAnsi="Times New Roman" w:cs="Times New Roman"/>
          <w:sz w:val="24"/>
          <w:szCs w:val="24"/>
        </w:rPr>
        <w:t>)</w:t>
      </w:r>
      <w:commentRangeEnd w:id="487"/>
      <w:r w:rsidR="008E4B73" w:rsidRPr="00605F58">
        <w:rPr>
          <w:rStyle w:val="CommentReference"/>
          <w:rFonts w:ascii="Times New Roman" w:eastAsia="Gungsuh" w:hAnsi="Times New Roman" w:cs="Times New Roman"/>
          <w:sz w:val="24"/>
          <w:szCs w:val="24"/>
        </w:rPr>
        <w:commentReference w:id="487"/>
      </w:r>
      <w:r w:rsidRPr="00605F58">
        <w:rPr>
          <w:rFonts w:ascii="Times New Roman" w:eastAsia="Gungsuh" w:hAnsi="Times New Roman" w:cs="Times New Roman"/>
          <w:sz w:val="24"/>
          <w:szCs w:val="24"/>
        </w:rPr>
        <w:t xml:space="preserve">, </w:t>
      </w:r>
      <w:r w:rsidR="00CA09FE">
        <w:rPr>
          <w:rFonts w:ascii="Times New Roman" w:eastAsia="Gungsuh" w:hAnsi="Times New Roman" w:cs="Times New Roman"/>
          <w:sz w:val="24"/>
          <w:szCs w:val="24"/>
        </w:rPr>
        <w:t xml:space="preserve">4) </w:t>
      </w:r>
      <w:ins w:id="492" w:author="Nathan Dorn" w:date="2026-02-19T11:39:00Z" w16du:dateUtc="2026-02-19T16:39:00Z">
        <w:r w:rsidR="00812BC0">
          <w:rPr>
            <w:rFonts w:ascii="Times New Roman" w:eastAsia="Gungsuh" w:hAnsi="Times New Roman" w:cs="Times New Roman"/>
            <w:sz w:val="24"/>
            <w:szCs w:val="24"/>
          </w:rPr>
          <w:t xml:space="preserve">with sustained collapse for </w:t>
        </w:r>
      </w:ins>
      <w:del w:id="493" w:author="Nathan Dorn" w:date="2026-02-19T11:39:00Z" w16du:dateUtc="2026-02-19T16:39:00Z">
        <w:r w:rsidR="00094AA9" w:rsidDel="00812BC0">
          <w:rPr>
            <w:rFonts w:ascii="Times New Roman" w:eastAsia="Gungsuh" w:hAnsi="Times New Roman" w:cs="Times New Roman"/>
            <w:sz w:val="24"/>
            <w:szCs w:val="24"/>
          </w:rPr>
          <w:delText>that are</w:delText>
        </w:r>
        <w:r w:rsidRPr="00605F58" w:rsidDel="00812BC0">
          <w:rPr>
            <w:rFonts w:ascii="Times New Roman" w:eastAsia="Gungsuh" w:hAnsi="Times New Roman" w:cs="Times New Roman"/>
            <w:sz w:val="24"/>
            <w:szCs w:val="24"/>
          </w:rPr>
          <w:delText xml:space="preserve"> sustained (</w:delText>
        </w:r>
      </w:del>
      <w:r w:rsidRPr="00605F58">
        <w:rPr>
          <w:rFonts w:ascii="Times New Roman" w:eastAsia="Gungsuh" w:hAnsi="Times New Roman" w:cs="Times New Roman"/>
          <w:sz w:val="24"/>
          <w:szCs w:val="24"/>
        </w:rPr>
        <w:t>≥3 years</w:t>
      </w:r>
      <w:ins w:id="494" w:author="Nathan Dorn" w:date="2026-02-19T11:39:00Z" w16du:dateUtc="2026-02-19T16:39:00Z">
        <w:r w:rsidR="00812BC0">
          <w:rPr>
            <w:rFonts w:ascii="Times New Roman" w:eastAsia="Gungsuh" w:hAnsi="Times New Roman" w:cs="Times New Roman"/>
            <w:sz w:val="24"/>
            <w:szCs w:val="24"/>
          </w:rPr>
          <w:t xml:space="preserve"> (</w:t>
        </w:r>
      </w:ins>
      <w:del w:id="495" w:author="Nathan Dorn" w:date="2026-02-19T11:39:00Z" w16du:dateUtc="2026-02-19T16:39:00Z">
        <w:r w:rsidRPr="00605F58" w:rsidDel="00812BC0">
          <w:rPr>
            <w:rFonts w:ascii="Times New Roman" w:eastAsia="Gungsuh" w:hAnsi="Times New Roman" w:cs="Times New Roman"/>
            <w:sz w:val="24"/>
            <w:szCs w:val="24"/>
          </w:rPr>
          <w:delText xml:space="preserve">; </w:delText>
        </w:r>
      </w:del>
      <w:r w:rsidRPr="00605F58">
        <w:rPr>
          <w:rFonts w:ascii="Times New Roman" w:eastAsia="Gungsuh" w:hAnsi="Times New Roman" w:cs="Times New Roman"/>
          <w:sz w:val="24"/>
          <w:szCs w:val="24"/>
        </w:rPr>
        <w:t xml:space="preserve">Figure 1).  </w:t>
      </w:r>
      <w:commentRangeStart w:id="496"/>
      <w:ins w:id="497" w:author="Nathan Dorn" w:date="2026-02-19T11:51:00Z" w16du:dateUtc="2026-02-19T16:51:00Z">
        <w:r w:rsidR="00497E81">
          <w:rPr>
            <w:rFonts w:ascii="Times New Roman" w:eastAsia="Gungsuh" w:hAnsi="Times New Roman" w:cs="Times New Roman"/>
            <w:sz w:val="24"/>
            <w:szCs w:val="24"/>
          </w:rPr>
          <w:t>It is important to remember that po</w:t>
        </w:r>
      </w:ins>
      <w:ins w:id="498" w:author="Nathan Dorn" w:date="2026-02-19T11:52:00Z" w16du:dateUtc="2026-02-19T16:52:00Z">
        <w:r w:rsidR="009D03E4">
          <w:rPr>
            <w:rFonts w:ascii="Times New Roman" w:eastAsia="Gungsuh" w:hAnsi="Times New Roman" w:cs="Times New Roman"/>
            <w:sz w:val="24"/>
            <w:szCs w:val="24"/>
          </w:rPr>
          <w:t>p</w:t>
        </w:r>
      </w:ins>
      <w:ins w:id="499" w:author="Nathan Dorn" w:date="2026-02-19T11:51:00Z" w16du:dateUtc="2026-02-19T16:51:00Z">
        <w:r w:rsidR="00497E81">
          <w:rPr>
            <w:rFonts w:ascii="Times New Roman" w:eastAsia="Gungsuh" w:hAnsi="Times New Roman" w:cs="Times New Roman"/>
            <w:sz w:val="24"/>
            <w:szCs w:val="24"/>
          </w:rPr>
          <w:t>ulation increases are infinite when a species colonizes an area so the colonizing stage</w:t>
        </w:r>
      </w:ins>
      <w:ins w:id="500" w:author="Nathan Dorn" w:date="2026-02-19T11:52:00Z" w16du:dateUtc="2026-02-19T16:52:00Z">
        <w:r w:rsidR="00497E81">
          <w:rPr>
            <w:rFonts w:ascii="Times New Roman" w:eastAsia="Gungsuh" w:hAnsi="Times New Roman" w:cs="Times New Roman"/>
            <w:sz w:val="24"/>
            <w:szCs w:val="24"/>
          </w:rPr>
          <w:t xml:space="preserve"> should not be included in the </w:t>
        </w:r>
        <w:proofErr w:type="spellStart"/>
        <w:r w:rsidR="009D03E4">
          <w:rPr>
            <w:rFonts w:ascii="Times New Roman" w:eastAsia="Gungsuh" w:hAnsi="Times New Roman" w:cs="Times New Roman"/>
            <w:sz w:val="24"/>
            <w:szCs w:val="24"/>
          </w:rPr>
          <w:t>caculation</w:t>
        </w:r>
        <w:proofErr w:type="spellEnd"/>
        <w:r w:rsidR="009D03E4">
          <w:rPr>
            <w:rFonts w:ascii="Times New Roman" w:eastAsia="Gungsuh" w:hAnsi="Times New Roman" w:cs="Times New Roman"/>
            <w:sz w:val="24"/>
            <w:szCs w:val="24"/>
          </w:rPr>
          <w:t xml:space="preserve"> of the boom. </w:t>
        </w:r>
      </w:ins>
      <w:commentRangeEnd w:id="496"/>
      <w:r w:rsidR="009D03E4" w:rsidRPr="00605F58">
        <w:rPr>
          <w:rStyle w:val="CommentReference"/>
          <w:rFonts w:ascii="Times New Roman" w:eastAsia="Times New Roman" w:hAnsi="Times New Roman" w:cs="Times New Roman"/>
          <w:sz w:val="24"/>
          <w:szCs w:val="24"/>
        </w:rPr>
        <w:commentReference w:id="496"/>
      </w:r>
    </w:p>
    <w:p w14:paraId="19EB417F" w14:textId="72FC3456" w:rsidR="00242E53" w:rsidRPr="00392B57" w:rsidDel="00EB4DC8" w:rsidRDefault="00242E53" w:rsidP="00242E53">
      <w:pPr>
        <w:spacing w:line="480" w:lineRule="auto"/>
        <w:rPr>
          <w:del w:id="501" w:author="Nathan Barrus" w:date="2026-02-20T08:55:00Z" w16du:dateUtc="2026-02-20T13:55:00Z"/>
          <w:rFonts w:ascii="Times New Roman" w:eastAsia="Times New Roman" w:hAnsi="Times New Roman" w:cs="Times New Roman"/>
          <w:bCs/>
          <w:i/>
          <w:iCs/>
          <w:sz w:val="24"/>
          <w:szCs w:val="24"/>
        </w:rPr>
      </w:pPr>
      <w:commentRangeStart w:id="502"/>
      <w:del w:id="503" w:author="Nathan Barrus" w:date="2026-02-20T08:55:00Z" w16du:dateUtc="2026-02-20T13:55:00Z">
        <w:r w:rsidRPr="00392B57" w:rsidDel="00EB4DC8">
          <w:rPr>
            <w:rFonts w:ascii="Times New Roman" w:eastAsia="Times New Roman" w:hAnsi="Times New Roman" w:cs="Times New Roman"/>
            <w:bCs/>
            <w:i/>
            <w:iCs/>
            <w:sz w:val="24"/>
            <w:szCs w:val="24"/>
          </w:rPr>
          <w:delText>Boom-bust phase metrics</w:delText>
        </w:r>
      </w:del>
    </w:p>
    <w:p w14:paraId="0A75F047" w14:textId="6CC7008D" w:rsidR="00242E53" w:rsidRPr="00605F58" w:rsidRDefault="00242E53" w:rsidP="00605F58">
      <w:pPr>
        <w:spacing w:line="480" w:lineRule="auto"/>
        <w:rPr>
          <w:rFonts w:ascii="Times New Roman" w:eastAsia="Times New Roman" w:hAnsi="Times New Roman" w:cs="Times New Roman"/>
          <w:b/>
          <w:sz w:val="24"/>
          <w:szCs w:val="24"/>
        </w:rPr>
      </w:pPr>
      <w:del w:id="504" w:author="Nathan Barrus" w:date="2026-02-20T08:55:00Z" w16du:dateUtc="2026-02-20T13:55:00Z">
        <w:r w:rsidRPr="00605F58" w:rsidDel="00EB4DC8">
          <w:rPr>
            <w:rFonts w:ascii="Times New Roman" w:eastAsia="Times New Roman" w:hAnsi="Times New Roman" w:cs="Times New Roman"/>
            <w:sz w:val="24"/>
            <w:szCs w:val="24"/>
          </w:rPr>
          <w:tab/>
          <w:delText>Comparing invasions of different populations of the same species and different species is useful when trying to find mechanisms that produce boom-bust</w:delText>
        </w:r>
        <w:r w:rsidR="00225F49" w:rsidDel="00EB4DC8">
          <w:rPr>
            <w:rFonts w:ascii="Times New Roman" w:eastAsia="Times New Roman" w:hAnsi="Times New Roman" w:cs="Times New Roman"/>
            <w:sz w:val="24"/>
            <w:szCs w:val="24"/>
          </w:rPr>
          <w:delText>s</w:delText>
        </w:r>
        <w:r w:rsidR="005257D9" w:rsidDel="00EB4DC8">
          <w:rPr>
            <w:rFonts w:ascii="Times New Roman" w:eastAsia="Times New Roman" w:hAnsi="Times New Roman" w:cs="Times New Roman"/>
            <w:sz w:val="24"/>
            <w:szCs w:val="24"/>
          </w:rPr>
          <w:delText xml:space="preserve"> (Fig</w:delText>
        </w:r>
        <w:r w:rsidR="005D4625" w:rsidDel="00EB4DC8">
          <w:rPr>
            <w:rFonts w:ascii="Times New Roman" w:eastAsia="Times New Roman" w:hAnsi="Times New Roman" w:cs="Times New Roman"/>
            <w:sz w:val="24"/>
            <w:szCs w:val="24"/>
          </w:rPr>
          <w:delText xml:space="preserve">. </w:delText>
        </w:r>
        <w:r w:rsidR="005257D9" w:rsidDel="00EB4DC8">
          <w:rPr>
            <w:rFonts w:ascii="Times New Roman" w:eastAsia="Times New Roman" w:hAnsi="Times New Roman" w:cs="Times New Roman"/>
            <w:sz w:val="24"/>
            <w:szCs w:val="24"/>
          </w:rPr>
          <w:delText>1</w:delText>
        </w:r>
        <w:r w:rsidR="005D4625" w:rsidDel="00EB4DC8">
          <w:rPr>
            <w:rFonts w:ascii="Times New Roman" w:eastAsia="Times New Roman" w:hAnsi="Times New Roman" w:cs="Times New Roman"/>
            <w:sz w:val="24"/>
            <w:szCs w:val="24"/>
          </w:rPr>
          <w:delText>B</w:delText>
        </w:r>
        <w:r w:rsidR="005257D9" w:rsidDel="00EB4DC8">
          <w:rPr>
            <w:rFonts w:ascii="Times New Roman" w:eastAsia="Times New Roman" w:hAnsi="Times New Roman" w:cs="Times New Roman"/>
            <w:sz w:val="24"/>
            <w:szCs w:val="24"/>
          </w:rPr>
          <w:delText>)</w:delText>
        </w:r>
        <w:r w:rsidRPr="00605F58" w:rsidDel="00EB4DC8">
          <w:rPr>
            <w:rFonts w:ascii="Times New Roman" w:eastAsia="Times New Roman" w:hAnsi="Times New Roman" w:cs="Times New Roman"/>
            <w:sz w:val="24"/>
            <w:szCs w:val="24"/>
          </w:rPr>
          <w:delText xml:space="preserve">. Creating metrics </w:delText>
        </w:r>
        <w:r w:rsidR="007B0690" w:rsidDel="00EB4DC8">
          <w:rPr>
            <w:rFonts w:ascii="Times New Roman" w:eastAsia="Times New Roman" w:hAnsi="Times New Roman" w:cs="Times New Roman"/>
            <w:sz w:val="24"/>
            <w:szCs w:val="24"/>
          </w:rPr>
          <w:delText xml:space="preserve">is </w:delText>
        </w:r>
        <w:r w:rsidR="00C70344" w:rsidDel="00EB4DC8">
          <w:rPr>
            <w:rFonts w:ascii="Times New Roman" w:eastAsia="Times New Roman" w:hAnsi="Times New Roman" w:cs="Times New Roman"/>
            <w:sz w:val="24"/>
            <w:szCs w:val="24"/>
          </w:rPr>
          <w:delText>necessary</w:delText>
        </w:r>
        <w:r w:rsidR="007B0690" w:rsidDel="00EB4DC8">
          <w:rPr>
            <w:rFonts w:ascii="Times New Roman" w:eastAsia="Times New Roman" w:hAnsi="Times New Roman" w:cs="Times New Roman"/>
            <w:sz w:val="24"/>
            <w:szCs w:val="24"/>
          </w:rPr>
          <w:delText xml:space="preserve"> </w:delText>
        </w:r>
        <w:r w:rsidRPr="00605F58" w:rsidDel="00EB4DC8">
          <w:rPr>
            <w:rFonts w:ascii="Times New Roman" w:eastAsia="Times New Roman" w:hAnsi="Times New Roman" w:cs="Times New Roman"/>
            <w:sz w:val="24"/>
            <w:szCs w:val="24"/>
          </w:rPr>
          <w:delText>to compare boom-bust</w:delText>
        </w:r>
        <w:r w:rsidR="00225F49" w:rsidDel="00EB4DC8">
          <w:rPr>
            <w:rFonts w:ascii="Times New Roman" w:eastAsia="Times New Roman" w:hAnsi="Times New Roman" w:cs="Times New Roman"/>
            <w:sz w:val="24"/>
            <w:szCs w:val="24"/>
          </w:rPr>
          <w:delText>s</w:delText>
        </w:r>
        <w:r w:rsidR="00C70344" w:rsidDel="00EB4DC8">
          <w:rPr>
            <w:rFonts w:ascii="Times New Roman" w:eastAsia="Times New Roman" w:hAnsi="Times New Roman" w:cs="Times New Roman"/>
            <w:sz w:val="24"/>
            <w:szCs w:val="24"/>
          </w:rPr>
          <w:delText xml:space="preserve"> across species or within different populations of a species</w:delText>
        </w:r>
        <w:r w:rsidRPr="00605F58" w:rsidDel="00EB4DC8">
          <w:rPr>
            <w:rFonts w:ascii="Times New Roman" w:eastAsia="Times New Roman" w:hAnsi="Times New Roman" w:cs="Times New Roman"/>
            <w:sz w:val="24"/>
            <w:szCs w:val="24"/>
          </w:rPr>
          <w:delText xml:space="preserve">. </w:delText>
        </w:r>
        <w:r w:rsidR="00225F49" w:rsidDel="00EB4DC8">
          <w:rPr>
            <w:rFonts w:ascii="Times New Roman" w:eastAsia="Times New Roman" w:hAnsi="Times New Roman" w:cs="Times New Roman"/>
            <w:sz w:val="24"/>
            <w:szCs w:val="24"/>
          </w:rPr>
          <w:delText>T</w:delText>
        </w:r>
        <w:r w:rsidR="006B6E47" w:rsidDel="00EB4DC8">
          <w:rPr>
            <w:rFonts w:ascii="Times New Roman" w:eastAsia="Times New Roman" w:hAnsi="Times New Roman" w:cs="Times New Roman"/>
            <w:sz w:val="24"/>
            <w:szCs w:val="24"/>
          </w:rPr>
          <w:delText>hese metrics</w:delText>
        </w:r>
        <w:r w:rsidR="00225F49" w:rsidDel="00EB4DC8">
          <w:rPr>
            <w:rFonts w:ascii="Times New Roman" w:eastAsia="Times New Roman" w:hAnsi="Times New Roman" w:cs="Times New Roman"/>
            <w:sz w:val="24"/>
            <w:szCs w:val="24"/>
          </w:rPr>
          <w:delText xml:space="preserve"> can be split</w:delText>
        </w:r>
        <w:r w:rsidR="006B6E47" w:rsidDel="00EB4DC8">
          <w:rPr>
            <w:rFonts w:ascii="Times New Roman" w:eastAsia="Times New Roman" w:hAnsi="Times New Roman" w:cs="Times New Roman"/>
            <w:sz w:val="24"/>
            <w:szCs w:val="24"/>
          </w:rPr>
          <w:delText xml:space="preserve"> between </w:delText>
        </w:r>
        <w:r w:rsidR="00515CA9" w:rsidDel="00EB4DC8">
          <w:rPr>
            <w:rFonts w:ascii="Times New Roman" w:eastAsia="Times New Roman" w:hAnsi="Times New Roman" w:cs="Times New Roman"/>
            <w:sz w:val="24"/>
            <w:szCs w:val="24"/>
          </w:rPr>
          <w:delText>the different phases.</w:delText>
        </w:r>
        <w:r w:rsidR="00225F49" w:rsidDel="00EB4DC8">
          <w:rPr>
            <w:rFonts w:ascii="Times New Roman" w:eastAsia="Times New Roman" w:hAnsi="Times New Roman" w:cs="Times New Roman"/>
            <w:sz w:val="24"/>
            <w:szCs w:val="24"/>
          </w:rPr>
          <w:delText xml:space="preserve"> </w:delText>
        </w:r>
        <w:commentRangeStart w:id="505"/>
        <w:r w:rsidR="00225F49" w:rsidDel="00EB4DC8">
          <w:rPr>
            <w:rFonts w:ascii="Times New Roman" w:eastAsia="Times New Roman" w:hAnsi="Times New Roman" w:cs="Times New Roman"/>
            <w:sz w:val="24"/>
            <w:szCs w:val="24"/>
          </w:rPr>
          <w:delText xml:space="preserve">First, for the </w:delText>
        </w:r>
        <w:r w:rsidR="00B8577C" w:rsidDel="00EB4DC8">
          <w:rPr>
            <w:rFonts w:ascii="Times New Roman" w:eastAsia="Times New Roman" w:hAnsi="Times New Roman" w:cs="Times New Roman"/>
            <w:sz w:val="24"/>
            <w:szCs w:val="24"/>
          </w:rPr>
          <w:delText>low abundance</w:delText>
        </w:r>
        <w:r w:rsidR="00225F49" w:rsidDel="00EB4DC8">
          <w:rPr>
            <w:rFonts w:ascii="Times New Roman" w:eastAsia="Times New Roman" w:hAnsi="Times New Roman" w:cs="Times New Roman"/>
            <w:sz w:val="24"/>
            <w:szCs w:val="24"/>
          </w:rPr>
          <w:delText xml:space="preserve"> phase, t</w:delText>
        </w:r>
        <w:r w:rsidR="00515CA9" w:rsidDel="00EB4DC8">
          <w:rPr>
            <w:rFonts w:ascii="Times New Roman" w:eastAsia="Times New Roman" w:hAnsi="Times New Roman" w:cs="Times New Roman"/>
            <w:sz w:val="24"/>
            <w:szCs w:val="24"/>
          </w:rPr>
          <w:delText xml:space="preserve">he </w:delText>
        </w:r>
        <w:r w:rsidRPr="00605F58" w:rsidDel="00EB4DC8">
          <w:rPr>
            <w:rFonts w:ascii="Times New Roman" w:eastAsia="Times New Roman" w:hAnsi="Times New Roman" w:cs="Times New Roman"/>
            <w:sz w:val="24"/>
            <w:szCs w:val="24"/>
          </w:rPr>
          <w:delText xml:space="preserve">duration </w:delText>
        </w:r>
        <w:r w:rsidR="00225F49" w:rsidDel="00EB4DC8">
          <w:rPr>
            <w:rFonts w:ascii="Times New Roman" w:eastAsia="Times New Roman" w:hAnsi="Times New Roman" w:cs="Times New Roman"/>
            <w:sz w:val="24"/>
            <w:szCs w:val="24"/>
          </w:rPr>
          <w:delText xml:space="preserve">has </w:delText>
        </w:r>
        <w:r w:rsidR="00515CA9" w:rsidDel="00EB4DC8">
          <w:rPr>
            <w:rFonts w:ascii="Times New Roman" w:eastAsia="Times New Roman" w:hAnsi="Times New Roman" w:cs="Times New Roman"/>
            <w:sz w:val="24"/>
            <w:szCs w:val="24"/>
          </w:rPr>
          <w:delText>been suggested</w:delText>
        </w:r>
        <w:r w:rsidRPr="00605F58" w:rsidDel="00EB4DC8">
          <w:rPr>
            <w:rFonts w:ascii="Times New Roman" w:eastAsia="Times New Roman" w:hAnsi="Times New Roman" w:cs="Times New Roman"/>
            <w:sz w:val="24"/>
            <w:szCs w:val="24"/>
          </w:rPr>
          <w:delText xml:space="preserve"> </w:delText>
        </w:r>
        <w:r w:rsidR="00DE2203" w:rsidDel="00EB4DC8">
          <w:rPr>
            <w:rFonts w:ascii="Times New Roman" w:eastAsia="Times New Roman" w:hAnsi="Times New Roman" w:cs="Times New Roman"/>
            <w:sz w:val="24"/>
            <w:szCs w:val="24"/>
          </w:rPr>
          <w:fldChar w:fldCharType="begin"/>
        </w:r>
        <w:r w:rsidR="00DE2203" w:rsidDel="00EB4DC8">
          <w:rPr>
            <w:rFonts w:ascii="Times New Roman" w:eastAsia="Times New Roman" w:hAnsi="Times New Roman" w:cs="Times New Roman"/>
            <w:sz w:val="24"/>
            <w:szCs w:val="24"/>
          </w:rPr>
          <w:delInstrText xml:space="preserve"> ADDIN ZOTERO_ITEM CSL_CITATION {"citationID":"e4dfAyFd","properties":{"formattedCitation":"(Spear {\\i{}et al.} 2021)","plainCitation":"(Spear et al. 2021)","noteIndex":0},"citationItems":[{"id":82,"uris":["http://zotero.org/users/9972654/items/8LJU5HQ5"],"itemData":{"id":82,"type":"article-journal","abstract":"It is well established that nonnative species are a key driver of global environmental change, but much less is known about the underlying drivers of nonnative species outbreaks themselves. In the present article, we explore the concept and implications of nonnative sleeper populations in invasion dynamics. Such populations persist at low abundance for years or even decades—a period during which they often go undetected and have negligible impact—until they are triggered by an environmental factor to become highly abundant and disruptive. Population irruptions are commonly misinterpreted as a recent arrival of the nonnative species, but sleeper populations belie a more complex history of inconspicuous occurrence followed by an abrupt shift in abundance and ecological impact. In the present article, we identify mechanisms that can trigger their irruption, and the implications for invasive species risk assessment and management.","container-title":"BioScience","DOI":"10.1093/biosci/biaa168","ISSN":"0006-3568, 1525-3244","issue":"4","language":"en","page":"357-369","source":"DOI.org (Crossref)","title":"The Invasion Ecology of Sleeper Populations: Prevalence, Persistence, and Abrupt Shifts","title-short":"The Invasion Ecology of Sleeper Populations","volume":"71","author":[{"family":"Spear","given":"Michael J"},{"family":"Walsh","given":"Jake R"},{"family":"Ricciardi","given":"Anthony"},{"family":"Zanden","given":"M Jake Vander"}],"issued":{"date-parts":[["2021",4,12]]}}}],"schema":"https://github.com/citation-style-language/schema/raw/master/csl-citation.json"} </w:delInstrText>
        </w:r>
        <w:r w:rsidR="00DE2203" w:rsidDel="00EB4DC8">
          <w:rPr>
            <w:rFonts w:ascii="Times New Roman" w:eastAsia="Times New Roman" w:hAnsi="Times New Roman" w:cs="Times New Roman"/>
            <w:sz w:val="24"/>
            <w:szCs w:val="24"/>
          </w:rPr>
          <w:fldChar w:fldCharType="separate"/>
        </w:r>
        <w:r w:rsidR="00DE2203" w:rsidRPr="00DE2203" w:rsidDel="00EB4DC8">
          <w:rPr>
            <w:rFonts w:ascii="Times New Roman" w:hAnsi="Times New Roman" w:cs="Times New Roman"/>
            <w:sz w:val="24"/>
          </w:rPr>
          <w:delText xml:space="preserve">(Spear </w:delText>
        </w:r>
        <w:r w:rsidR="00DE2203" w:rsidRPr="00DE2203" w:rsidDel="00EB4DC8">
          <w:rPr>
            <w:rFonts w:ascii="Times New Roman" w:hAnsi="Times New Roman" w:cs="Times New Roman"/>
            <w:i/>
            <w:iCs/>
            <w:sz w:val="24"/>
          </w:rPr>
          <w:delText>et al.</w:delText>
        </w:r>
        <w:r w:rsidR="00DE2203" w:rsidRPr="00DE2203" w:rsidDel="00EB4DC8">
          <w:rPr>
            <w:rFonts w:ascii="Times New Roman" w:hAnsi="Times New Roman" w:cs="Times New Roman"/>
            <w:sz w:val="24"/>
          </w:rPr>
          <w:delText xml:space="preserve"> 2021)</w:delText>
        </w:r>
        <w:r w:rsidR="00DE2203" w:rsidDel="00EB4DC8">
          <w:rPr>
            <w:rFonts w:ascii="Times New Roman" w:eastAsia="Times New Roman" w:hAnsi="Times New Roman" w:cs="Times New Roman"/>
            <w:sz w:val="24"/>
            <w:szCs w:val="24"/>
          </w:rPr>
          <w:fldChar w:fldCharType="end"/>
        </w:r>
        <w:r w:rsidR="00515CA9" w:rsidDel="00EB4DC8">
          <w:rPr>
            <w:rFonts w:ascii="Times New Roman" w:eastAsia="Times New Roman" w:hAnsi="Times New Roman" w:cs="Times New Roman"/>
            <w:sz w:val="24"/>
            <w:szCs w:val="24"/>
          </w:rPr>
          <w:delText>, and</w:delText>
        </w:r>
        <w:r w:rsidRPr="00605F58" w:rsidDel="00EB4DC8">
          <w:rPr>
            <w:rFonts w:ascii="Times New Roman" w:eastAsia="Times New Roman" w:hAnsi="Times New Roman" w:cs="Times New Roman"/>
            <w:sz w:val="24"/>
            <w:szCs w:val="24"/>
          </w:rPr>
          <w:delText xml:space="preserve"> </w:delText>
        </w:r>
        <w:r w:rsidR="00515CA9" w:rsidDel="00EB4DC8">
          <w:rPr>
            <w:rFonts w:ascii="Times New Roman" w:eastAsia="Times New Roman" w:hAnsi="Times New Roman" w:cs="Times New Roman"/>
            <w:sz w:val="24"/>
            <w:szCs w:val="24"/>
          </w:rPr>
          <w:delText>we</w:delText>
        </w:r>
        <w:r w:rsidR="001F09EC" w:rsidDel="00EB4DC8">
          <w:rPr>
            <w:rFonts w:ascii="Times New Roman" w:eastAsia="Times New Roman" w:hAnsi="Times New Roman" w:cs="Times New Roman"/>
            <w:sz w:val="24"/>
            <w:szCs w:val="24"/>
          </w:rPr>
          <w:delText xml:space="preserve"> </w:delText>
        </w:r>
        <w:r w:rsidR="00592D22" w:rsidDel="00EB4DC8">
          <w:rPr>
            <w:rFonts w:ascii="Times New Roman" w:eastAsia="Times New Roman" w:hAnsi="Times New Roman" w:cs="Times New Roman"/>
            <w:sz w:val="24"/>
            <w:szCs w:val="24"/>
          </w:rPr>
          <w:delText>suggest</w:delText>
        </w:r>
        <w:r w:rsidR="001F09EC" w:rsidDel="00EB4DC8">
          <w:rPr>
            <w:rFonts w:ascii="Times New Roman" w:eastAsia="Times New Roman" w:hAnsi="Times New Roman" w:cs="Times New Roman"/>
            <w:sz w:val="24"/>
            <w:szCs w:val="24"/>
          </w:rPr>
          <w:delText xml:space="preserve"> </w:delText>
        </w:r>
        <w:r w:rsidR="00592D22" w:rsidDel="00EB4DC8">
          <w:rPr>
            <w:rFonts w:ascii="Times New Roman" w:eastAsia="Times New Roman" w:hAnsi="Times New Roman" w:cs="Times New Roman"/>
            <w:sz w:val="24"/>
            <w:szCs w:val="24"/>
          </w:rPr>
          <w:delText>adding</w:delText>
        </w:r>
        <w:r w:rsidR="001F09EC" w:rsidDel="00EB4DC8">
          <w:rPr>
            <w:rFonts w:ascii="Times New Roman" w:eastAsia="Times New Roman" w:hAnsi="Times New Roman" w:cs="Times New Roman"/>
            <w:sz w:val="24"/>
            <w:szCs w:val="24"/>
          </w:rPr>
          <w:delText xml:space="preserve"> the maximum</w:delText>
        </w:r>
        <w:r w:rsidRPr="00605F58" w:rsidDel="00EB4DC8">
          <w:rPr>
            <w:rFonts w:ascii="Times New Roman" w:eastAsia="Times New Roman" w:hAnsi="Times New Roman" w:cs="Times New Roman"/>
            <w:sz w:val="24"/>
            <w:szCs w:val="24"/>
          </w:rPr>
          <w:delText xml:space="preserve"> population growth rate</w:delText>
        </w:r>
        <w:r w:rsidR="00225F49" w:rsidDel="00EB4DC8">
          <w:rPr>
            <w:rFonts w:ascii="Times New Roman" w:eastAsia="Times New Roman" w:hAnsi="Times New Roman" w:cs="Times New Roman"/>
            <w:sz w:val="24"/>
            <w:szCs w:val="24"/>
          </w:rPr>
          <w:delText>.</w:delText>
        </w:r>
        <w:commentRangeEnd w:id="505"/>
        <w:r w:rsidR="000F492D" w:rsidDel="00EB4DC8">
          <w:rPr>
            <w:rStyle w:val="CommentReference"/>
            <w:rFonts w:ascii="Times New Roman" w:eastAsia="Times New Roman" w:hAnsi="Times New Roman" w:cs="Times New Roman"/>
            <w:sz w:val="24"/>
            <w:szCs w:val="24"/>
          </w:rPr>
          <w:commentReference w:id="505"/>
        </w:r>
        <w:r w:rsidR="00225F49" w:rsidDel="00EB4DC8">
          <w:rPr>
            <w:rFonts w:ascii="Times New Roman" w:eastAsia="Times New Roman" w:hAnsi="Times New Roman" w:cs="Times New Roman"/>
            <w:sz w:val="24"/>
            <w:szCs w:val="24"/>
          </w:rPr>
          <w:delText xml:space="preserve"> </w:delText>
        </w:r>
        <w:r w:rsidR="00641DE4" w:rsidDel="00EB4DC8">
          <w:rPr>
            <w:rFonts w:ascii="Times New Roman" w:eastAsia="Times New Roman" w:hAnsi="Times New Roman" w:cs="Times New Roman"/>
            <w:sz w:val="24"/>
            <w:szCs w:val="24"/>
          </w:rPr>
          <w:delText xml:space="preserve"> </w:delText>
        </w:r>
        <w:r w:rsidR="00225F49" w:rsidDel="00EB4DC8">
          <w:rPr>
            <w:rFonts w:ascii="Times New Roman" w:eastAsia="Times New Roman" w:hAnsi="Times New Roman" w:cs="Times New Roman"/>
            <w:sz w:val="24"/>
            <w:szCs w:val="24"/>
          </w:rPr>
          <w:delText xml:space="preserve">High </w:delText>
        </w:r>
        <w:r w:rsidRPr="00605F58" w:rsidDel="00EB4DC8">
          <w:rPr>
            <w:rFonts w:ascii="Times New Roman" w:eastAsia="Times New Roman" w:hAnsi="Times New Roman" w:cs="Times New Roman"/>
            <w:sz w:val="24"/>
            <w:szCs w:val="24"/>
          </w:rPr>
          <w:delText>population growth</w:delText>
        </w:r>
        <w:r w:rsidR="00BC2EE8" w:rsidDel="00EB4DC8">
          <w:rPr>
            <w:rFonts w:ascii="Times New Roman" w:eastAsia="Times New Roman" w:hAnsi="Times New Roman" w:cs="Times New Roman"/>
            <w:sz w:val="24"/>
            <w:szCs w:val="24"/>
          </w:rPr>
          <w:delText xml:space="preserve"> could be correlated with</w:delText>
        </w:r>
        <w:r w:rsidRPr="00605F58" w:rsidDel="00EB4DC8">
          <w:rPr>
            <w:rFonts w:ascii="Times New Roman" w:eastAsia="Times New Roman" w:hAnsi="Times New Roman" w:cs="Times New Roman"/>
            <w:sz w:val="24"/>
            <w:szCs w:val="24"/>
          </w:rPr>
          <w:delText xml:space="preserve"> the likelihood and/or severity of boom-bust</w:delText>
        </w:r>
        <w:r w:rsidR="00641DE4" w:rsidDel="00EB4DC8">
          <w:rPr>
            <w:rFonts w:ascii="Times New Roman" w:eastAsia="Times New Roman" w:hAnsi="Times New Roman" w:cs="Times New Roman"/>
            <w:sz w:val="24"/>
            <w:szCs w:val="24"/>
          </w:rPr>
          <w:delText>s</w:delText>
        </w:r>
        <w:r w:rsidRPr="00605F58" w:rsidDel="00EB4DC8">
          <w:rPr>
            <w:rFonts w:ascii="Times New Roman" w:eastAsia="Times New Roman" w:hAnsi="Times New Roman" w:cs="Times New Roman"/>
            <w:sz w:val="24"/>
            <w:szCs w:val="24"/>
          </w:rPr>
          <w:delText xml:space="preserve"> </w:delText>
        </w:r>
        <w:r w:rsidR="00DE2203" w:rsidDel="00EB4DC8">
          <w:rPr>
            <w:rFonts w:ascii="Times New Roman" w:eastAsia="Times New Roman" w:hAnsi="Times New Roman" w:cs="Times New Roman"/>
            <w:sz w:val="24"/>
            <w:szCs w:val="24"/>
          </w:rPr>
          <w:fldChar w:fldCharType="begin"/>
        </w:r>
        <w:r w:rsidR="00DE2203" w:rsidDel="00EB4DC8">
          <w:rPr>
            <w:rFonts w:ascii="Times New Roman" w:eastAsia="Times New Roman" w:hAnsi="Times New Roman" w:cs="Times New Roman"/>
            <w:sz w:val="24"/>
            <w:szCs w:val="24"/>
          </w:rPr>
          <w:delInstrText xml:space="preserve"> ADDIN ZOTERO_ITEM CSL_CITATION {"citationID":"vQbGTgWV","properties":{"formattedCitation":"(Duncan {\\i{}et al.} 2020)","plainCitation":"(Duncan et al. 2020)","noteIndex":0},"citationItems":[{"id":193,"uris":["http://zotero.org/users/9972654/items/YKWI892A"],"itemData":{"id":193,"type":"article-journal","abstract":"Successful conservation management is often based on the principle that small or declining populations can recover if we identify and remove the factors that caused them to decline in the first place. But what form will that recovery take? Theory tells us that when a strong limiting factor is removed, a population should increase in size to where it becomes limited by some other factor. However, if the subsequent limitation involves feedbacks between the density of a consumer and its resource, there is potential for the consumer population to undergo substantial fluctuations in size that we would characterize as boom-bust or eruptive dynamics. We analysed long-term (7.6–29 yr) data documenting changes in the abundance of 169 populations of 20 mammal species released from a strong limiting factor (fox predation) in Australia. We show that many populations (44) exhibited eruptive dynamics, with exponential increase to a peak and subsequent population decline. Of 51 populations showing eruptive dynamics (the Australian populations plus seven translocated ungulate populations), the time taken for erupting populations to reach a peak before declining was related negatively to the intrinsic rate of population growth and positively to body mass, such that larger-bodied species with slow rates of population growth had a longer period of population increase before declining. Our results suggest that a substantial proportion of populations recovering after removal of a threatening process are likely to exhibit eruptive dynamics, and that managers of recovering or translocated populations should anticipate this outcome in conservation planning.","container-title":"Ecology","DOI":"10.1002/ecy.3175","ISSN":"0012-9658, 1939-9170","issue":"12","journalAbbreviation":"Ecology","language":"en","source":"DOI.org (Crossref)","title":"Eruptive dynamics are common in managed mammal populations","URL":"https://onlinelibrary.wiley.com/doi/10.1002/ecy.3175","volume":"101","author":[{"family":"Duncan","given":"Richard P."},{"family":"Dexter","given":"Nick"},{"family":"Wayne","given":"Adrian"},{"family":"Hone","given":"Jim"}],"accessed":{"date-parts":[["2022",12,5]]},"issued":{"date-parts":[["2020",12]]}}}],"schema":"https://github.com/citation-style-language/schema/raw/master/csl-citation.json"} </w:delInstrText>
        </w:r>
        <w:r w:rsidR="00DE2203" w:rsidDel="00EB4DC8">
          <w:rPr>
            <w:rFonts w:ascii="Times New Roman" w:eastAsia="Times New Roman" w:hAnsi="Times New Roman" w:cs="Times New Roman"/>
            <w:sz w:val="24"/>
            <w:szCs w:val="24"/>
          </w:rPr>
          <w:fldChar w:fldCharType="separate"/>
        </w:r>
        <w:r w:rsidR="00DE2203" w:rsidRPr="00DE2203" w:rsidDel="00EB4DC8">
          <w:rPr>
            <w:rFonts w:ascii="Times New Roman" w:hAnsi="Times New Roman" w:cs="Times New Roman"/>
            <w:sz w:val="24"/>
          </w:rPr>
          <w:delText xml:space="preserve">(Duncan </w:delText>
        </w:r>
        <w:r w:rsidR="00DE2203" w:rsidRPr="00DE2203" w:rsidDel="00EB4DC8">
          <w:rPr>
            <w:rFonts w:ascii="Times New Roman" w:hAnsi="Times New Roman" w:cs="Times New Roman"/>
            <w:i/>
            <w:iCs/>
            <w:sz w:val="24"/>
          </w:rPr>
          <w:delText>et al.</w:delText>
        </w:r>
        <w:r w:rsidR="00DE2203" w:rsidRPr="00DE2203" w:rsidDel="00EB4DC8">
          <w:rPr>
            <w:rFonts w:ascii="Times New Roman" w:hAnsi="Times New Roman" w:cs="Times New Roman"/>
            <w:sz w:val="24"/>
          </w:rPr>
          <w:delText xml:space="preserve"> 2020)</w:delText>
        </w:r>
        <w:r w:rsidR="00DE2203" w:rsidDel="00EB4DC8">
          <w:rPr>
            <w:rFonts w:ascii="Times New Roman" w:eastAsia="Times New Roman" w:hAnsi="Times New Roman" w:cs="Times New Roman"/>
            <w:sz w:val="24"/>
            <w:szCs w:val="24"/>
          </w:rPr>
          <w:fldChar w:fldCharType="end"/>
        </w:r>
        <w:r w:rsidRPr="00605F58" w:rsidDel="00EB4DC8">
          <w:rPr>
            <w:rFonts w:ascii="Times New Roman" w:eastAsia="Times New Roman" w:hAnsi="Times New Roman" w:cs="Times New Roman"/>
            <w:sz w:val="24"/>
            <w:szCs w:val="24"/>
          </w:rPr>
          <w:delText>.</w:delText>
        </w:r>
        <w:r w:rsidR="00881596" w:rsidDel="00EB4DC8">
          <w:rPr>
            <w:rFonts w:ascii="Times New Roman" w:eastAsia="Times New Roman" w:hAnsi="Times New Roman" w:cs="Times New Roman"/>
            <w:sz w:val="24"/>
            <w:szCs w:val="24"/>
          </w:rPr>
          <w:delText xml:space="preserve"> </w:delText>
        </w:r>
        <w:r w:rsidR="00BC2EE8" w:rsidDel="00EB4DC8">
          <w:rPr>
            <w:rFonts w:ascii="Times New Roman" w:eastAsia="Times New Roman" w:hAnsi="Times New Roman" w:cs="Times New Roman"/>
            <w:sz w:val="24"/>
            <w:szCs w:val="24"/>
          </w:rPr>
          <w:delText>F</w:delText>
        </w:r>
        <w:r w:rsidRPr="00605F58" w:rsidDel="00EB4DC8">
          <w:rPr>
            <w:rFonts w:ascii="Times New Roman" w:eastAsia="Times New Roman" w:hAnsi="Times New Roman" w:cs="Times New Roman"/>
            <w:sz w:val="24"/>
            <w:szCs w:val="24"/>
          </w:rPr>
          <w:delText>or</w:delText>
        </w:r>
        <w:commentRangeStart w:id="506"/>
        <w:r w:rsidRPr="00605F58" w:rsidDel="00EB4DC8">
          <w:rPr>
            <w:rFonts w:ascii="Times New Roman" w:eastAsia="Times New Roman" w:hAnsi="Times New Roman" w:cs="Times New Roman"/>
            <w:sz w:val="24"/>
            <w:szCs w:val="24"/>
          </w:rPr>
          <w:delText xml:space="preserve"> the </w:delText>
        </w:r>
        <w:r w:rsidR="008303ED" w:rsidDel="00EB4DC8">
          <w:rPr>
            <w:rFonts w:ascii="Times New Roman" w:eastAsia="Times New Roman" w:hAnsi="Times New Roman" w:cs="Times New Roman"/>
            <w:sz w:val="24"/>
            <w:szCs w:val="24"/>
          </w:rPr>
          <w:delText>high abundance</w:delText>
        </w:r>
        <w:r w:rsidR="008303ED" w:rsidRPr="00605F58" w:rsidDel="00EB4DC8">
          <w:rPr>
            <w:rFonts w:ascii="Times New Roman" w:eastAsia="Times New Roman" w:hAnsi="Times New Roman" w:cs="Times New Roman"/>
            <w:sz w:val="24"/>
            <w:szCs w:val="24"/>
          </w:rPr>
          <w:delText xml:space="preserve"> </w:delText>
        </w:r>
        <w:r w:rsidRPr="00605F58" w:rsidDel="00EB4DC8">
          <w:rPr>
            <w:rFonts w:ascii="Times New Roman" w:eastAsia="Times New Roman" w:hAnsi="Times New Roman" w:cs="Times New Roman"/>
            <w:sz w:val="24"/>
            <w:szCs w:val="24"/>
          </w:rPr>
          <w:delText>phase</w:delText>
        </w:r>
        <w:r w:rsidR="00DF60D1" w:rsidDel="00EB4DC8">
          <w:rPr>
            <w:rFonts w:ascii="Times New Roman" w:eastAsia="Times New Roman" w:hAnsi="Times New Roman" w:cs="Times New Roman"/>
            <w:sz w:val="24"/>
            <w:szCs w:val="24"/>
          </w:rPr>
          <w:delText xml:space="preserve">, </w:delText>
        </w:r>
        <w:r w:rsidR="00FB44A8" w:rsidDel="00EB4DC8">
          <w:rPr>
            <w:rFonts w:ascii="Times New Roman" w:eastAsia="Times New Roman" w:hAnsi="Times New Roman" w:cs="Times New Roman"/>
            <w:sz w:val="24"/>
            <w:szCs w:val="24"/>
          </w:rPr>
          <w:delText xml:space="preserve">we suggest describing the </w:delText>
        </w:r>
        <w:commentRangeEnd w:id="502"/>
        <w:r w:rsidR="00EC2462" w:rsidDel="00EB4DC8">
          <w:rPr>
            <w:rStyle w:val="CommentReference"/>
            <w:rFonts w:ascii="Times New Roman" w:eastAsia="Times New Roman" w:hAnsi="Times New Roman" w:cs="Times New Roman"/>
            <w:sz w:val="24"/>
            <w:szCs w:val="24"/>
          </w:rPr>
          <w:commentReference w:id="502"/>
        </w:r>
        <w:r w:rsidR="00DF60D1" w:rsidDel="00EB4DC8">
          <w:rPr>
            <w:rFonts w:ascii="Times New Roman" w:eastAsia="Times New Roman" w:hAnsi="Times New Roman" w:cs="Times New Roman"/>
            <w:sz w:val="24"/>
            <w:szCs w:val="24"/>
          </w:rPr>
          <w:delText>variability</w:delText>
        </w:r>
        <w:r w:rsidR="00FB44A8" w:rsidDel="00EB4DC8">
          <w:rPr>
            <w:rFonts w:ascii="Times New Roman" w:eastAsia="Times New Roman" w:hAnsi="Times New Roman" w:cs="Times New Roman"/>
            <w:sz w:val="24"/>
            <w:szCs w:val="24"/>
          </w:rPr>
          <w:delText xml:space="preserve"> and the duration of this phase</w:delText>
        </w:r>
        <w:r w:rsidR="00BC1F60" w:rsidDel="00EB4DC8">
          <w:rPr>
            <w:rFonts w:ascii="Times New Roman" w:eastAsia="Times New Roman" w:hAnsi="Times New Roman" w:cs="Times New Roman"/>
            <w:sz w:val="24"/>
            <w:szCs w:val="24"/>
          </w:rPr>
          <w:delText>. V</w:delText>
        </w:r>
        <w:r w:rsidRPr="00605F58" w:rsidDel="00EB4DC8">
          <w:rPr>
            <w:rFonts w:ascii="Times New Roman" w:eastAsia="Times New Roman" w:hAnsi="Times New Roman" w:cs="Times New Roman"/>
            <w:sz w:val="24"/>
            <w:szCs w:val="24"/>
          </w:rPr>
          <w:delText xml:space="preserve">ariability in </w:delText>
        </w:r>
        <w:r w:rsidR="0088115F" w:rsidDel="00EB4DC8">
          <w:rPr>
            <w:rFonts w:ascii="Times New Roman" w:eastAsia="Times New Roman" w:hAnsi="Times New Roman" w:cs="Times New Roman"/>
            <w:sz w:val="24"/>
            <w:szCs w:val="24"/>
          </w:rPr>
          <w:delText xml:space="preserve">high </w:delText>
        </w:r>
        <w:r w:rsidR="004E0CE4" w:rsidDel="00EB4DC8">
          <w:rPr>
            <w:rFonts w:ascii="Times New Roman" w:eastAsia="Times New Roman" w:hAnsi="Times New Roman" w:cs="Times New Roman"/>
            <w:sz w:val="24"/>
            <w:szCs w:val="24"/>
          </w:rPr>
          <w:delText>abundance</w:delText>
        </w:r>
        <w:r w:rsidRPr="00605F58" w:rsidDel="00EB4DC8">
          <w:rPr>
            <w:rFonts w:ascii="Times New Roman" w:eastAsia="Times New Roman" w:hAnsi="Times New Roman" w:cs="Times New Roman"/>
            <w:sz w:val="24"/>
            <w:szCs w:val="24"/>
          </w:rPr>
          <w:delText xml:space="preserve"> may indica</w:delText>
        </w:r>
        <w:commentRangeEnd w:id="506"/>
        <w:r w:rsidR="00A46979" w:rsidRPr="00605F58" w:rsidDel="00EB4DC8">
          <w:rPr>
            <w:rStyle w:val="CommentReference"/>
            <w:rFonts w:ascii="Times New Roman" w:eastAsia="Times New Roman" w:hAnsi="Times New Roman" w:cs="Times New Roman"/>
            <w:sz w:val="24"/>
            <w:szCs w:val="24"/>
          </w:rPr>
          <w:commentReference w:id="506"/>
        </w:r>
        <w:r w:rsidRPr="00605F58" w:rsidDel="00EB4DC8">
          <w:rPr>
            <w:rFonts w:ascii="Times New Roman" w:eastAsia="Times New Roman" w:hAnsi="Times New Roman" w:cs="Times New Roman"/>
            <w:sz w:val="24"/>
            <w:szCs w:val="24"/>
          </w:rPr>
          <w:delText>te cyclic population dynamics</w:delText>
        </w:r>
        <w:r w:rsidR="00DE2203" w:rsidDel="00EB4DC8">
          <w:rPr>
            <w:rFonts w:ascii="Times New Roman" w:eastAsia="Times New Roman" w:hAnsi="Times New Roman" w:cs="Times New Roman"/>
            <w:sz w:val="24"/>
            <w:szCs w:val="24"/>
          </w:rPr>
          <w:delText xml:space="preserve"> </w:delText>
        </w:r>
        <w:r w:rsidR="00DE2203" w:rsidDel="00EB4DC8">
          <w:rPr>
            <w:rFonts w:ascii="Times New Roman" w:eastAsia="Times New Roman" w:hAnsi="Times New Roman" w:cs="Times New Roman"/>
            <w:sz w:val="24"/>
            <w:szCs w:val="24"/>
          </w:rPr>
          <w:fldChar w:fldCharType="begin"/>
        </w:r>
        <w:r w:rsidR="00DE2203" w:rsidDel="00EB4DC8">
          <w:rPr>
            <w:rFonts w:ascii="Times New Roman" w:eastAsia="Times New Roman" w:hAnsi="Times New Roman" w:cs="Times New Roman"/>
            <w:sz w:val="24"/>
            <w:szCs w:val="24"/>
          </w:rPr>
          <w:delInstrText xml:space="preserve"> ADDIN ZOTERO_ITEM CSL_CITATION {"citationID":"QvQURusi","properties":{"formattedCitation":"(Dexter {\\i{}et al.} 2015; Kaeuffer {\\i{}et al.} 2009; Lester {\\i{}et al.} 2017; Strayer &amp; Malcom 2006)","plainCitation":"(Dexter et al. 2015; Kaeuffer et al. 2009; Lester et al. 2017; Strayer &amp; Malcom 2006)","noteIndex":0},"citationItems":[{"id":64,"uris":["http://zotero.org/users/9972654/items/W2KK3AL2"],"itemData":{"id":64,"type":"article-journal","abstract":"Nonindigenous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id":225,"uris":["http://zotero.org/users/9972654/items/SVSZUPF2"],"itemData":{"id":225,"type":"article-journal","container-title":"Ecography","DOI":"10.1111/j.1600-0587.2009.05604.x","ISSN":"09067590, 16000587","journalAbbreviation":"Ecography","language":"en","source":"DOI.org (Crossref)","title":"Dynamics of an introduced population of mouflon &lt;i&gt;Ovis aries&lt;/i&gt; on the sub-Antarctic archipelago of Kerguelen","URL":"https://onlinelibrary.wiley.com/doi/10.1111/j.1600-0587.2009.05604.x","author":[{"family":"Kaeuffer","given":"Renaud"},{"family":"Bonenfant","given":"Christophe"},{"family":"Chapuis","given":"Jean-Louis"},{"family":"Devillard","given":"Sébastien"}],"accessed":{"date-parts":[["2022",11,23]]},"issued":{"date-parts":[["2009",10]]}}},{"id":221,"uris":["http://zotero.org/users/9972654/items/MKS4R586"],"itemData":{"id":221,"type":"article-journal","container-title":"Journal of Animal Ecology","DOI":"10.1111/1365-2656.12622","ISSN":"00218790","issue":"2","journalAbbreviation":"J Anim Ecol","language":"en","page":"337-347","source":"DOI.org (Crossref)","title":"The long-term population dynamics of common wasps in their native and invaded range","volume":"86","author":[{"family":"Lester","given":"Philip J."},{"family":"Haywood","given":"John"},{"family":"Archer","given":"Michael E."},{"family":"Shortall","given":"Chris R."}],"editor":[{"family":"Sanders","given":"Nate"}],"issued":{"date-parts":[["2017",3]]}}},{"id":208,"uris":["http://zotero.org/users/9972654/items/36QJLQ6V"],"itemData":{"id":208,"type":"article-journal","container-title":"Freshwater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delInstrText>
        </w:r>
        <w:r w:rsidR="00DE2203" w:rsidDel="00EB4DC8">
          <w:rPr>
            <w:rFonts w:ascii="Times New Roman" w:eastAsia="Times New Roman" w:hAnsi="Times New Roman" w:cs="Times New Roman"/>
            <w:sz w:val="24"/>
            <w:szCs w:val="24"/>
          </w:rPr>
          <w:fldChar w:fldCharType="separate"/>
        </w:r>
        <w:r w:rsidR="00DE2203" w:rsidRPr="00DE2203" w:rsidDel="00EB4DC8">
          <w:rPr>
            <w:rFonts w:ascii="Times New Roman" w:hAnsi="Times New Roman" w:cs="Times New Roman"/>
            <w:sz w:val="24"/>
          </w:rPr>
          <w:delText xml:space="preserve">(Dexter </w:delText>
        </w:r>
        <w:r w:rsidR="00DE2203" w:rsidRPr="00DE2203" w:rsidDel="00EB4DC8">
          <w:rPr>
            <w:rFonts w:ascii="Times New Roman" w:hAnsi="Times New Roman" w:cs="Times New Roman"/>
            <w:i/>
            <w:iCs/>
            <w:sz w:val="24"/>
          </w:rPr>
          <w:delText>et al.</w:delText>
        </w:r>
        <w:r w:rsidR="00DE2203" w:rsidRPr="00DE2203" w:rsidDel="00EB4DC8">
          <w:rPr>
            <w:rFonts w:ascii="Times New Roman" w:hAnsi="Times New Roman" w:cs="Times New Roman"/>
            <w:sz w:val="24"/>
          </w:rPr>
          <w:delText xml:space="preserve"> 2015; Kaeuffer </w:delText>
        </w:r>
        <w:r w:rsidR="00DE2203" w:rsidRPr="00DE2203" w:rsidDel="00EB4DC8">
          <w:rPr>
            <w:rFonts w:ascii="Times New Roman" w:hAnsi="Times New Roman" w:cs="Times New Roman"/>
            <w:i/>
            <w:iCs/>
            <w:sz w:val="24"/>
          </w:rPr>
          <w:delText>et al.</w:delText>
        </w:r>
        <w:r w:rsidR="00DE2203" w:rsidRPr="00DE2203" w:rsidDel="00EB4DC8">
          <w:rPr>
            <w:rFonts w:ascii="Times New Roman" w:hAnsi="Times New Roman" w:cs="Times New Roman"/>
            <w:sz w:val="24"/>
          </w:rPr>
          <w:delText xml:space="preserve"> 2009; Lester </w:delText>
        </w:r>
        <w:r w:rsidR="00DE2203" w:rsidRPr="00DE2203" w:rsidDel="00EB4DC8">
          <w:rPr>
            <w:rFonts w:ascii="Times New Roman" w:hAnsi="Times New Roman" w:cs="Times New Roman"/>
            <w:i/>
            <w:iCs/>
            <w:sz w:val="24"/>
          </w:rPr>
          <w:delText>et al.</w:delText>
        </w:r>
        <w:r w:rsidR="00DE2203" w:rsidRPr="00DE2203" w:rsidDel="00EB4DC8">
          <w:rPr>
            <w:rFonts w:ascii="Times New Roman" w:hAnsi="Times New Roman" w:cs="Times New Roman"/>
            <w:sz w:val="24"/>
          </w:rPr>
          <w:delText xml:space="preserve"> 2017; Strayer &amp; Malcom 2006)</w:delText>
        </w:r>
        <w:r w:rsidR="00DE2203" w:rsidDel="00EB4DC8">
          <w:rPr>
            <w:rFonts w:ascii="Times New Roman" w:eastAsia="Times New Roman" w:hAnsi="Times New Roman" w:cs="Times New Roman"/>
            <w:sz w:val="24"/>
            <w:szCs w:val="24"/>
          </w:rPr>
          <w:fldChar w:fldCharType="end"/>
        </w:r>
        <w:r w:rsidR="0088115F" w:rsidDel="00EB4DC8">
          <w:rPr>
            <w:rFonts w:ascii="Times New Roman" w:eastAsia="Times New Roman" w:hAnsi="Times New Roman" w:cs="Times New Roman"/>
            <w:sz w:val="24"/>
            <w:szCs w:val="24"/>
          </w:rPr>
          <w:delText xml:space="preserve"> or the likelihood of a bust (e.g., Early Warning Signal)</w:delText>
        </w:r>
        <w:r w:rsidRPr="00605F58" w:rsidDel="00EB4DC8">
          <w:rPr>
            <w:rFonts w:ascii="Times New Roman" w:eastAsia="Times New Roman" w:hAnsi="Times New Roman" w:cs="Times New Roman"/>
            <w:sz w:val="24"/>
            <w:szCs w:val="24"/>
          </w:rPr>
          <w:delText>, and the duration of high abundances could determin</w:delText>
        </w:r>
        <w:r w:rsidR="006C5DB9" w:rsidDel="00EB4DC8">
          <w:rPr>
            <w:rFonts w:ascii="Times New Roman" w:eastAsia="Times New Roman" w:hAnsi="Times New Roman" w:cs="Times New Roman"/>
            <w:sz w:val="24"/>
            <w:szCs w:val="24"/>
          </w:rPr>
          <w:delText>e</w:delText>
        </w:r>
        <w:r w:rsidRPr="00605F58" w:rsidDel="00EB4DC8">
          <w:rPr>
            <w:rFonts w:ascii="Times New Roman" w:eastAsia="Times New Roman" w:hAnsi="Times New Roman" w:cs="Times New Roman"/>
            <w:sz w:val="24"/>
            <w:szCs w:val="24"/>
          </w:rPr>
          <w:delText xml:space="preserve"> the </w:delText>
        </w:r>
        <w:r w:rsidR="006C5DB9" w:rsidDel="00EB4DC8">
          <w:rPr>
            <w:rFonts w:ascii="Times New Roman" w:eastAsia="Times New Roman" w:hAnsi="Times New Roman" w:cs="Times New Roman"/>
            <w:sz w:val="24"/>
            <w:szCs w:val="24"/>
          </w:rPr>
          <w:delText xml:space="preserve">ecological </w:delText>
        </w:r>
        <w:r w:rsidRPr="00605F58" w:rsidDel="00EB4DC8">
          <w:rPr>
            <w:rFonts w:ascii="Times New Roman" w:eastAsia="Times New Roman" w:hAnsi="Times New Roman" w:cs="Times New Roman"/>
            <w:sz w:val="24"/>
            <w:szCs w:val="24"/>
          </w:rPr>
          <w:delText xml:space="preserve">impact </w:delText>
        </w:r>
        <w:r w:rsidR="006C5DB9" w:rsidDel="00EB4DC8">
          <w:rPr>
            <w:rFonts w:ascii="Times New Roman" w:eastAsia="Times New Roman" w:hAnsi="Times New Roman" w:cs="Times New Roman"/>
            <w:sz w:val="24"/>
            <w:szCs w:val="24"/>
          </w:rPr>
          <w:delText>of an invasive species</w:delText>
        </w:r>
        <w:r w:rsidR="00647680" w:rsidDel="00EB4DC8">
          <w:rPr>
            <w:rFonts w:ascii="Times New Roman" w:eastAsia="Times New Roman" w:hAnsi="Times New Roman" w:cs="Times New Roman"/>
            <w:sz w:val="24"/>
            <w:szCs w:val="24"/>
          </w:rPr>
          <w:delText xml:space="preserve"> </w:delText>
        </w:r>
        <w:r w:rsidR="00DE2203" w:rsidDel="00EB4DC8">
          <w:rPr>
            <w:rFonts w:ascii="Times New Roman" w:eastAsia="Times New Roman" w:hAnsi="Times New Roman" w:cs="Times New Roman"/>
            <w:sz w:val="24"/>
            <w:szCs w:val="24"/>
          </w:rPr>
          <w:fldChar w:fldCharType="begin"/>
        </w:r>
        <w:r w:rsidR="005A584A" w:rsidDel="00EB4DC8">
          <w:rPr>
            <w:rFonts w:ascii="Times New Roman" w:eastAsia="Times New Roman" w:hAnsi="Times New Roman" w:cs="Times New Roman"/>
            <w:sz w:val="24"/>
            <w:szCs w:val="24"/>
          </w:rPr>
          <w:delInstrText xml:space="preserve"> ADDIN ZOTERO_ITEM CSL_CITATION {"citationID":"qAn5FoBK","properties":{"formattedCitation":"(Haubrock {\\i{}et al.} 2022; Soto {\\i{}et al.} 2023; Strayer &amp; Malcom 2006)","plainCitation":"(Haubrock et al. 2022; Soto et al. 2023; Strayer &amp; Malcom 2006)","noteIndex":0},"citationItems":[{"id":90,"uris":["http://zotero.org/users/9972654/items/IPV6Z6PT"],"itemData":{"id":90,"type":"article-journal","abstract":"Globalization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1541,"uris":["http://zotero.org/users/9972654/items/SVN9MEEI"],"itemData":{"id":1541,"type":"article-journal","container-title":"Science of The Total Environment","DOI":"10.1016/j.scitotenv.2023.161818","ISSN":"00489697","journalAbbreviation":"Science of The Total Environment","language":"en","page":"161818","source":"DOI.org (Crossref)","title":"Sigmoidal curves reflect impacts and dynamics of aquatic invasive species","volume":"872","author":[{"family":"Soto","given":"Ismael"},{"family":"Ahmed","given":"Danish A."},{"family":"Balzani","given":"Paride"},{"family":"Cuthbert","given":"Ross N."},{"family":"Haubrock","given":"Phillip J."}],"issued":{"date-parts":[["2023",5]]}}},{"id":208,"uris":["http://zotero.org/users/9972654/items/36QJLQ6V"],"itemData":{"id":208,"type":"article-journal","container-title":"Freshwater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delInstrText>
        </w:r>
        <w:r w:rsidR="00DE2203" w:rsidDel="00EB4DC8">
          <w:rPr>
            <w:rFonts w:ascii="Times New Roman" w:eastAsia="Times New Roman" w:hAnsi="Times New Roman" w:cs="Times New Roman"/>
            <w:sz w:val="24"/>
            <w:szCs w:val="24"/>
          </w:rPr>
          <w:fldChar w:fldCharType="separate"/>
        </w:r>
        <w:r w:rsidR="005A584A" w:rsidRPr="005A584A" w:rsidDel="00EB4DC8">
          <w:rPr>
            <w:rFonts w:ascii="Times New Roman" w:hAnsi="Times New Roman" w:cs="Times New Roman"/>
            <w:sz w:val="24"/>
          </w:rPr>
          <w:delText xml:space="preserve">(Haubrock </w:delText>
        </w:r>
        <w:r w:rsidR="005A584A" w:rsidRPr="005A584A" w:rsidDel="00EB4DC8">
          <w:rPr>
            <w:rFonts w:ascii="Times New Roman" w:hAnsi="Times New Roman" w:cs="Times New Roman"/>
            <w:i/>
            <w:iCs/>
            <w:sz w:val="24"/>
          </w:rPr>
          <w:delText>et al.</w:delText>
        </w:r>
        <w:r w:rsidR="005A584A" w:rsidRPr="005A584A" w:rsidDel="00EB4DC8">
          <w:rPr>
            <w:rFonts w:ascii="Times New Roman" w:hAnsi="Times New Roman" w:cs="Times New Roman"/>
            <w:sz w:val="24"/>
          </w:rPr>
          <w:delText xml:space="preserve"> 2022; Soto </w:delText>
        </w:r>
        <w:r w:rsidR="005A584A" w:rsidRPr="005A584A" w:rsidDel="00EB4DC8">
          <w:rPr>
            <w:rFonts w:ascii="Times New Roman" w:hAnsi="Times New Roman" w:cs="Times New Roman"/>
            <w:i/>
            <w:iCs/>
            <w:sz w:val="24"/>
          </w:rPr>
          <w:delText>et al.</w:delText>
        </w:r>
        <w:r w:rsidR="005A584A" w:rsidRPr="005A584A" w:rsidDel="00EB4DC8">
          <w:rPr>
            <w:rFonts w:ascii="Times New Roman" w:hAnsi="Times New Roman" w:cs="Times New Roman"/>
            <w:sz w:val="24"/>
          </w:rPr>
          <w:delText xml:space="preserve"> 2023; Strayer &amp; Malcom 2006)</w:delText>
        </w:r>
        <w:r w:rsidR="00DE2203" w:rsidDel="00EB4DC8">
          <w:rPr>
            <w:rFonts w:ascii="Times New Roman" w:eastAsia="Times New Roman" w:hAnsi="Times New Roman" w:cs="Times New Roman"/>
            <w:sz w:val="24"/>
            <w:szCs w:val="24"/>
          </w:rPr>
          <w:fldChar w:fldCharType="end"/>
        </w:r>
        <w:r w:rsidRPr="00605F58" w:rsidDel="00EB4DC8">
          <w:rPr>
            <w:rFonts w:ascii="Times New Roman" w:eastAsia="Times New Roman" w:hAnsi="Times New Roman" w:cs="Times New Roman"/>
            <w:sz w:val="24"/>
            <w:szCs w:val="24"/>
          </w:rPr>
          <w:delText xml:space="preserve">.  </w:delText>
        </w:r>
        <w:r w:rsidR="00647680" w:rsidDel="00EB4DC8">
          <w:rPr>
            <w:rFonts w:ascii="Times New Roman" w:eastAsia="Times New Roman" w:hAnsi="Times New Roman" w:cs="Times New Roman"/>
            <w:sz w:val="24"/>
            <w:szCs w:val="24"/>
          </w:rPr>
          <w:delText>For</w:delText>
        </w:r>
        <w:r w:rsidR="002521D3" w:rsidDel="00EB4DC8">
          <w:rPr>
            <w:rFonts w:ascii="Times New Roman" w:eastAsia="Times New Roman" w:hAnsi="Times New Roman" w:cs="Times New Roman"/>
            <w:sz w:val="24"/>
            <w:szCs w:val="24"/>
          </w:rPr>
          <w:delText xml:space="preserve"> </w:delText>
        </w:r>
        <w:r w:rsidR="00B13AE7" w:rsidDel="00EB4DC8">
          <w:rPr>
            <w:rFonts w:ascii="Times New Roman" w:eastAsia="Times New Roman" w:hAnsi="Times New Roman" w:cs="Times New Roman"/>
            <w:sz w:val="24"/>
            <w:szCs w:val="24"/>
          </w:rPr>
          <w:delText xml:space="preserve">the bust phase, </w:delText>
        </w:r>
        <w:r w:rsidR="008169ED" w:rsidDel="00EB4DC8">
          <w:rPr>
            <w:rFonts w:ascii="Times New Roman" w:eastAsia="Times New Roman" w:hAnsi="Times New Roman" w:cs="Times New Roman"/>
            <w:sz w:val="24"/>
            <w:szCs w:val="24"/>
          </w:rPr>
          <w:delText xml:space="preserve">the </w:delText>
        </w:r>
        <w:r w:rsidRPr="00605F58" w:rsidDel="00EB4DC8">
          <w:rPr>
            <w:rFonts w:ascii="Times New Roman" w:eastAsia="Times New Roman" w:hAnsi="Times New Roman" w:cs="Times New Roman"/>
            <w:sz w:val="24"/>
            <w:szCs w:val="24"/>
          </w:rPr>
          <w:delText xml:space="preserve">time from peak density to </w:delText>
        </w:r>
        <w:commentRangeStart w:id="507"/>
        <w:r w:rsidRPr="00605F58" w:rsidDel="00EB4DC8">
          <w:rPr>
            <w:rFonts w:ascii="Times New Roman" w:eastAsia="Times New Roman" w:hAnsi="Times New Roman" w:cs="Times New Roman"/>
            <w:sz w:val="24"/>
            <w:szCs w:val="24"/>
          </w:rPr>
          <w:delText>population bust</w:delText>
        </w:r>
        <w:commentRangeEnd w:id="507"/>
        <w:r w:rsidR="00044B70" w:rsidRPr="00605F58" w:rsidDel="00EB4DC8">
          <w:rPr>
            <w:rStyle w:val="CommentReference"/>
            <w:rFonts w:ascii="Times New Roman" w:eastAsia="Times New Roman" w:hAnsi="Times New Roman" w:cs="Times New Roman"/>
            <w:sz w:val="24"/>
            <w:szCs w:val="24"/>
          </w:rPr>
          <w:commentReference w:id="507"/>
        </w:r>
        <w:r w:rsidRPr="00605F58" w:rsidDel="00EB4DC8">
          <w:rPr>
            <w:rFonts w:ascii="Times New Roman" w:eastAsia="Times New Roman" w:hAnsi="Times New Roman" w:cs="Times New Roman"/>
            <w:sz w:val="24"/>
            <w:szCs w:val="24"/>
          </w:rPr>
          <w:delText xml:space="preserve">, the </w:delText>
        </w:r>
        <w:commentRangeStart w:id="508"/>
        <w:r w:rsidRPr="00605F58" w:rsidDel="00EB4DC8">
          <w:rPr>
            <w:rFonts w:ascii="Times New Roman" w:eastAsia="Times New Roman" w:hAnsi="Times New Roman" w:cs="Times New Roman"/>
            <w:sz w:val="24"/>
            <w:szCs w:val="24"/>
          </w:rPr>
          <w:delText>peak probability that a population collapses</w:delText>
        </w:r>
        <w:commentRangeEnd w:id="508"/>
        <w:r w:rsidR="0016100D" w:rsidDel="00EB4DC8">
          <w:rPr>
            <w:rStyle w:val="CommentReference"/>
            <w:rFonts w:ascii="Times New Roman" w:eastAsia="Times New Roman" w:hAnsi="Times New Roman" w:cs="Times New Roman"/>
            <w:sz w:val="24"/>
            <w:szCs w:val="24"/>
          </w:rPr>
          <w:commentReference w:id="508"/>
        </w:r>
        <w:r w:rsidR="008169ED" w:rsidDel="00EB4DC8">
          <w:rPr>
            <w:rFonts w:ascii="Times New Roman" w:eastAsia="Times New Roman" w:hAnsi="Times New Roman" w:cs="Times New Roman"/>
            <w:sz w:val="24"/>
            <w:szCs w:val="24"/>
          </w:rPr>
          <w:delText>,</w:delText>
        </w:r>
        <w:r w:rsidRPr="00605F58" w:rsidDel="00EB4DC8">
          <w:rPr>
            <w:rFonts w:ascii="Times New Roman" w:eastAsia="Times New Roman" w:hAnsi="Times New Roman" w:cs="Times New Roman"/>
            <w:sz w:val="24"/>
            <w:szCs w:val="24"/>
          </w:rPr>
          <w:delText xml:space="preserve"> the magnitude of decline, and the duration</w:delText>
        </w:r>
        <w:r w:rsidR="005045CB" w:rsidDel="00EB4DC8">
          <w:rPr>
            <w:rFonts w:ascii="Times New Roman" w:eastAsia="Times New Roman" w:hAnsi="Times New Roman" w:cs="Times New Roman"/>
            <w:sz w:val="24"/>
            <w:szCs w:val="24"/>
          </w:rPr>
          <w:delText xml:space="preserve"> </w:delText>
        </w:r>
        <w:r w:rsidR="00AF47FE" w:rsidDel="00EB4DC8">
          <w:rPr>
            <w:rFonts w:ascii="Times New Roman" w:eastAsia="Times New Roman" w:hAnsi="Times New Roman" w:cs="Times New Roman"/>
            <w:sz w:val="24"/>
            <w:szCs w:val="24"/>
          </w:rPr>
          <w:delText>of a sustained decline</w:delText>
        </w:r>
        <w:r w:rsidRPr="00605F58" w:rsidDel="00EB4DC8">
          <w:rPr>
            <w:rFonts w:ascii="Times New Roman" w:eastAsia="Times New Roman" w:hAnsi="Times New Roman" w:cs="Times New Roman"/>
            <w:sz w:val="24"/>
            <w:szCs w:val="24"/>
          </w:rPr>
          <w:delText xml:space="preserve"> </w:delText>
        </w:r>
        <w:r w:rsidR="00BC3CDA" w:rsidDel="00EB4DC8">
          <w:rPr>
            <w:rFonts w:ascii="Times New Roman" w:eastAsia="Times New Roman" w:hAnsi="Times New Roman" w:cs="Times New Roman"/>
            <w:sz w:val="24"/>
            <w:szCs w:val="24"/>
          </w:rPr>
          <w:delText>have</w:delText>
        </w:r>
        <w:r w:rsidRPr="00605F58" w:rsidDel="00EB4DC8">
          <w:rPr>
            <w:rFonts w:ascii="Times New Roman" w:eastAsia="Times New Roman" w:hAnsi="Times New Roman" w:cs="Times New Roman"/>
            <w:sz w:val="24"/>
            <w:szCs w:val="24"/>
          </w:rPr>
          <w:delText xml:space="preserve"> been used </w:delText>
        </w:r>
        <w:r w:rsidR="00BC3CDA" w:rsidDel="00EB4DC8">
          <w:rPr>
            <w:rFonts w:ascii="Times New Roman" w:eastAsia="Times New Roman" w:hAnsi="Times New Roman" w:cs="Times New Roman"/>
            <w:sz w:val="24"/>
            <w:szCs w:val="24"/>
          </w:rPr>
          <w:delText>to</w:delText>
        </w:r>
        <w:r w:rsidRPr="00605F58" w:rsidDel="00EB4DC8">
          <w:rPr>
            <w:rFonts w:ascii="Times New Roman" w:eastAsia="Times New Roman" w:hAnsi="Times New Roman" w:cs="Times New Roman"/>
            <w:sz w:val="24"/>
            <w:szCs w:val="24"/>
          </w:rPr>
          <w:delText xml:space="preserve"> </w:delText>
        </w:r>
        <w:r w:rsidR="00DE7FA5" w:rsidRPr="00605F58" w:rsidDel="00EB4DC8">
          <w:rPr>
            <w:rFonts w:ascii="Times New Roman" w:eastAsia="Times New Roman" w:hAnsi="Times New Roman" w:cs="Times New Roman"/>
            <w:sz w:val="24"/>
            <w:szCs w:val="24"/>
          </w:rPr>
          <w:delText>describe</w:delText>
        </w:r>
        <w:r w:rsidRPr="00605F58" w:rsidDel="00EB4DC8">
          <w:rPr>
            <w:rFonts w:ascii="Times New Roman" w:eastAsia="Times New Roman" w:hAnsi="Times New Roman" w:cs="Times New Roman"/>
            <w:sz w:val="24"/>
            <w:szCs w:val="24"/>
          </w:rPr>
          <w:delText xml:space="preserve"> </w:delText>
        </w:r>
        <w:r w:rsidR="00BC3CDA" w:rsidDel="00EB4DC8">
          <w:rPr>
            <w:rFonts w:ascii="Times New Roman" w:eastAsia="Times New Roman" w:hAnsi="Times New Roman" w:cs="Times New Roman"/>
            <w:sz w:val="24"/>
            <w:szCs w:val="24"/>
          </w:rPr>
          <w:delText>the bust phase</w:delText>
        </w:r>
        <w:r w:rsidRPr="00605F58" w:rsidDel="00EB4DC8">
          <w:rPr>
            <w:rFonts w:ascii="Times New Roman" w:eastAsia="Times New Roman" w:hAnsi="Times New Roman" w:cs="Times New Roman"/>
            <w:sz w:val="24"/>
            <w:szCs w:val="24"/>
          </w:rPr>
          <w:delText xml:space="preserve"> </w:delText>
        </w:r>
        <w:r w:rsidR="00DE2203" w:rsidDel="00EB4DC8">
          <w:rPr>
            <w:rFonts w:ascii="Times New Roman" w:eastAsia="Times New Roman" w:hAnsi="Times New Roman" w:cs="Times New Roman"/>
            <w:sz w:val="24"/>
            <w:szCs w:val="24"/>
          </w:rPr>
          <w:fldChar w:fldCharType="begin"/>
        </w:r>
        <w:r w:rsidR="00DE2203" w:rsidDel="00EB4DC8">
          <w:rPr>
            <w:rFonts w:ascii="Times New Roman" w:eastAsia="Times New Roman" w:hAnsi="Times New Roman" w:cs="Times New Roman"/>
            <w:sz w:val="24"/>
            <w:szCs w:val="24"/>
          </w:rPr>
          <w:delInstrText xml:space="preserve"> ADDIN ZOTERO_ITEM CSL_CITATION {"citationID":"rFzMhzWR","properties":{"formattedCitation":"(Aagaard &amp; Lockwood 2016; Cooling {\\i{}et al.} 2012)","plainCitation":"(Aagaard &amp; Lockwood 2016; Cooling et al. 2012)","noteIndex":0},"citationItems":[{"id":195,"uris":["http://zotero.org/users/9972654/items/GYZSSW44"],"itemData":{"id":195,"type":"article-journal","container-title":"Biological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delInstrText>
        </w:r>
        <w:r w:rsidR="00DE2203" w:rsidDel="00EB4DC8">
          <w:rPr>
            <w:rFonts w:ascii="Times New Roman" w:eastAsia="Times New Roman" w:hAnsi="Times New Roman" w:cs="Times New Roman"/>
            <w:sz w:val="24"/>
            <w:szCs w:val="24"/>
          </w:rPr>
          <w:fldChar w:fldCharType="separate"/>
        </w:r>
        <w:r w:rsidR="00DE2203" w:rsidRPr="00DE2203" w:rsidDel="00EB4DC8">
          <w:rPr>
            <w:rFonts w:ascii="Times New Roman" w:hAnsi="Times New Roman" w:cs="Times New Roman"/>
            <w:sz w:val="24"/>
          </w:rPr>
          <w:delText xml:space="preserve">(Aagaard &amp; Lockwood 2016; Cooling </w:delText>
        </w:r>
        <w:r w:rsidR="00DE2203" w:rsidRPr="00DE2203" w:rsidDel="00EB4DC8">
          <w:rPr>
            <w:rFonts w:ascii="Times New Roman" w:hAnsi="Times New Roman" w:cs="Times New Roman"/>
            <w:i/>
            <w:iCs/>
            <w:sz w:val="24"/>
          </w:rPr>
          <w:delText>et al.</w:delText>
        </w:r>
        <w:r w:rsidR="00DE2203" w:rsidRPr="00DE2203" w:rsidDel="00EB4DC8">
          <w:rPr>
            <w:rFonts w:ascii="Times New Roman" w:hAnsi="Times New Roman" w:cs="Times New Roman"/>
            <w:sz w:val="24"/>
          </w:rPr>
          <w:delText xml:space="preserve"> 2012)</w:delText>
        </w:r>
        <w:r w:rsidR="00DE2203" w:rsidDel="00EB4DC8">
          <w:rPr>
            <w:rFonts w:ascii="Times New Roman" w:eastAsia="Times New Roman" w:hAnsi="Times New Roman" w:cs="Times New Roman"/>
            <w:sz w:val="24"/>
            <w:szCs w:val="24"/>
          </w:rPr>
          <w:fldChar w:fldCharType="end"/>
        </w:r>
        <w:r w:rsidRPr="00605F58" w:rsidDel="00EB4DC8">
          <w:rPr>
            <w:rFonts w:ascii="Times New Roman" w:eastAsia="Times New Roman" w:hAnsi="Times New Roman" w:cs="Times New Roman"/>
            <w:sz w:val="24"/>
            <w:szCs w:val="24"/>
          </w:rPr>
          <w:delText xml:space="preserve">.  </w:delText>
        </w:r>
        <w:r w:rsidR="00DE7FA5" w:rsidDel="00EB4DC8">
          <w:rPr>
            <w:rFonts w:ascii="Times New Roman" w:eastAsia="Times New Roman" w:hAnsi="Times New Roman" w:cs="Times New Roman"/>
            <w:sz w:val="24"/>
            <w:szCs w:val="24"/>
          </w:rPr>
          <w:delText>Using the</w:delText>
        </w:r>
        <w:r w:rsidRPr="00605F58" w:rsidDel="00EB4DC8">
          <w:rPr>
            <w:rFonts w:ascii="Times New Roman" w:eastAsia="Times New Roman" w:hAnsi="Times New Roman" w:cs="Times New Roman"/>
            <w:sz w:val="24"/>
            <w:szCs w:val="24"/>
          </w:rPr>
          <w:delText xml:space="preserve"> </w:delText>
        </w:r>
        <w:commentRangeStart w:id="509"/>
        <w:r w:rsidRPr="00605F58" w:rsidDel="00EB4DC8">
          <w:rPr>
            <w:rFonts w:ascii="Times New Roman" w:eastAsia="Times New Roman" w:hAnsi="Times New Roman" w:cs="Times New Roman"/>
            <w:sz w:val="24"/>
            <w:szCs w:val="24"/>
          </w:rPr>
          <w:delText>rate of population</w:delText>
        </w:r>
        <w:commentRangeEnd w:id="509"/>
        <w:r w:rsidR="0016100D" w:rsidRPr="00605F58" w:rsidDel="00EB4DC8">
          <w:rPr>
            <w:rStyle w:val="CommentReference"/>
            <w:rFonts w:ascii="Times New Roman" w:eastAsia="Times New Roman" w:hAnsi="Times New Roman" w:cs="Times New Roman"/>
            <w:sz w:val="24"/>
            <w:szCs w:val="24"/>
          </w:rPr>
          <w:commentReference w:id="509"/>
        </w:r>
        <w:r w:rsidRPr="00605F58" w:rsidDel="00EB4DC8">
          <w:rPr>
            <w:rFonts w:ascii="Times New Roman" w:eastAsia="Times New Roman" w:hAnsi="Times New Roman" w:cs="Times New Roman"/>
            <w:sz w:val="24"/>
            <w:szCs w:val="24"/>
          </w:rPr>
          <w:delText xml:space="preserve"> decline </w:delText>
        </w:r>
        <w:r w:rsidR="00DE7FA5" w:rsidDel="00EB4DC8">
          <w:rPr>
            <w:rFonts w:ascii="Times New Roman" w:eastAsia="Times New Roman" w:hAnsi="Times New Roman" w:cs="Times New Roman"/>
            <w:sz w:val="24"/>
            <w:szCs w:val="24"/>
          </w:rPr>
          <w:delText xml:space="preserve">could simplify these metrics </w:delText>
        </w:r>
        <w:r w:rsidR="0038776F" w:rsidDel="00EB4DC8">
          <w:rPr>
            <w:rFonts w:ascii="Times New Roman" w:eastAsia="Times New Roman" w:hAnsi="Times New Roman" w:cs="Times New Roman"/>
            <w:sz w:val="24"/>
            <w:szCs w:val="24"/>
          </w:rPr>
          <w:delText xml:space="preserve">because it </w:delText>
        </w:r>
        <w:r w:rsidR="005045CB" w:rsidDel="00EB4DC8">
          <w:rPr>
            <w:rFonts w:ascii="Times New Roman" w:eastAsia="Times New Roman" w:hAnsi="Times New Roman" w:cs="Times New Roman"/>
            <w:sz w:val="24"/>
            <w:szCs w:val="24"/>
          </w:rPr>
          <w:delText>incorporates</w:delText>
        </w:r>
        <w:r w:rsidR="0038776F" w:rsidDel="00EB4DC8">
          <w:rPr>
            <w:rFonts w:ascii="Times New Roman" w:eastAsia="Times New Roman" w:hAnsi="Times New Roman" w:cs="Times New Roman"/>
            <w:sz w:val="24"/>
            <w:szCs w:val="24"/>
          </w:rPr>
          <w:delText xml:space="preserve"> the time and the magnitude of the decline</w:delText>
        </w:r>
        <w:r w:rsidR="005045CB" w:rsidDel="00EB4DC8">
          <w:rPr>
            <w:rFonts w:ascii="Times New Roman" w:eastAsia="Times New Roman" w:hAnsi="Times New Roman" w:cs="Times New Roman"/>
            <w:sz w:val="24"/>
            <w:szCs w:val="24"/>
          </w:rPr>
          <w:delText>.</w:delText>
        </w:r>
      </w:del>
      <w:r w:rsidR="00AF47FE">
        <w:rPr>
          <w:rFonts w:ascii="Times New Roman" w:eastAsia="Times New Roman" w:hAnsi="Times New Roman" w:cs="Times New Roman"/>
          <w:sz w:val="24"/>
          <w:szCs w:val="24"/>
        </w:rPr>
        <w:t xml:space="preserve"> </w:t>
      </w:r>
    </w:p>
    <w:sectPr w:rsidR="00242E53" w:rsidRPr="00605F58" w:rsidSect="00D8523E">
      <w:pgSz w:w="12240" w:h="15840"/>
      <w:pgMar w:top="1440" w:right="1440" w:bottom="1440" w:left="1440" w:header="720" w:footer="72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Nathan Dorn" w:date="2026-02-17T16:59:00Z" w:initials="ND">
    <w:p w14:paraId="3FF82E29" w14:textId="77777777" w:rsidR="007D1CA3" w:rsidRDefault="007D1CA3" w:rsidP="007D1CA3">
      <w:pPr>
        <w:pStyle w:val="CommentText"/>
      </w:pPr>
      <w:r>
        <w:rPr>
          <w:rStyle w:val="CommentReference"/>
        </w:rPr>
        <w:annotationRef/>
      </w:r>
      <w:r>
        <w:t>Trying to make this interesting.. I’ve cut back on lots of stuff to try to make room for a sentence about the variability in two well-studied groups.</w:t>
      </w:r>
    </w:p>
  </w:comment>
  <w:comment w:id="145" w:author="Nathan Dorn" w:date="2026-02-17T16:26:00Z" w:initials="ND">
    <w:p w14:paraId="549E9048" w14:textId="77777777" w:rsidR="000A2010" w:rsidRDefault="00E45190" w:rsidP="000A2010">
      <w:pPr>
        <w:pStyle w:val="CommentText"/>
      </w:pPr>
      <w:r>
        <w:rPr>
          <w:rStyle w:val="CommentReference"/>
        </w:rPr>
        <w:annotationRef/>
      </w:r>
      <w:r w:rsidR="000A2010">
        <w:t>Too vague.  Exactly how many orders, how many species? And how many biomes or degrees latitude?</w:t>
      </w:r>
    </w:p>
  </w:comment>
  <w:comment w:id="148" w:author="Nathan Dorn" w:date="2026-02-17T16:44:00Z" w:initials="ND">
    <w:p w14:paraId="1E428F3B" w14:textId="77777777" w:rsidR="009D70EE" w:rsidRDefault="00ED0A4C" w:rsidP="009D70EE">
      <w:pPr>
        <w:pStyle w:val="CommentText"/>
      </w:pPr>
      <w:r>
        <w:rPr>
          <w:rStyle w:val="CommentReference"/>
        </w:rPr>
        <w:annotationRef/>
      </w:r>
      <w:r w:rsidR="009D70EE">
        <w:t xml:space="preserve">General question for the paper… How many non-native (or invasive species) are plants?  </w:t>
      </w:r>
    </w:p>
    <w:p w14:paraId="7A7D8925" w14:textId="77777777" w:rsidR="009D70EE" w:rsidRDefault="009D70EE" w:rsidP="009D70EE">
      <w:pPr>
        <w:pStyle w:val="CommentText"/>
      </w:pPr>
    </w:p>
    <w:p w14:paraId="3D0351EB" w14:textId="77777777" w:rsidR="009D70EE" w:rsidRDefault="009D70EE" w:rsidP="009D70EE">
      <w:pPr>
        <w:pStyle w:val="CommentText"/>
      </w:pPr>
      <w:r>
        <w:t>How many populations included in the 195 were mollusc or bird populations that decline but don’t “bust”?  Can we report some of this variability.  Something like… for two taxa (mollusks, birds) we used multiple populations to report the frequency of quantitative population busts and boom-busts, among well studied populations.</w:t>
      </w:r>
    </w:p>
    <w:p w14:paraId="436A796A" w14:textId="77777777" w:rsidR="009D70EE" w:rsidRDefault="009D70EE" w:rsidP="009D70EE">
      <w:pPr>
        <w:pStyle w:val="CommentText"/>
      </w:pPr>
    </w:p>
    <w:p w14:paraId="294BFE14" w14:textId="77777777" w:rsidR="009D70EE" w:rsidRDefault="009D70EE" w:rsidP="009D70EE">
      <w:pPr>
        <w:pStyle w:val="CommentText"/>
      </w:pPr>
      <w:r>
        <w:t>How many invasive mollusks and birds are there in the world?  Has anyone kept track of the invasions by taxonomic groups?   Out of all recorded non-natives?</w:t>
      </w:r>
    </w:p>
  </w:comment>
  <w:comment w:id="174" w:author="Nathan Dorn" w:date="2026-02-17T17:22:00Z" w:initials="ND">
    <w:p w14:paraId="7B1D745A" w14:textId="77777777" w:rsidR="00D933D6" w:rsidRDefault="004D11D6" w:rsidP="00D933D6">
      <w:pPr>
        <w:pStyle w:val="CommentText"/>
      </w:pPr>
      <w:r>
        <w:rPr>
          <w:rStyle w:val="CommentReference"/>
        </w:rPr>
        <w:annotationRef/>
      </w:r>
      <w:r w:rsidR="00D933D6">
        <w:t xml:space="preserve">Can these be used as conservative denominators  for a small table of results?  </w:t>
      </w:r>
    </w:p>
    <w:p w14:paraId="34059D4D" w14:textId="77777777" w:rsidR="00D933D6" w:rsidRDefault="00D933D6" w:rsidP="00D933D6">
      <w:pPr>
        <w:pStyle w:val="CommentText"/>
      </w:pPr>
    </w:p>
    <w:p w14:paraId="56706F82" w14:textId="77777777" w:rsidR="00D933D6" w:rsidRDefault="00D933D6" w:rsidP="00D933D6">
      <w:pPr>
        <w:pStyle w:val="CommentText"/>
      </w:pPr>
      <w:r>
        <w:t>Established (Seebens), # spp in boom-bust lit,   # with time series for analysis, # species with quantitative evidence for bust. # with evidence of boom-bust.</w:t>
      </w:r>
    </w:p>
    <w:p w14:paraId="3272B494" w14:textId="77777777" w:rsidR="00D933D6" w:rsidRDefault="00D933D6" w:rsidP="00D933D6">
      <w:pPr>
        <w:pStyle w:val="CommentText"/>
      </w:pPr>
    </w:p>
    <w:p w14:paraId="51F2163A" w14:textId="77777777" w:rsidR="00D933D6" w:rsidRDefault="00D933D6" w:rsidP="00D933D6">
      <w:pPr>
        <w:pStyle w:val="CommentText"/>
      </w:pPr>
      <w:r>
        <w:t>Then those can become percentages to explain how under-represented plants are (studied and busting?) or how over-represented freshwater busts are?   Maybe Strayer did this already?</w:t>
      </w:r>
    </w:p>
  </w:comment>
  <w:comment w:id="175" w:author="Nathan Dorn" w:date="2026-02-17T17:25:00Z" w:initials="ND">
    <w:p w14:paraId="6D654036" w14:textId="77777777" w:rsidR="0041433C" w:rsidRDefault="00893191" w:rsidP="0041433C">
      <w:pPr>
        <w:pStyle w:val="CommentText"/>
      </w:pPr>
      <w:r>
        <w:rPr>
          <w:rStyle w:val="CommentReference"/>
        </w:rPr>
        <w:annotationRef/>
      </w:r>
      <w:r w:rsidR="0041433C">
        <w:t>Rates of establishing or rates of introductions?  Which rates are you referencing here?</w:t>
      </w:r>
    </w:p>
  </w:comment>
  <w:comment w:id="176" w:author="Nathan Dorn" w:date="2026-02-17T17:27:00Z" w:initials="ND">
    <w:p w14:paraId="3D257485" w14:textId="1B0DD117" w:rsidR="0041433C" w:rsidRDefault="002857D9" w:rsidP="0041433C">
      <w:pPr>
        <w:pStyle w:val="CommentText"/>
      </w:pPr>
      <w:r>
        <w:rPr>
          <w:rStyle w:val="CommentReference"/>
        </w:rPr>
        <w:annotationRef/>
      </w:r>
      <w:r w:rsidR="0041433C">
        <w:t xml:space="preserve">Should be followed by a statement that effects of invading species are at least partly a function of their high densities/dominance in a ecosystem.   This will focus the attention on the population sizes and dynamics. </w:t>
      </w:r>
    </w:p>
  </w:comment>
  <w:comment w:id="274" w:author="Nathan Dorn" w:date="2026-02-18T12:16:00Z" w:initials="ND">
    <w:p w14:paraId="596A27EB" w14:textId="7C071C31" w:rsidR="00136D1B" w:rsidRDefault="00EC7567" w:rsidP="00136D1B">
      <w:pPr>
        <w:pStyle w:val="CommentText"/>
      </w:pPr>
      <w:r>
        <w:rPr>
          <w:rStyle w:val="CommentReference"/>
        </w:rPr>
        <w:annotationRef/>
      </w:r>
      <w:r w:rsidR="00136D1B">
        <w:t>This seems a bit ahead of the issue.  You’re trying to sell the importance of the work on this long-run goal… identifying populations that can be ignored.  That is so many steps down the line and focused on specific conditions that it’s not a straight line of logic from one to the other.  Definition -&gt; frequency -&gt; do nothing?</w:t>
      </w:r>
    </w:p>
    <w:p w14:paraId="588A4B1F" w14:textId="77777777" w:rsidR="00136D1B" w:rsidRDefault="00136D1B" w:rsidP="00136D1B">
      <w:pPr>
        <w:pStyle w:val="CommentText"/>
      </w:pPr>
    </w:p>
    <w:p w14:paraId="58D9D6A0" w14:textId="77777777" w:rsidR="00136D1B" w:rsidRDefault="00136D1B" w:rsidP="00136D1B">
      <w:pPr>
        <w:pStyle w:val="CommentText"/>
      </w:pPr>
      <w:r>
        <w:t xml:space="preserve">I think there are lots of other steps in here… I think we  need to focus on the population dynamics and maybe put this point in the discussion. </w:t>
      </w:r>
    </w:p>
  </w:comment>
  <w:comment w:id="285" w:author="Nathan Dorn" w:date="2026-02-18T12:13:00Z" w:initials="ND">
    <w:p w14:paraId="19311D18" w14:textId="77777777" w:rsidR="0002293A" w:rsidRDefault="00DC53EC" w:rsidP="0002293A">
      <w:pPr>
        <w:pStyle w:val="CommentText"/>
      </w:pPr>
      <w:r>
        <w:rPr>
          <w:rStyle w:val="CommentReference"/>
        </w:rPr>
        <w:annotationRef/>
      </w:r>
      <w:r w:rsidR="0002293A">
        <w:t>This is something we might start by using birds and mollusks as case study taxa.  Species busting/species introduced.  Populations busting/populations studied.</w:t>
      </w:r>
    </w:p>
    <w:p w14:paraId="0C35D114" w14:textId="77777777" w:rsidR="0002293A" w:rsidRDefault="0002293A" w:rsidP="0002293A">
      <w:pPr>
        <w:pStyle w:val="CommentText"/>
      </w:pPr>
    </w:p>
    <w:p w14:paraId="28ABD86D" w14:textId="77777777" w:rsidR="0002293A" w:rsidRDefault="0002293A" w:rsidP="0002293A">
      <w:pPr>
        <w:pStyle w:val="CommentText"/>
      </w:pPr>
      <w:r>
        <w:t>When you say within taxa are you specifically referring to population-population differences within species or species-species differences within orders or classes?  Across taxa = how many species within a higher level taxa or how many populations within a species (comparing species)? This needs to be clear.</w:t>
      </w:r>
    </w:p>
  </w:comment>
  <w:comment w:id="287" w:author="Nathan Dorn" w:date="2026-02-18T12:55:00Z" w:initials="ND">
    <w:p w14:paraId="4C890A56" w14:textId="77777777" w:rsidR="00741B94" w:rsidRDefault="00180EC4" w:rsidP="00741B94">
      <w:pPr>
        <w:pStyle w:val="CommentText"/>
      </w:pPr>
      <w:r>
        <w:rPr>
          <w:rStyle w:val="CommentReference"/>
        </w:rPr>
        <w:annotationRef/>
      </w:r>
      <w:r w:rsidR="00741B94">
        <w:t xml:space="preserve">I think this whole thing is unnecessary. We are going backwards here to a more fundamental issue of population dynamics… much more fundamental than the problem of boom-bust.  Then arguing that you need patterns to understand mechanisms… which few will argue with.  This either goes first or in the discussion (without spelling out the details of the hare mechanisms) or just cut it out. </w:t>
      </w:r>
    </w:p>
  </w:comment>
  <w:comment w:id="291" w:author="Nathan Dorn" w:date="2026-02-19T10:34:00Z" w:initials="ND">
    <w:p w14:paraId="4F697859" w14:textId="77777777" w:rsidR="005061FA" w:rsidRDefault="005061FA" w:rsidP="005061FA">
      <w:pPr>
        <w:pStyle w:val="CommentText"/>
      </w:pPr>
      <w:r>
        <w:rPr>
          <w:rStyle w:val="CommentReference"/>
        </w:rPr>
        <w:annotationRef/>
      </w:r>
      <w:r>
        <w:t>Did they call them potential challenges or “challenges” or “problems?”</w:t>
      </w:r>
    </w:p>
  </w:comment>
  <w:comment w:id="295" w:author="Nathan Dorn" w:date="2026-02-19T10:35:00Z" w:initials="ND">
    <w:p w14:paraId="2E6B66E8" w14:textId="77777777" w:rsidR="00CF436C" w:rsidRDefault="00CF436C" w:rsidP="00CF436C">
      <w:pPr>
        <w:pStyle w:val="CommentText"/>
      </w:pPr>
      <w:r>
        <w:rPr>
          <w:rStyle w:val="CommentReference"/>
        </w:rPr>
        <w:annotationRef/>
      </w:r>
      <w:r>
        <w:t>Practices?  Do we mean definitions or booms or what?</w:t>
      </w:r>
    </w:p>
  </w:comment>
  <w:comment w:id="293" w:author="Nathan Dorn" w:date="2026-02-18T12:57:00Z" w:initials="ND">
    <w:p w14:paraId="76672796" w14:textId="01596E7E" w:rsidR="00916D30" w:rsidRDefault="00916D30" w:rsidP="00916D30">
      <w:pPr>
        <w:pStyle w:val="CommentText"/>
      </w:pPr>
      <w:r>
        <w:rPr>
          <w:rStyle w:val="CommentReference"/>
        </w:rPr>
        <w:annotationRef/>
      </w:r>
      <w:r>
        <w:t xml:space="preserve">Do we explicitly address these concerns of Strayers anywhere in the explanation of our definition?  I don’t see it in the methods. </w:t>
      </w:r>
    </w:p>
  </w:comment>
  <w:comment w:id="323" w:author="Nathan Dorn" w:date="2026-02-19T10:36:00Z" w:initials="ND">
    <w:p w14:paraId="3C929866" w14:textId="77777777" w:rsidR="006365B6" w:rsidRDefault="006365B6" w:rsidP="006365B6">
      <w:pPr>
        <w:pStyle w:val="CommentText"/>
      </w:pPr>
      <w:r>
        <w:rPr>
          <w:rStyle w:val="CommentReference"/>
        </w:rPr>
        <w:annotationRef/>
      </w:r>
      <w:r>
        <w:t>What is diverse?  How many have been proposed?  How many does our analysis support? Do we explicitly discuss this as a contribution of our definition and analyses?</w:t>
      </w:r>
    </w:p>
  </w:comment>
  <w:comment w:id="343" w:author="Nathan Dorn" w:date="2026-02-19T10:44:00Z" w:initials="ND">
    <w:p w14:paraId="25C77113" w14:textId="77777777" w:rsidR="00E6250F" w:rsidRDefault="00E6250F" w:rsidP="00E6250F">
      <w:pPr>
        <w:pStyle w:val="CommentText"/>
      </w:pPr>
      <w:r>
        <w:rPr>
          <w:rStyle w:val="CommentReference"/>
        </w:rPr>
        <w:annotationRef/>
      </w:r>
      <w:r>
        <w:t>Rusty crayfish paper trying to do this?</w:t>
      </w:r>
    </w:p>
  </w:comment>
  <w:comment w:id="349" w:author="Nathan Dorn" w:date="2026-02-19T12:16:00Z" w:initials="ND">
    <w:p w14:paraId="357F9DBC" w14:textId="77777777" w:rsidR="00B40866" w:rsidRDefault="00B40866" w:rsidP="00B40866">
      <w:pPr>
        <w:pStyle w:val="CommentText"/>
      </w:pPr>
      <w:r>
        <w:rPr>
          <w:rStyle w:val="CommentReference"/>
        </w:rPr>
        <w:annotationRef/>
      </w:r>
      <w:r>
        <w:t>Think we can say this?</w:t>
      </w:r>
    </w:p>
  </w:comment>
  <w:comment w:id="368" w:author="Nathan Barrus" w:date="2025-07-24T17:00:00Z" w:initials="NB">
    <w:p w14:paraId="6D117937" w14:textId="3458BB1C" w:rsidR="00C41F59" w:rsidRDefault="00C41F59" w:rsidP="00C41F59">
      <w:pPr>
        <w:pStyle w:val="CommentText"/>
      </w:pPr>
      <w:r>
        <w:rPr>
          <w:rStyle w:val="CommentReference"/>
        </w:rPr>
        <w:annotationRef/>
      </w:r>
      <w:r>
        <w:t>Compile this appendix</w:t>
      </w:r>
    </w:p>
  </w:comment>
  <w:comment w:id="369" w:author="Nathan Barrus" w:date="2025-08-08T16:17:00Z" w:initials="NB">
    <w:p w14:paraId="47B11C30" w14:textId="1AB4829D" w:rsidR="00792A89" w:rsidRDefault="00030804" w:rsidP="00792A89">
      <w:pPr>
        <w:pStyle w:val="CommentText"/>
      </w:pPr>
      <w:r>
        <w:rPr>
          <w:rStyle w:val="CommentReference"/>
        </w:rPr>
        <w:annotationRef/>
      </w:r>
      <w:r w:rsidR="00792A89">
        <w:t>Make this appendix</w:t>
      </w:r>
    </w:p>
  </w:comment>
  <w:comment w:id="370" w:author="Nathan Dorn" w:date="2026-02-18T12:44:00Z" w:initials="ND">
    <w:p w14:paraId="3D15AEE7" w14:textId="77777777" w:rsidR="00871001" w:rsidRDefault="00871001" w:rsidP="00871001">
      <w:pPr>
        <w:pStyle w:val="CommentText"/>
      </w:pPr>
      <w:r>
        <w:rPr>
          <w:rStyle w:val="CommentReference"/>
        </w:rPr>
        <w:annotationRef/>
      </w:r>
      <w:r>
        <w:t>Self-inhibition</w:t>
      </w:r>
    </w:p>
  </w:comment>
  <w:comment w:id="371" w:author="Nathan Dorn" w:date="2026-02-19T12:02:00Z" w:initials="ND">
    <w:p w14:paraId="4341AEFE" w14:textId="77777777" w:rsidR="008B1CB0" w:rsidRDefault="00625B46" w:rsidP="008B1CB0">
      <w:pPr>
        <w:pStyle w:val="CommentText"/>
      </w:pPr>
      <w:r>
        <w:rPr>
          <w:rStyle w:val="CommentReference"/>
        </w:rPr>
        <w:annotationRef/>
      </w:r>
      <w:r w:rsidR="008B1CB0">
        <w:t>In overshoot and boom-bust why does lambda need to be &gt;0?  In established I don’t know why you’re writing about declines relative to the high N phase (doesn’t it assume there’s no regime shift detected?).  Or are you finding regime shifts in some cases and you need another criterion (declines &lt; 3 years).  I don’t know of the titles after the panel letters are necessary or standard.  They graphs themselves indicate the same thing as what’s listed in A.</w:t>
      </w:r>
    </w:p>
  </w:comment>
  <w:comment w:id="372" w:author="Nathan Dorn" w:date="2026-02-19T12:10:00Z" w:initials="ND">
    <w:p w14:paraId="33F134CC" w14:textId="77777777" w:rsidR="008E4CFB" w:rsidRDefault="008E4CFB" w:rsidP="008E4CFB">
      <w:pPr>
        <w:pStyle w:val="CommentText"/>
      </w:pPr>
      <w:r>
        <w:rPr>
          <w:rStyle w:val="CommentReference"/>
        </w:rPr>
        <w:annotationRef/>
      </w:r>
      <w:r>
        <w:t xml:space="preserve">Doesthe lambda on the growth phase have anything to do with the difference between overshoot and boom-bust?  Because &gt;1 could also be &gt;2.  so is there a reason to label some as &gt;1 and others &gt;2?  </w:t>
      </w:r>
    </w:p>
    <w:p w14:paraId="47834E26" w14:textId="77777777" w:rsidR="008E4CFB" w:rsidRDefault="008E4CFB" w:rsidP="008E4CFB">
      <w:pPr>
        <w:pStyle w:val="CommentText"/>
      </w:pPr>
    </w:p>
    <w:p w14:paraId="1359F20E" w14:textId="77777777" w:rsidR="008E4CFB" w:rsidRDefault="008E4CFB" w:rsidP="008E4CFB">
      <w:pPr>
        <w:pStyle w:val="CommentText"/>
      </w:pPr>
      <w:r>
        <w:t>I think the lambda on the first two panels can be removed because the dynamic is growing so it’s necessarily &gt;1, right?</w:t>
      </w:r>
    </w:p>
    <w:p w14:paraId="7CA7CC4A" w14:textId="77777777" w:rsidR="008E4CFB" w:rsidRDefault="008E4CFB" w:rsidP="008E4CFB">
      <w:pPr>
        <w:pStyle w:val="CommentText"/>
      </w:pPr>
    </w:p>
    <w:p w14:paraId="3588220B" w14:textId="77777777" w:rsidR="008E4CFB" w:rsidRDefault="008E4CFB" w:rsidP="008E4CFB">
      <w:pPr>
        <w:pStyle w:val="CommentText"/>
      </w:pPr>
      <w:r>
        <w:t xml:space="preserve">The lambda needs to be described as a per lifespan rate of increase in the legend. </w:t>
      </w:r>
    </w:p>
  </w:comment>
  <w:comment w:id="373" w:author="Nathan Dorn" w:date="2026-02-19T12:06:00Z" w:initials="ND">
    <w:p w14:paraId="5C7C916F" w14:textId="77777777" w:rsidR="006770C8" w:rsidRDefault="006770C8" w:rsidP="006770C8">
      <w:pPr>
        <w:pStyle w:val="CommentText"/>
      </w:pPr>
      <w:r>
        <w:rPr>
          <w:rStyle w:val="CommentReference"/>
        </w:rPr>
        <w:annotationRef/>
      </w:r>
      <w:r>
        <w:t xml:space="preserve">Can we possibly discriminate a collapse in the figure legend as well because we’re really not interested in the categories of overshoot and establishment as much as we’re interested in boom-bust, bust, and collapse.  </w:t>
      </w:r>
    </w:p>
  </w:comment>
  <w:comment w:id="376" w:author="Nathan Dorn" w:date="2026-02-18T13:00:00Z" w:initials="ND">
    <w:p w14:paraId="2740148F" w14:textId="77777777" w:rsidR="00625B46" w:rsidRDefault="00FE0F5F" w:rsidP="00625B46">
      <w:pPr>
        <w:pStyle w:val="CommentText"/>
      </w:pPr>
      <w:r>
        <w:rPr>
          <w:rStyle w:val="CommentReference"/>
        </w:rPr>
        <w:annotationRef/>
      </w:r>
      <w:r w:rsidR="00625B46">
        <w:t xml:space="preserve">These metrics will test for different mechanisms/causes of booms or busts? Not obvious how they test for the mechanism or what they have to do with the objectives of this paper. </w:t>
      </w:r>
    </w:p>
  </w:comment>
  <w:comment w:id="377" w:author="Nathan Dorn" w:date="2026-02-18T12:46:00Z" w:initials="ND">
    <w:p w14:paraId="70B4BFD8" w14:textId="377BABE5" w:rsidR="00400EDE" w:rsidRDefault="00400EDE" w:rsidP="00400EDE">
      <w:pPr>
        <w:pStyle w:val="CommentText"/>
      </w:pPr>
      <w:r>
        <w:rPr>
          <w:rStyle w:val="CommentReference"/>
        </w:rPr>
        <w:annotationRef/>
      </w:r>
      <w:r>
        <w:t>87 need a different outline and a name (collapse or dramatic decline) so that we can focus in a shorthand way on that group.  The bust = sustained collapse.</w:t>
      </w:r>
    </w:p>
  </w:comment>
  <w:comment w:id="378" w:author="Nathan Dorn" w:date="2026-02-18T17:36:00Z" w:initials="ND">
    <w:p w14:paraId="12861C24" w14:textId="77777777" w:rsidR="006D2118" w:rsidRDefault="006D2118" w:rsidP="006D2118">
      <w:pPr>
        <w:pStyle w:val="CommentText"/>
      </w:pPr>
      <w:r>
        <w:rPr>
          <w:rStyle w:val="CommentReference"/>
        </w:rPr>
        <w:annotationRef/>
      </w:r>
      <w:r>
        <w:t>If we define a collapse as a 90% decline at some point in the time series then we can call C just a Bust and D a Boom-Collapse.</w:t>
      </w:r>
    </w:p>
  </w:comment>
  <w:comment w:id="382" w:author="Nathan Dorn" w:date="2026-02-19T11:02:00Z" w:initials="ND">
    <w:p w14:paraId="4C8973B5" w14:textId="77777777" w:rsidR="00F47DDF" w:rsidRDefault="00F47DDF" w:rsidP="00F47DDF">
      <w:pPr>
        <w:pStyle w:val="CommentText"/>
      </w:pPr>
      <w:r>
        <w:rPr>
          <w:rStyle w:val="CommentReference"/>
        </w:rPr>
        <w:annotationRef/>
      </w:r>
      <w:r>
        <w:t>Can you ground the ideas in both so that it doesn’t seem like we’re totally dependent upon Strayer et al. ?</w:t>
      </w:r>
    </w:p>
  </w:comment>
  <w:comment w:id="409" w:author="Nathan Dorn" w:date="2026-02-19T11:06:00Z" w:initials="ND">
    <w:p w14:paraId="1B3117CC" w14:textId="77777777" w:rsidR="00B93ACD" w:rsidRDefault="00B93ACD" w:rsidP="00B93ACD">
      <w:pPr>
        <w:pStyle w:val="CommentText"/>
      </w:pPr>
      <w:r>
        <w:rPr>
          <w:rStyle w:val="CommentReference"/>
        </w:rPr>
        <w:annotationRef/>
      </w:r>
      <w:r>
        <w:t>This is not an SOP for developing a definition… so we’re not instructing someone else how to do it but rather arguing for our own definition. I don’t know why we’re saying “should be done” rather than “we chose”</w:t>
      </w:r>
    </w:p>
  </w:comment>
  <w:comment w:id="419" w:author="Nathan Dorn" w:date="2026-02-19T11:09:00Z" w:initials="ND">
    <w:p w14:paraId="3D8DAF3A" w14:textId="77777777" w:rsidR="00363552" w:rsidRDefault="00363552" w:rsidP="00363552">
      <w:pPr>
        <w:pStyle w:val="CommentText"/>
      </w:pPr>
      <w:r>
        <w:rPr>
          <w:rStyle w:val="CommentReference"/>
        </w:rPr>
        <w:annotationRef/>
      </w:r>
      <w:r>
        <w:t>Spell out further… time scale for what?</w:t>
      </w:r>
    </w:p>
  </w:comment>
  <w:comment w:id="446" w:author="Nathan Dorn" w:date="2026-02-19T11:15:00Z" w:initials="ND">
    <w:p w14:paraId="483FB0F7" w14:textId="77777777" w:rsidR="00E3074E" w:rsidRDefault="00E3074E" w:rsidP="00E3074E">
      <w:pPr>
        <w:pStyle w:val="CommentText"/>
      </w:pPr>
      <w:r>
        <w:rPr>
          <w:rStyle w:val="CommentReference"/>
        </w:rPr>
        <w:annotationRef/>
      </w:r>
      <w:r>
        <w:t>Uthicke used the term “boom”?</w:t>
      </w:r>
    </w:p>
  </w:comment>
  <w:comment w:id="464" w:author="Nathan Dorn" w:date="2026-02-19T11:31:00Z" w:initials="ND">
    <w:p w14:paraId="20B46B93" w14:textId="77777777" w:rsidR="009F16CE" w:rsidRDefault="009F16CE" w:rsidP="009F16CE">
      <w:pPr>
        <w:pStyle w:val="CommentText"/>
      </w:pPr>
      <w:r>
        <w:rPr>
          <w:rStyle w:val="CommentReference"/>
        </w:rPr>
        <w:annotationRef/>
      </w:r>
      <w:hyperlink r:id="rId1" w:history="1">
        <w:r w:rsidRPr="00792EA1">
          <w:rPr>
            <w:rStyle w:val="Hyperlink"/>
          </w:rPr>
          <w:t>Unexpected patterns of fisheries collapse in the world's oceans</w:t>
        </w:r>
      </w:hyperlink>
      <w:r>
        <w:t xml:space="preserve"> </w:t>
      </w:r>
    </w:p>
  </w:comment>
  <w:comment w:id="467" w:author="Nathan Dorn" w:date="2026-02-19T11:35:00Z" w:initials="ND">
    <w:p w14:paraId="517ED2A0" w14:textId="77777777" w:rsidR="00812BC0" w:rsidRDefault="007D48D0" w:rsidP="00812BC0">
      <w:pPr>
        <w:pStyle w:val="CommentText"/>
      </w:pPr>
      <w:r>
        <w:rPr>
          <w:rStyle w:val="CommentReference"/>
        </w:rPr>
        <w:annotationRef/>
      </w:r>
      <w:r w:rsidR="00812BC0">
        <w:t xml:space="preserve">This sentence doesn’t make sense.  The (vague) “rate and number of year... have been used”?  But you put the years and the rate into the parentheses… so which rate and number of years are in the mind of the reader at the start of the sentence?  A vague rate?  You need to switch the sentence around and start with the rate and years so that it doesn’t start vague… forcing the reader to re-interpret the start of the sentence with the end of the sentence. </w:t>
      </w:r>
    </w:p>
  </w:comment>
  <w:comment w:id="480" w:author="Nathan Dorn" w:date="2026-02-19T11:38:00Z" w:initials="ND">
    <w:p w14:paraId="68A106DD" w14:textId="77777777" w:rsidR="00812BC0" w:rsidRDefault="00812BC0" w:rsidP="00812BC0">
      <w:pPr>
        <w:pStyle w:val="CommentText"/>
      </w:pPr>
      <w:r>
        <w:rPr>
          <w:rStyle w:val="CommentReference"/>
        </w:rPr>
        <w:annotationRef/>
      </w:r>
      <w:r>
        <w:t xml:space="preserve">Necessary to say typical?  </w:t>
      </w:r>
    </w:p>
  </w:comment>
  <w:comment w:id="487" w:author="Nathan Dorn" w:date="2026-02-19T11:48:00Z" w:initials="ND">
    <w:p w14:paraId="61A10001" w14:textId="77777777" w:rsidR="00497E81" w:rsidRDefault="008E4B73" w:rsidP="00497E81">
      <w:pPr>
        <w:pStyle w:val="CommentText"/>
      </w:pPr>
      <w:r>
        <w:rPr>
          <w:rStyle w:val="CommentReference"/>
        </w:rPr>
        <w:annotationRef/>
      </w:r>
      <w:r w:rsidR="00497E81">
        <w:t xml:space="preserve">Can we put this part as #2 or is that out of order for the evaluations?  I think it makes most sense to describe these 90% changes as collapse and then the rate of decline and sustained aspect make it a bust?…. But there are two issues here - rate, sustained- and I’m feeling it’s really important to use the collapsed term as a way to describe populations that have declined 90% (another important dynamic). So are there lots of 90% changes that fall too slowly to make it to the bust category?   Might want to communicate directly about this one because I wrote things in the abstract assuming we could separate this out and focus the results on the collapsing and busting populations. </w:t>
      </w:r>
    </w:p>
  </w:comment>
  <w:comment w:id="496" w:author="Nathan Dorn" w:date="2026-02-19T11:52:00Z" w:initials="ND">
    <w:p w14:paraId="5B28671B" w14:textId="77777777" w:rsidR="009D03E4" w:rsidRDefault="009D03E4" w:rsidP="009D03E4">
      <w:pPr>
        <w:pStyle w:val="CommentText"/>
      </w:pPr>
      <w:r>
        <w:rPr>
          <w:rStyle w:val="CommentReference"/>
        </w:rPr>
        <w:annotationRef/>
      </w:r>
      <w:r>
        <w:t>Probably need to mention this somewhere. Maybe the next paragraph?</w:t>
      </w:r>
    </w:p>
  </w:comment>
  <w:comment w:id="505" w:author="Nathan Dorn" w:date="2026-02-19T11:57:00Z" w:initials="ND">
    <w:p w14:paraId="704E9F57" w14:textId="5A4D080B" w:rsidR="000F492D" w:rsidRDefault="000F492D" w:rsidP="000F492D">
      <w:pPr>
        <w:pStyle w:val="CommentText"/>
      </w:pPr>
      <w:r>
        <w:rPr>
          <w:rStyle w:val="CommentReference"/>
        </w:rPr>
        <w:annotationRef/>
      </w:r>
      <w:r>
        <w:t>This sentence doesn’t make sense. Read it carefully.  Vague start, “suggested”?… suggested for what?</w:t>
      </w:r>
    </w:p>
  </w:comment>
  <w:comment w:id="502" w:author="Nathan Dorn" w:date="2026-02-19T11:55:00Z" w:initials="ND">
    <w:p w14:paraId="6CA110DE" w14:textId="77777777" w:rsidR="000F492D" w:rsidRDefault="00EC2462" w:rsidP="000F492D">
      <w:pPr>
        <w:pStyle w:val="CommentText"/>
      </w:pPr>
      <w:r>
        <w:rPr>
          <w:rStyle w:val="CommentReference"/>
        </w:rPr>
        <w:annotationRef/>
      </w:r>
      <w:r w:rsidR="000F492D">
        <w:t xml:space="preserve">But you don’t use any of these in the current paper so I don’t see what these are adding to the manuscript?  We’re still tryng to find the boom-bust evidence.  We’re not comparing them.  If you want to produce another paper about metrics that could be used to categorize time series that’s interesting, but what is the purpose here? </w:t>
      </w:r>
    </w:p>
  </w:comment>
  <w:comment w:id="506" w:author="Nathan Dorn" w:date="2026-02-19T11:58:00Z" w:initials="ND">
    <w:p w14:paraId="3673EA4C" w14:textId="77777777" w:rsidR="00A46979" w:rsidRDefault="00A46979" w:rsidP="00A46979">
      <w:pPr>
        <w:pStyle w:val="CommentText"/>
      </w:pPr>
      <w:r>
        <w:rPr>
          <w:rStyle w:val="CommentReference"/>
        </w:rPr>
        <w:annotationRef/>
      </w:r>
      <w:r>
        <w:t>Does it meet the objective of this paper? Or is this just something for someone else to do in the future?</w:t>
      </w:r>
    </w:p>
  </w:comment>
  <w:comment w:id="507" w:author="Nathan Dorn" w:date="2026-02-19T11:53:00Z" w:initials="ND">
    <w:p w14:paraId="5D341322" w14:textId="77777777" w:rsidR="00044B70" w:rsidRDefault="00044B70" w:rsidP="00044B70">
      <w:pPr>
        <w:pStyle w:val="CommentText"/>
      </w:pPr>
      <w:r>
        <w:rPr>
          <w:rStyle w:val="CommentReference"/>
        </w:rPr>
        <w:annotationRef/>
      </w:r>
      <w:r>
        <w:t>Bust is defined after three sustained years.  Do you mean first collapse? 90% reduction?</w:t>
      </w:r>
    </w:p>
  </w:comment>
  <w:comment w:id="508" w:author="Nathan Dorn" w:date="2026-02-19T11:54:00Z" w:initials="ND">
    <w:p w14:paraId="7797AD9D" w14:textId="77777777" w:rsidR="0016100D" w:rsidRDefault="0016100D" w:rsidP="0016100D">
      <w:pPr>
        <w:pStyle w:val="CommentText"/>
      </w:pPr>
      <w:r>
        <w:rPr>
          <w:rStyle w:val="CommentReference"/>
        </w:rPr>
        <w:annotationRef/>
      </w:r>
      <w:r>
        <w:t>What does this mean?</w:t>
      </w:r>
    </w:p>
  </w:comment>
  <w:comment w:id="509" w:author="Nathan Dorn" w:date="2026-02-19T11:54:00Z" w:initials="ND">
    <w:p w14:paraId="36FAB164" w14:textId="77777777" w:rsidR="0016100D" w:rsidRDefault="0016100D" w:rsidP="0016100D">
      <w:pPr>
        <w:pStyle w:val="CommentText"/>
      </w:pPr>
      <w:r>
        <w:rPr>
          <w:rStyle w:val="CommentReference"/>
        </w:rPr>
        <w:annotationRef/>
      </w:r>
      <w:r>
        <w:t>maximum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F82E29" w15:done="0"/>
  <w15:commentEx w15:paraId="549E9048" w15:done="0"/>
  <w15:commentEx w15:paraId="294BFE14" w15:done="0"/>
  <w15:commentEx w15:paraId="51F2163A" w15:done="0"/>
  <w15:commentEx w15:paraId="6D654036" w15:done="0"/>
  <w15:commentEx w15:paraId="3D257485" w15:done="0"/>
  <w15:commentEx w15:paraId="58D9D6A0" w15:done="0"/>
  <w15:commentEx w15:paraId="28ABD86D" w15:done="0"/>
  <w15:commentEx w15:paraId="4C890A56" w15:done="0"/>
  <w15:commentEx w15:paraId="4F697859" w15:done="0"/>
  <w15:commentEx w15:paraId="2E6B66E8" w15:done="0"/>
  <w15:commentEx w15:paraId="76672796" w15:done="0"/>
  <w15:commentEx w15:paraId="3C929866" w15:done="0"/>
  <w15:commentEx w15:paraId="25C77113" w15:done="0"/>
  <w15:commentEx w15:paraId="357F9DBC" w15:done="0"/>
  <w15:commentEx w15:paraId="6D117937" w15:done="0"/>
  <w15:commentEx w15:paraId="47B11C30" w15:done="0"/>
  <w15:commentEx w15:paraId="3D15AEE7" w15:done="0"/>
  <w15:commentEx w15:paraId="4341AEFE" w15:done="0"/>
  <w15:commentEx w15:paraId="3588220B" w15:done="0"/>
  <w15:commentEx w15:paraId="5C7C916F" w15:done="0"/>
  <w15:commentEx w15:paraId="2740148F" w15:done="0"/>
  <w15:commentEx w15:paraId="70B4BFD8" w15:done="0"/>
  <w15:commentEx w15:paraId="12861C24" w15:done="0"/>
  <w15:commentEx w15:paraId="4C8973B5" w15:done="0"/>
  <w15:commentEx w15:paraId="1B3117CC" w15:done="0"/>
  <w15:commentEx w15:paraId="3D8DAF3A" w15:done="0"/>
  <w15:commentEx w15:paraId="483FB0F7" w15:done="0"/>
  <w15:commentEx w15:paraId="20B46B93" w15:done="0"/>
  <w15:commentEx w15:paraId="517ED2A0" w15:done="0"/>
  <w15:commentEx w15:paraId="68A106DD" w15:done="0"/>
  <w15:commentEx w15:paraId="61A10001" w15:done="0"/>
  <w15:commentEx w15:paraId="5B28671B" w15:done="0"/>
  <w15:commentEx w15:paraId="704E9F57" w15:done="0"/>
  <w15:commentEx w15:paraId="6CA110DE" w15:done="0"/>
  <w15:commentEx w15:paraId="3673EA4C" w15:done="0"/>
  <w15:commentEx w15:paraId="5D341322" w15:done="0"/>
  <w15:commentEx w15:paraId="7797AD9D" w15:done="0"/>
  <w15:commentEx w15:paraId="36FAB1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E9265A" w16cex:dateUtc="2026-02-17T21:59:00Z"/>
  <w16cex:commentExtensible w16cex:durableId="0D6E5620" w16cex:dateUtc="2026-02-17T21:26:00Z"/>
  <w16cex:commentExtensible w16cex:durableId="4C6B2145" w16cex:dateUtc="2026-02-17T21:44:00Z"/>
  <w16cex:commentExtensible w16cex:durableId="6194A0DE" w16cex:dateUtc="2026-02-17T22:22:00Z"/>
  <w16cex:commentExtensible w16cex:durableId="3F04F25D" w16cex:dateUtc="2026-02-17T22:25:00Z"/>
  <w16cex:commentExtensible w16cex:durableId="5A113AC8" w16cex:dateUtc="2026-02-17T22:27:00Z"/>
  <w16cex:commentExtensible w16cex:durableId="42F64338" w16cex:dateUtc="2026-02-18T17:16:00Z"/>
  <w16cex:commentExtensible w16cex:durableId="00F79EBE" w16cex:dateUtc="2026-02-18T17:13:00Z"/>
  <w16cex:commentExtensible w16cex:durableId="33D7C30D" w16cex:dateUtc="2026-02-18T17:55:00Z"/>
  <w16cex:commentExtensible w16cex:durableId="03C6C132" w16cex:dateUtc="2026-02-19T15:34:00Z"/>
  <w16cex:commentExtensible w16cex:durableId="66B7B5E7" w16cex:dateUtc="2026-02-19T15:35:00Z"/>
  <w16cex:commentExtensible w16cex:durableId="7B2363DC" w16cex:dateUtc="2026-02-18T17:57:00Z"/>
  <w16cex:commentExtensible w16cex:durableId="31B25FE4" w16cex:dateUtc="2026-02-19T15:36:00Z"/>
  <w16cex:commentExtensible w16cex:durableId="1EAA884E" w16cex:dateUtc="2026-02-19T15:44:00Z"/>
  <w16cex:commentExtensible w16cex:durableId="008C1A9B" w16cex:dateUtc="2026-02-19T17:16:00Z"/>
  <w16cex:commentExtensible w16cex:durableId="5360C101" w16cex:dateUtc="2025-07-24T21:00:00Z"/>
  <w16cex:commentExtensible w16cex:durableId="1502B944" w16cex:dateUtc="2025-08-08T20:17:00Z"/>
  <w16cex:commentExtensible w16cex:durableId="6BB0AE58" w16cex:dateUtc="2026-02-18T17:44:00Z"/>
  <w16cex:commentExtensible w16cex:durableId="3298DE6F" w16cex:dateUtc="2026-02-19T17:02:00Z"/>
  <w16cex:commentExtensible w16cex:durableId="0702B9DB" w16cex:dateUtc="2026-02-19T17:10:00Z"/>
  <w16cex:commentExtensible w16cex:durableId="2E82DC59" w16cex:dateUtc="2026-02-19T17:06:00Z"/>
  <w16cex:commentExtensible w16cex:durableId="4E4E4F76" w16cex:dateUtc="2026-02-18T18:00:00Z"/>
  <w16cex:commentExtensible w16cex:durableId="412F4AC9" w16cex:dateUtc="2026-02-18T17:46:00Z"/>
  <w16cex:commentExtensible w16cex:durableId="15E26077" w16cex:dateUtc="2026-02-18T22:36:00Z"/>
  <w16cex:commentExtensible w16cex:durableId="741E6A66" w16cex:dateUtc="2026-02-19T16:02:00Z"/>
  <w16cex:commentExtensible w16cex:durableId="36BB7F74" w16cex:dateUtc="2026-02-19T16:06:00Z"/>
  <w16cex:commentExtensible w16cex:durableId="12A150C3" w16cex:dateUtc="2026-02-19T16:09:00Z"/>
  <w16cex:commentExtensible w16cex:durableId="3D4411C5" w16cex:dateUtc="2026-02-19T16:15:00Z"/>
  <w16cex:commentExtensible w16cex:durableId="32951563" w16cex:dateUtc="2026-02-19T16:31:00Z"/>
  <w16cex:commentExtensible w16cex:durableId="57AD9D25" w16cex:dateUtc="2026-02-19T16:35:00Z"/>
  <w16cex:commentExtensible w16cex:durableId="1313B39E" w16cex:dateUtc="2026-02-19T16:38:00Z"/>
  <w16cex:commentExtensible w16cex:durableId="4A45097B" w16cex:dateUtc="2026-02-19T16:48:00Z"/>
  <w16cex:commentExtensible w16cex:durableId="19FD9020" w16cex:dateUtc="2026-02-19T16:52:00Z"/>
  <w16cex:commentExtensible w16cex:durableId="186DFB1D" w16cex:dateUtc="2026-02-19T16:57:00Z"/>
  <w16cex:commentExtensible w16cex:durableId="4FEFB2BC" w16cex:dateUtc="2026-02-19T16:55:00Z"/>
  <w16cex:commentExtensible w16cex:durableId="60E108C2" w16cex:dateUtc="2026-02-19T16:58:00Z"/>
  <w16cex:commentExtensible w16cex:durableId="5102EEBF" w16cex:dateUtc="2026-02-19T16:53:00Z"/>
  <w16cex:commentExtensible w16cex:durableId="61EE6D3D" w16cex:dateUtc="2026-02-19T16:54:00Z"/>
  <w16cex:commentExtensible w16cex:durableId="101F9D94" w16cex:dateUtc="2026-02-19T1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F82E29" w16cid:durableId="55E9265A"/>
  <w16cid:commentId w16cid:paraId="549E9048" w16cid:durableId="0D6E5620"/>
  <w16cid:commentId w16cid:paraId="294BFE14" w16cid:durableId="4C6B2145"/>
  <w16cid:commentId w16cid:paraId="51F2163A" w16cid:durableId="6194A0DE"/>
  <w16cid:commentId w16cid:paraId="6D654036" w16cid:durableId="3F04F25D"/>
  <w16cid:commentId w16cid:paraId="3D257485" w16cid:durableId="5A113AC8"/>
  <w16cid:commentId w16cid:paraId="58D9D6A0" w16cid:durableId="42F64338"/>
  <w16cid:commentId w16cid:paraId="28ABD86D" w16cid:durableId="00F79EBE"/>
  <w16cid:commentId w16cid:paraId="4C890A56" w16cid:durableId="33D7C30D"/>
  <w16cid:commentId w16cid:paraId="4F697859" w16cid:durableId="03C6C132"/>
  <w16cid:commentId w16cid:paraId="2E6B66E8" w16cid:durableId="66B7B5E7"/>
  <w16cid:commentId w16cid:paraId="76672796" w16cid:durableId="7B2363DC"/>
  <w16cid:commentId w16cid:paraId="3C929866" w16cid:durableId="31B25FE4"/>
  <w16cid:commentId w16cid:paraId="25C77113" w16cid:durableId="1EAA884E"/>
  <w16cid:commentId w16cid:paraId="357F9DBC" w16cid:durableId="008C1A9B"/>
  <w16cid:commentId w16cid:paraId="6D117937" w16cid:durableId="5360C101"/>
  <w16cid:commentId w16cid:paraId="47B11C30" w16cid:durableId="1502B944"/>
  <w16cid:commentId w16cid:paraId="3D15AEE7" w16cid:durableId="6BB0AE58"/>
  <w16cid:commentId w16cid:paraId="4341AEFE" w16cid:durableId="3298DE6F"/>
  <w16cid:commentId w16cid:paraId="3588220B" w16cid:durableId="0702B9DB"/>
  <w16cid:commentId w16cid:paraId="5C7C916F" w16cid:durableId="2E82DC59"/>
  <w16cid:commentId w16cid:paraId="2740148F" w16cid:durableId="4E4E4F76"/>
  <w16cid:commentId w16cid:paraId="70B4BFD8" w16cid:durableId="412F4AC9"/>
  <w16cid:commentId w16cid:paraId="12861C24" w16cid:durableId="15E26077"/>
  <w16cid:commentId w16cid:paraId="4C8973B5" w16cid:durableId="741E6A66"/>
  <w16cid:commentId w16cid:paraId="1B3117CC" w16cid:durableId="36BB7F74"/>
  <w16cid:commentId w16cid:paraId="3D8DAF3A" w16cid:durableId="12A150C3"/>
  <w16cid:commentId w16cid:paraId="483FB0F7" w16cid:durableId="3D4411C5"/>
  <w16cid:commentId w16cid:paraId="20B46B93" w16cid:durableId="32951563"/>
  <w16cid:commentId w16cid:paraId="517ED2A0" w16cid:durableId="57AD9D25"/>
  <w16cid:commentId w16cid:paraId="68A106DD" w16cid:durableId="1313B39E"/>
  <w16cid:commentId w16cid:paraId="61A10001" w16cid:durableId="4A45097B"/>
  <w16cid:commentId w16cid:paraId="5B28671B" w16cid:durableId="19FD9020"/>
  <w16cid:commentId w16cid:paraId="704E9F57" w16cid:durableId="186DFB1D"/>
  <w16cid:commentId w16cid:paraId="6CA110DE" w16cid:durableId="4FEFB2BC"/>
  <w16cid:commentId w16cid:paraId="3673EA4C" w16cid:durableId="60E108C2"/>
  <w16cid:commentId w16cid:paraId="5D341322" w16cid:durableId="5102EEBF"/>
  <w16cid:commentId w16cid:paraId="7797AD9D" w16cid:durableId="61EE6D3D"/>
  <w16cid:commentId w16cid:paraId="36FAB164" w16cid:durableId="101F9D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F6EA7" w14:textId="77777777" w:rsidR="000018FE" w:rsidRDefault="000018FE">
      <w:pPr>
        <w:spacing w:line="240" w:lineRule="auto"/>
      </w:pPr>
      <w:r>
        <w:separator/>
      </w:r>
    </w:p>
  </w:endnote>
  <w:endnote w:type="continuationSeparator" w:id="0">
    <w:p w14:paraId="62832B07" w14:textId="77777777" w:rsidR="000018FE" w:rsidRDefault="000018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3853"/>
      <w:docPartObj>
        <w:docPartGallery w:val="Page Numbers (Bottom of Page)"/>
        <w:docPartUnique/>
      </w:docPartObj>
    </w:sdtPr>
    <w:sdtEndPr>
      <w:rPr>
        <w:noProof/>
      </w:rPr>
    </w:sdtEndPr>
    <w:sdtContent>
      <w:p w14:paraId="24211714" w14:textId="1F4FA6D9" w:rsidR="008B3316" w:rsidRDefault="008B33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79E9FB" w14:textId="77777777" w:rsidR="00FE56CF" w:rsidRDefault="00FE56CF"/>
  <w:p w14:paraId="4F298A8A" w14:textId="77777777" w:rsidR="008B3316" w:rsidRDefault="008B33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0F2AA" w14:textId="77777777" w:rsidR="000018FE" w:rsidRDefault="000018FE">
      <w:pPr>
        <w:spacing w:line="240" w:lineRule="auto"/>
      </w:pPr>
      <w:r>
        <w:separator/>
      </w:r>
    </w:p>
  </w:footnote>
  <w:footnote w:type="continuationSeparator" w:id="0">
    <w:p w14:paraId="71F75340" w14:textId="77777777" w:rsidR="000018FE" w:rsidRDefault="000018F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49F7"/>
    <w:multiLevelType w:val="hybridMultilevel"/>
    <w:tmpl w:val="751C314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1B111C48"/>
    <w:multiLevelType w:val="hybridMultilevel"/>
    <w:tmpl w:val="71F407B2"/>
    <w:lvl w:ilvl="0" w:tplc="C15EB88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67B20"/>
    <w:multiLevelType w:val="hybridMultilevel"/>
    <w:tmpl w:val="4838003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94349D"/>
    <w:multiLevelType w:val="hybridMultilevel"/>
    <w:tmpl w:val="69926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D04A5C"/>
    <w:multiLevelType w:val="hybridMultilevel"/>
    <w:tmpl w:val="BA2CE0AC"/>
    <w:lvl w:ilvl="0" w:tplc="A7C6E8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92593E"/>
    <w:multiLevelType w:val="hybridMultilevel"/>
    <w:tmpl w:val="CD2EE8B0"/>
    <w:lvl w:ilvl="0" w:tplc="133E89C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AE2998"/>
    <w:multiLevelType w:val="hybridMultilevel"/>
    <w:tmpl w:val="B2363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5D1AC0"/>
    <w:multiLevelType w:val="hybridMultilevel"/>
    <w:tmpl w:val="E15E7E2E"/>
    <w:lvl w:ilvl="0" w:tplc="6D66572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B12B29"/>
    <w:multiLevelType w:val="hybridMultilevel"/>
    <w:tmpl w:val="24400B4C"/>
    <w:lvl w:ilvl="0" w:tplc="86CE24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0C5677"/>
    <w:multiLevelType w:val="hybridMultilevel"/>
    <w:tmpl w:val="52305C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4922D5"/>
    <w:multiLevelType w:val="hybridMultilevel"/>
    <w:tmpl w:val="21B47B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1D066D3"/>
    <w:multiLevelType w:val="hybridMultilevel"/>
    <w:tmpl w:val="14EA9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C478AF"/>
    <w:multiLevelType w:val="hybridMultilevel"/>
    <w:tmpl w:val="44EEE88A"/>
    <w:lvl w:ilvl="0" w:tplc="87E86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6660351">
    <w:abstractNumId w:val="11"/>
  </w:num>
  <w:num w:numId="2" w16cid:durableId="1153445047">
    <w:abstractNumId w:val="6"/>
  </w:num>
  <w:num w:numId="3" w16cid:durableId="1573151363">
    <w:abstractNumId w:val="0"/>
  </w:num>
  <w:num w:numId="4" w16cid:durableId="1148550048">
    <w:abstractNumId w:val="2"/>
  </w:num>
  <w:num w:numId="5" w16cid:durableId="804810073">
    <w:abstractNumId w:val="8"/>
  </w:num>
  <w:num w:numId="6" w16cid:durableId="1295519919">
    <w:abstractNumId w:val="7"/>
  </w:num>
  <w:num w:numId="7" w16cid:durableId="191312568">
    <w:abstractNumId w:val="12"/>
  </w:num>
  <w:num w:numId="8" w16cid:durableId="2047825039">
    <w:abstractNumId w:val="5"/>
  </w:num>
  <w:num w:numId="9" w16cid:durableId="1650749711">
    <w:abstractNumId w:val="1"/>
  </w:num>
  <w:num w:numId="10" w16cid:durableId="1266502157">
    <w:abstractNumId w:val="4"/>
  </w:num>
  <w:num w:numId="11" w16cid:durableId="487130753">
    <w:abstractNumId w:val="9"/>
  </w:num>
  <w:num w:numId="12" w16cid:durableId="832185030">
    <w:abstractNumId w:val="10"/>
  </w:num>
  <w:num w:numId="13" w16cid:durableId="207476657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Dorn">
    <w15:presenceInfo w15:providerId="AD" w15:userId="S::ndorn@fiu.edu::410ef3ae-c69e-4cfe-b718-e611471ff50f"/>
  </w15:person>
  <w15:person w15:author="Nathan Barrus">
    <w15:presenceInfo w15:providerId="Windows Live" w15:userId="f4f5e485ed766a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 w:vendorID="64" w:dllVersion="0" w:nlCheck="1" w:checkStyle="0"/>
  <w:activeWritingStyle w:appName="MSWord" w:lang="en-US" w:vendorID="64" w:dllVersion="0" w:nlCheck="1" w:checkStyle="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6CF"/>
    <w:rsid w:val="000018FE"/>
    <w:rsid w:val="0000257D"/>
    <w:rsid w:val="00003401"/>
    <w:rsid w:val="00004E96"/>
    <w:rsid w:val="00005FD3"/>
    <w:rsid w:val="00007899"/>
    <w:rsid w:val="00007EF1"/>
    <w:rsid w:val="000105E2"/>
    <w:rsid w:val="00010B12"/>
    <w:rsid w:val="00011B28"/>
    <w:rsid w:val="00011E6E"/>
    <w:rsid w:val="0001273B"/>
    <w:rsid w:val="00012885"/>
    <w:rsid w:val="0001509F"/>
    <w:rsid w:val="00015578"/>
    <w:rsid w:val="000171E8"/>
    <w:rsid w:val="000178AC"/>
    <w:rsid w:val="000178C5"/>
    <w:rsid w:val="0002293A"/>
    <w:rsid w:val="00023F0D"/>
    <w:rsid w:val="00026502"/>
    <w:rsid w:val="00027047"/>
    <w:rsid w:val="00030804"/>
    <w:rsid w:val="00032A4F"/>
    <w:rsid w:val="00033136"/>
    <w:rsid w:val="00033416"/>
    <w:rsid w:val="00034583"/>
    <w:rsid w:val="0003458E"/>
    <w:rsid w:val="00036802"/>
    <w:rsid w:val="00040B5B"/>
    <w:rsid w:val="00041C12"/>
    <w:rsid w:val="00042790"/>
    <w:rsid w:val="0004347F"/>
    <w:rsid w:val="00044B70"/>
    <w:rsid w:val="00045601"/>
    <w:rsid w:val="00045F62"/>
    <w:rsid w:val="000470DA"/>
    <w:rsid w:val="00051729"/>
    <w:rsid w:val="00052263"/>
    <w:rsid w:val="00052767"/>
    <w:rsid w:val="00052D56"/>
    <w:rsid w:val="0005543B"/>
    <w:rsid w:val="0005644C"/>
    <w:rsid w:val="000600EF"/>
    <w:rsid w:val="000604AF"/>
    <w:rsid w:val="00061493"/>
    <w:rsid w:val="0006321C"/>
    <w:rsid w:val="00063C74"/>
    <w:rsid w:val="0006413A"/>
    <w:rsid w:val="00064878"/>
    <w:rsid w:val="0006673C"/>
    <w:rsid w:val="00073693"/>
    <w:rsid w:val="00073840"/>
    <w:rsid w:val="0007516D"/>
    <w:rsid w:val="00077FE8"/>
    <w:rsid w:val="00082D43"/>
    <w:rsid w:val="00082FDE"/>
    <w:rsid w:val="00083377"/>
    <w:rsid w:val="0008493E"/>
    <w:rsid w:val="00084C46"/>
    <w:rsid w:val="00084DFE"/>
    <w:rsid w:val="00085F5E"/>
    <w:rsid w:val="000867A6"/>
    <w:rsid w:val="000910E6"/>
    <w:rsid w:val="000914AF"/>
    <w:rsid w:val="00093C4F"/>
    <w:rsid w:val="0009415F"/>
    <w:rsid w:val="00094391"/>
    <w:rsid w:val="00094484"/>
    <w:rsid w:val="000947F0"/>
    <w:rsid w:val="00094AA9"/>
    <w:rsid w:val="000961D9"/>
    <w:rsid w:val="00097214"/>
    <w:rsid w:val="000A009D"/>
    <w:rsid w:val="000A0D19"/>
    <w:rsid w:val="000A1A8C"/>
    <w:rsid w:val="000A1DE3"/>
    <w:rsid w:val="000A2010"/>
    <w:rsid w:val="000A352D"/>
    <w:rsid w:val="000A4AC8"/>
    <w:rsid w:val="000A52BB"/>
    <w:rsid w:val="000A6B5B"/>
    <w:rsid w:val="000A6D4F"/>
    <w:rsid w:val="000A720C"/>
    <w:rsid w:val="000B02AC"/>
    <w:rsid w:val="000B0DA4"/>
    <w:rsid w:val="000B0DDB"/>
    <w:rsid w:val="000B2204"/>
    <w:rsid w:val="000B278C"/>
    <w:rsid w:val="000B3854"/>
    <w:rsid w:val="000B41A4"/>
    <w:rsid w:val="000B614B"/>
    <w:rsid w:val="000B6D76"/>
    <w:rsid w:val="000B6DA8"/>
    <w:rsid w:val="000C182E"/>
    <w:rsid w:val="000C3123"/>
    <w:rsid w:val="000C36FF"/>
    <w:rsid w:val="000C468B"/>
    <w:rsid w:val="000C49F8"/>
    <w:rsid w:val="000C7A9D"/>
    <w:rsid w:val="000D1C86"/>
    <w:rsid w:val="000D1E99"/>
    <w:rsid w:val="000D564B"/>
    <w:rsid w:val="000D588A"/>
    <w:rsid w:val="000D680C"/>
    <w:rsid w:val="000D7D8D"/>
    <w:rsid w:val="000E070D"/>
    <w:rsid w:val="000E115C"/>
    <w:rsid w:val="000E1173"/>
    <w:rsid w:val="000E1273"/>
    <w:rsid w:val="000E1F56"/>
    <w:rsid w:val="000E2CC3"/>
    <w:rsid w:val="000E327C"/>
    <w:rsid w:val="000E37E3"/>
    <w:rsid w:val="000E3AB6"/>
    <w:rsid w:val="000E5617"/>
    <w:rsid w:val="000E5E83"/>
    <w:rsid w:val="000E5FA8"/>
    <w:rsid w:val="000E74E3"/>
    <w:rsid w:val="000E7514"/>
    <w:rsid w:val="000E79D1"/>
    <w:rsid w:val="000E7F90"/>
    <w:rsid w:val="000F0B5E"/>
    <w:rsid w:val="000F0D23"/>
    <w:rsid w:val="000F2789"/>
    <w:rsid w:val="000F492D"/>
    <w:rsid w:val="000F4E7C"/>
    <w:rsid w:val="000F56D5"/>
    <w:rsid w:val="000F57A9"/>
    <w:rsid w:val="000F5DF4"/>
    <w:rsid w:val="000F5E18"/>
    <w:rsid w:val="000F6BFD"/>
    <w:rsid w:val="000F7406"/>
    <w:rsid w:val="00100B62"/>
    <w:rsid w:val="00101F17"/>
    <w:rsid w:val="0010235E"/>
    <w:rsid w:val="001033F6"/>
    <w:rsid w:val="00103942"/>
    <w:rsid w:val="0010481D"/>
    <w:rsid w:val="001049BD"/>
    <w:rsid w:val="0010508C"/>
    <w:rsid w:val="0010570C"/>
    <w:rsid w:val="00105EA8"/>
    <w:rsid w:val="001068F1"/>
    <w:rsid w:val="00106BA7"/>
    <w:rsid w:val="00106C6A"/>
    <w:rsid w:val="001073D8"/>
    <w:rsid w:val="0011475D"/>
    <w:rsid w:val="00116E7A"/>
    <w:rsid w:val="00122AF3"/>
    <w:rsid w:val="00123D3F"/>
    <w:rsid w:val="00124E7C"/>
    <w:rsid w:val="001254AB"/>
    <w:rsid w:val="001263C1"/>
    <w:rsid w:val="00127564"/>
    <w:rsid w:val="001326EB"/>
    <w:rsid w:val="001328D3"/>
    <w:rsid w:val="00134D26"/>
    <w:rsid w:val="001358D2"/>
    <w:rsid w:val="00135FFF"/>
    <w:rsid w:val="00136D1B"/>
    <w:rsid w:val="00136D9E"/>
    <w:rsid w:val="001375ED"/>
    <w:rsid w:val="00141341"/>
    <w:rsid w:val="001418C8"/>
    <w:rsid w:val="0014243E"/>
    <w:rsid w:val="0014285F"/>
    <w:rsid w:val="00144234"/>
    <w:rsid w:val="0014431E"/>
    <w:rsid w:val="00145E1A"/>
    <w:rsid w:val="00147DB7"/>
    <w:rsid w:val="001518C3"/>
    <w:rsid w:val="0015198F"/>
    <w:rsid w:val="0015360D"/>
    <w:rsid w:val="00154FB6"/>
    <w:rsid w:val="001550AA"/>
    <w:rsid w:val="00155249"/>
    <w:rsid w:val="00156B66"/>
    <w:rsid w:val="00157EF9"/>
    <w:rsid w:val="0016100D"/>
    <w:rsid w:val="0016190C"/>
    <w:rsid w:val="00161938"/>
    <w:rsid w:val="00162666"/>
    <w:rsid w:val="00163B70"/>
    <w:rsid w:val="0016539E"/>
    <w:rsid w:val="00165DED"/>
    <w:rsid w:val="00170CF8"/>
    <w:rsid w:val="00171CFF"/>
    <w:rsid w:val="00172622"/>
    <w:rsid w:val="0017295F"/>
    <w:rsid w:val="00175E83"/>
    <w:rsid w:val="001765DC"/>
    <w:rsid w:val="0017727A"/>
    <w:rsid w:val="001805BA"/>
    <w:rsid w:val="00180EC4"/>
    <w:rsid w:val="0018224C"/>
    <w:rsid w:val="001862C7"/>
    <w:rsid w:val="00186415"/>
    <w:rsid w:val="001874F8"/>
    <w:rsid w:val="00187A6E"/>
    <w:rsid w:val="001904D4"/>
    <w:rsid w:val="001907E8"/>
    <w:rsid w:val="00192F81"/>
    <w:rsid w:val="00193DA9"/>
    <w:rsid w:val="0019436F"/>
    <w:rsid w:val="001977FB"/>
    <w:rsid w:val="00197C39"/>
    <w:rsid w:val="001A0790"/>
    <w:rsid w:val="001A08DC"/>
    <w:rsid w:val="001A16C9"/>
    <w:rsid w:val="001A19F5"/>
    <w:rsid w:val="001A4A21"/>
    <w:rsid w:val="001A4DBD"/>
    <w:rsid w:val="001A5ECA"/>
    <w:rsid w:val="001B2994"/>
    <w:rsid w:val="001B3307"/>
    <w:rsid w:val="001B4414"/>
    <w:rsid w:val="001B4651"/>
    <w:rsid w:val="001B5B0C"/>
    <w:rsid w:val="001B5FAD"/>
    <w:rsid w:val="001B65AE"/>
    <w:rsid w:val="001B7065"/>
    <w:rsid w:val="001B70C9"/>
    <w:rsid w:val="001B7B29"/>
    <w:rsid w:val="001B7B40"/>
    <w:rsid w:val="001C0C4E"/>
    <w:rsid w:val="001C19F9"/>
    <w:rsid w:val="001C33E0"/>
    <w:rsid w:val="001C362A"/>
    <w:rsid w:val="001C381A"/>
    <w:rsid w:val="001C38E8"/>
    <w:rsid w:val="001C3920"/>
    <w:rsid w:val="001C5197"/>
    <w:rsid w:val="001C59D3"/>
    <w:rsid w:val="001C6FB9"/>
    <w:rsid w:val="001C7541"/>
    <w:rsid w:val="001D0D22"/>
    <w:rsid w:val="001D1486"/>
    <w:rsid w:val="001D3498"/>
    <w:rsid w:val="001D4CDD"/>
    <w:rsid w:val="001D5BD3"/>
    <w:rsid w:val="001D6B70"/>
    <w:rsid w:val="001D6E08"/>
    <w:rsid w:val="001D6FA5"/>
    <w:rsid w:val="001D78B9"/>
    <w:rsid w:val="001E33FE"/>
    <w:rsid w:val="001E3864"/>
    <w:rsid w:val="001E60D0"/>
    <w:rsid w:val="001E6D42"/>
    <w:rsid w:val="001E6D43"/>
    <w:rsid w:val="001F095F"/>
    <w:rsid w:val="001F09EC"/>
    <w:rsid w:val="001F0A04"/>
    <w:rsid w:val="001F1F7F"/>
    <w:rsid w:val="001F1F86"/>
    <w:rsid w:val="001F551F"/>
    <w:rsid w:val="001F5553"/>
    <w:rsid w:val="001F560C"/>
    <w:rsid w:val="001F5FC0"/>
    <w:rsid w:val="001F634B"/>
    <w:rsid w:val="001F6BF4"/>
    <w:rsid w:val="002002CF"/>
    <w:rsid w:val="0020096A"/>
    <w:rsid w:val="002015EB"/>
    <w:rsid w:val="0020194D"/>
    <w:rsid w:val="00204C60"/>
    <w:rsid w:val="00205BB1"/>
    <w:rsid w:val="0020635F"/>
    <w:rsid w:val="002067BB"/>
    <w:rsid w:val="002076A0"/>
    <w:rsid w:val="00207C80"/>
    <w:rsid w:val="00207F78"/>
    <w:rsid w:val="002102F0"/>
    <w:rsid w:val="00210620"/>
    <w:rsid w:val="00210D0C"/>
    <w:rsid w:val="00212F45"/>
    <w:rsid w:val="002134B9"/>
    <w:rsid w:val="00214F67"/>
    <w:rsid w:val="002158BD"/>
    <w:rsid w:val="00215EF0"/>
    <w:rsid w:val="002162AA"/>
    <w:rsid w:val="0021678A"/>
    <w:rsid w:val="00216B5E"/>
    <w:rsid w:val="00217699"/>
    <w:rsid w:val="00220C19"/>
    <w:rsid w:val="0022131F"/>
    <w:rsid w:val="0022188D"/>
    <w:rsid w:val="00223D20"/>
    <w:rsid w:val="0022441D"/>
    <w:rsid w:val="00224692"/>
    <w:rsid w:val="00225A1E"/>
    <w:rsid w:val="00225A34"/>
    <w:rsid w:val="00225F49"/>
    <w:rsid w:val="00230AB0"/>
    <w:rsid w:val="00230DA4"/>
    <w:rsid w:val="00231706"/>
    <w:rsid w:val="00231CE6"/>
    <w:rsid w:val="00233686"/>
    <w:rsid w:val="00233996"/>
    <w:rsid w:val="00233AED"/>
    <w:rsid w:val="0023421E"/>
    <w:rsid w:val="00234CB0"/>
    <w:rsid w:val="002367F9"/>
    <w:rsid w:val="00236F44"/>
    <w:rsid w:val="00237696"/>
    <w:rsid w:val="00241360"/>
    <w:rsid w:val="00242E53"/>
    <w:rsid w:val="00245346"/>
    <w:rsid w:val="002455FB"/>
    <w:rsid w:val="00251691"/>
    <w:rsid w:val="002521D3"/>
    <w:rsid w:val="00252AB5"/>
    <w:rsid w:val="0025442B"/>
    <w:rsid w:val="00254828"/>
    <w:rsid w:val="0025731E"/>
    <w:rsid w:val="0026009E"/>
    <w:rsid w:val="00262D30"/>
    <w:rsid w:val="002634DD"/>
    <w:rsid w:val="00263728"/>
    <w:rsid w:val="002645F2"/>
    <w:rsid w:val="00264678"/>
    <w:rsid w:val="00264904"/>
    <w:rsid w:val="0026587F"/>
    <w:rsid w:val="002668E1"/>
    <w:rsid w:val="002674B6"/>
    <w:rsid w:val="00267650"/>
    <w:rsid w:val="00270830"/>
    <w:rsid w:val="00272366"/>
    <w:rsid w:val="00272675"/>
    <w:rsid w:val="00273D88"/>
    <w:rsid w:val="00274A6F"/>
    <w:rsid w:val="002753AC"/>
    <w:rsid w:val="002803E8"/>
    <w:rsid w:val="00281287"/>
    <w:rsid w:val="002826EF"/>
    <w:rsid w:val="002829BC"/>
    <w:rsid w:val="00284EC3"/>
    <w:rsid w:val="0028540F"/>
    <w:rsid w:val="002857D9"/>
    <w:rsid w:val="00285890"/>
    <w:rsid w:val="00285980"/>
    <w:rsid w:val="00285A6C"/>
    <w:rsid w:val="00285A7D"/>
    <w:rsid w:val="00285EEB"/>
    <w:rsid w:val="00286B5A"/>
    <w:rsid w:val="002907D2"/>
    <w:rsid w:val="00290B08"/>
    <w:rsid w:val="00290BB4"/>
    <w:rsid w:val="002910DD"/>
    <w:rsid w:val="00291619"/>
    <w:rsid w:val="002933C9"/>
    <w:rsid w:val="00293DB7"/>
    <w:rsid w:val="00295632"/>
    <w:rsid w:val="00295A85"/>
    <w:rsid w:val="00295C8D"/>
    <w:rsid w:val="00295D49"/>
    <w:rsid w:val="002962BF"/>
    <w:rsid w:val="002A1167"/>
    <w:rsid w:val="002A12B6"/>
    <w:rsid w:val="002A1CF7"/>
    <w:rsid w:val="002A3DCC"/>
    <w:rsid w:val="002A3FBA"/>
    <w:rsid w:val="002A7ADB"/>
    <w:rsid w:val="002B031A"/>
    <w:rsid w:val="002B0573"/>
    <w:rsid w:val="002B0E15"/>
    <w:rsid w:val="002B19DA"/>
    <w:rsid w:val="002B35F4"/>
    <w:rsid w:val="002B43CC"/>
    <w:rsid w:val="002B46E1"/>
    <w:rsid w:val="002B5A50"/>
    <w:rsid w:val="002B655F"/>
    <w:rsid w:val="002C01DD"/>
    <w:rsid w:val="002C46C5"/>
    <w:rsid w:val="002C612C"/>
    <w:rsid w:val="002C764B"/>
    <w:rsid w:val="002C7BAF"/>
    <w:rsid w:val="002D15EF"/>
    <w:rsid w:val="002D269A"/>
    <w:rsid w:val="002D37FB"/>
    <w:rsid w:val="002D5058"/>
    <w:rsid w:val="002D5964"/>
    <w:rsid w:val="002D5B47"/>
    <w:rsid w:val="002D64D9"/>
    <w:rsid w:val="002D6721"/>
    <w:rsid w:val="002D6E1E"/>
    <w:rsid w:val="002D6E93"/>
    <w:rsid w:val="002D7F79"/>
    <w:rsid w:val="002E09BE"/>
    <w:rsid w:val="002E09D5"/>
    <w:rsid w:val="002E0CE4"/>
    <w:rsid w:val="002E282F"/>
    <w:rsid w:val="002E3450"/>
    <w:rsid w:val="002E3AF0"/>
    <w:rsid w:val="002E3BEA"/>
    <w:rsid w:val="002E6FD1"/>
    <w:rsid w:val="002E72F9"/>
    <w:rsid w:val="002E733B"/>
    <w:rsid w:val="002E74E5"/>
    <w:rsid w:val="002F142D"/>
    <w:rsid w:val="002F25B2"/>
    <w:rsid w:val="002F46C4"/>
    <w:rsid w:val="002F5A4C"/>
    <w:rsid w:val="002F5BFF"/>
    <w:rsid w:val="002F6E00"/>
    <w:rsid w:val="0030032C"/>
    <w:rsid w:val="00300D38"/>
    <w:rsid w:val="00301B3E"/>
    <w:rsid w:val="00302A3E"/>
    <w:rsid w:val="003043C2"/>
    <w:rsid w:val="003059F4"/>
    <w:rsid w:val="00305D00"/>
    <w:rsid w:val="0030615D"/>
    <w:rsid w:val="00311695"/>
    <w:rsid w:val="0031179D"/>
    <w:rsid w:val="00312ECA"/>
    <w:rsid w:val="0031468F"/>
    <w:rsid w:val="0031477C"/>
    <w:rsid w:val="00314D9C"/>
    <w:rsid w:val="003169E2"/>
    <w:rsid w:val="00317259"/>
    <w:rsid w:val="00317A0E"/>
    <w:rsid w:val="00317BF5"/>
    <w:rsid w:val="00317F7C"/>
    <w:rsid w:val="00320BBC"/>
    <w:rsid w:val="00320CC0"/>
    <w:rsid w:val="00321CC4"/>
    <w:rsid w:val="00321FB7"/>
    <w:rsid w:val="00322016"/>
    <w:rsid w:val="0032349C"/>
    <w:rsid w:val="00323647"/>
    <w:rsid w:val="00323657"/>
    <w:rsid w:val="0032485E"/>
    <w:rsid w:val="0032489A"/>
    <w:rsid w:val="00325E19"/>
    <w:rsid w:val="0032656D"/>
    <w:rsid w:val="00327BDA"/>
    <w:rsid w:val="00330192"/>
    <w:rsid w:val="0033035B"/>
    <w:rsid w:val="003309E6"/>
    <w:rsid w:val="0033183C"/>
    <w:rsid w:val="00332030"/>
    <w:rsid w:val="0033206C"/>
    <w:rsid w:val="003341E4"/>
    <w:rsid w:val="00334917"/>
    <w:rsid w:val="003355EE"/>
    <w:rsid w:val="003372DD"/>
    <w:rsid w:val="0034020B"/>
    <w:rsid w:val="00340C59"/>
    <w:rsid w:val="00340D1E"/>
    <w:rsid w:val="0034187F"/>
    <w:rsid w:val="00343FF9"/>
    <w:rsid w:val="00346084"/>
    <w:rsid w:val="003469E1"/>
    <w:rsid w:val="00347181"/>
    <w:rsid w:val="003501B6"/>
    <w:rsid w:val="00350C31"/>
    <w:rsid w:val="003512F3"/>
    <w:rsid w:val="003514F5"/>
    <w:rsid w:val="00351646"/>
    <w:rsid w:val="00352F28"/>
    <w:rsid w:val="003535A5"/>
    <w:rsid w:val="00353C3D"/>
    <w:rsid w:val="0035491E"/>
    <w:rsid w:val="003574F7"/>
    <w:rsid w:val="0035772A"/>
    <w:rsid w:val="00357AD2"/>
    <w:rsid w:val="003601AD"/>
    <w:rsid w:val="00362ECB"/>
    <w:rsid w:val="00363552"/>
    <w:rsid w:val="00363709"/>
    <w:rsid w:val="003639EA"/>
    <w:rsid w:val="00363CE0"/>
    <w:rsid w:val="00364D92"/>
    <w:rsid w:val="00364F4E"/>
    <w:rsid w:val="00367F7F"/>
    <w:rsid w:val="00371D82"/>
    <w:rsid w:val="00371E31"/>
    <w:rsid w:val="00373400"/>
    <w:rsid w:val="00373CC2"/>
    <w:rsid w:val="003743A9"/>
    <w:rsid w:val="0037482A"/>
    <w:rsid w:val="0037529C"/>
    <w:rsid w:val="003759C0"/>
    <w:rsid w:val="00375E1E"/>
    <w:rsid w:val="00377109"/>
    <w:rsid w:val="003818A3"/>
    <w:rsid w:val="003824D0"/>
    <w:rsid w:val="003855B8"/>
    <w:rsid w:val="003863F5"/>
    <w:rsid w:val="0038776F"/>
    <w:rsid w:val="0039252E"/>
    <w:rsid w:val="00392B57"/>
    <w:rsid w:val="00392F3A"/>
    <w:rsid w:val="0039384F"/>
    <w:rsid w:val="003953B1"/>
    <w:rsid w:val="00396A24"/>
    <w:rsid w:val="00396C15"/>
    <w:rsid w:val="00397C27"/>
    <w:rsid w:val="003A02AB"/>
    <w:rsid w:val="003A2002"/>
    <w:rsid w:val="003A261D"/>
    <w:rsid w:val="003A2818"/>
    <w:rsid w:val="003A3452"/>
    <w:rsid w:val="003A4E88"/>
    <w:rsid w:val="003A4FA6"/>
    <w:rsid w:val="003A53A6"/>
    <w:rsid w:val="003B0332"/>
    <w:rsid w:val="003B1CFC"/>
    <w:rsid w:val="003B1F9F"/>
    <w:rsid w:val="003B2F3E"/>
    <w:rsid w:val="003B3A48"/>
    <w:rsid w:val="003B3B94"/>
    <w:rsid w:val="003B48E6"/>
    <w:rsid w:val="003B494D"/>
    <w:rsid w:val="003B4BE4"/>
    <w:rsid w:val="003B51D6"/>
    <w:rsid w:val="003B5F8B"/>
    <w:rsid w:val="003B639B"/>
    <w:rsid w:val="003B6C6F"/>
    <w:rsid w:val="003B70F8"/>
    <w:rsid w:val="003B7130"/>
    <w:rsid w:val="003B77C6"/>
    <w:rsid w:val="003B7854"/>
    <w:rsid w:val="003C044E"/>
    <w:rsid w:val="003C08E5"/>
    <w:rsid w:val="003C189B"/>
    <w:rsid w:val="003C281E"/>
    <w:rsid w:val="003C4C79"/>
    <w:rsid w:val="003C4D46"/>
    <w:rsid w:val="003C649E"/>
    <w:rsid w:val="003C659A"/>
    <w:rsid w:val="003C708D"/>
    <w:rsid w:val="003C766B"/>
    <w:rsid w:val="003D3925"/>
    <w:rsid w:val="003D39C2"/>
    <w:rsid w:val="003D3E89"/>
    <w:rsid w:val="003D4EFB"/>
    <w:rsid w:val="003D56FE"/>
    <w:rsid w:val="003D577B"/>
    <w:rsid w:val="003D6346"/>
    <w:rsid w:val="003D701B"/>
    <w:rsid w:val="003D7C85"/>
    <w:rsid w:val="003E16EC"/>
    <w:rsid w:val="003E27C6"/>
    <w:rsid w:val="003E2F24"/>
    <w:rsid w:val="003E2FE6"/>
    <w:rsid w:val="003E5033"/>
    <w:rsid w:val="003E58FD"/>
    <w:rsid w:val="003F0A30"/>
    <w:rsid w:val="003F26D6"/>
    <w:rsid w:val="003F2EBA"/>
    <w:rsid w:val="003F2EBF"/>
    <w:rsid w:val="003F3BC1"/>
    <w:rsid w:val="003F3C91"/>
    <w:rsid w:val="003F4265"/>
    <w:rsid w:val="003F434A"/>
    <w:rsid w:val="003F4466"/>
    <w:rsid w:val="003F4942"/>
    <w:rsid w:val="003F6057"/>
    <w:rsid w:val="0040077C"/>
    <w:rsid w:val="00400DE0"/>
    <w:rsid w:val="00400EDE"/>
    <w:rsid w:val="00402AF9"/>
    <w:rsid w:val="00403D3E"/>
    <w:rsid w:val="00404B91"/>
    <w:rsid w:val="004055BC"/>
    <w:rsid w:val="0040611C"/>
    <w:rsid w:val="00407D25"/>
    <w:rsid w:val="00411B8C"/>
    <w:rsid w:val="00412179"/>
    <w:rsid w:val="0041433C"/>
    <w:rsid w:val="004147BA"/>
    <w:rsid w:val="004154CA"/>
    <w:rsid w:val="00415B7A"/>
    <w:rsid w:val="00417FC9"/>
    <w:rsid w:val="00420424"/>
    <w:rsid w:val="00421CFE"/>
    <w:rsid w:val="00423983"/>
    <w:rsid w:val="00423A1E"/>
    <w:rsid w:val="00423D00"/>
    <w:rsid w:val="00423F1D"/>
    <w:rsid w:val="0042496C"/>
    <w:rsid w:val="00426C68"/>
    <w:rsid w:val="00426D2A"/>
    <w:rsid w:val="00430019"/>
    <w:rsid w:val="00430273"/>
    <w:rsid w:val="004306B6"/>
    <w:rsid w:val="004313E0"/>
    <w:rsid w:val="00431794"/>
    <w:rsid w:val="004341C6"/>
    <w:rsid w:val="0043438E"/>
    <w:rsid w:val="004344AF"/>
    <w:rsid w:val="00436454"/>
    <w:rsid w:val="004364B8"/>
    <w:rsid w:val="00436E7B"/>
    <w:rsid w:val="00440CE4"/>
    <w:rsid w:val="00441322"/>
    <w:rsid w:val="00441636"/>
    <w:rsid w:val="004457F3"/>
    <w:rsid w:val="004472DC"/>
    <w:rsid w:val="00447600"/>
    <w:rsid w:val="00450256"/>
    <w:rsid w:val="00451905"/>
    <w:rsid w:val="00452B6D"/>
    <w:rsid w:val="00454251"/>
    <w:rsid w:val="00455681"/>
    <w:rsid w:val="00456760"/>
    <w:rsid w:val="004567E8"/>
    <w:rsid w:val="00457065"/>
    <w:rsid w:val="00461B4D"/>
    <w:rsid w:val="00461B61"/>
    <w:rsid w:val="00462026"/>
    <w:rsid w:val="00462C52"/>
    <w:rsid w:val="00462EF7"/>
    <w:rsid w:val="004634AC"/>
    <w:rsid w:val="00463930"/>
    <w:rsid w:val="004646E3"/>
    <w:rsid w:val="00465060"/>
    <w:rsid w:val="004660E7"/>
    <w:rsid w:val="00466E4F"/>
    <w:rsid w:val="00466F48"/>
    <w:rsid w:val="00467428"/>
    <w:rsid w:val="004703AB"/>
    <w:rsid w:val="0047177B"/>
    <w:rsid w:val="00471B45"/>
    <w:rsid w:val="0047222F"/>
    <w:rsid w:val="00473F50"/>
    <w:rsid w:val="00474FDB"/>
    <w:rsid w:val="00475B6C"/>
    <w:rsid w:val="00475C8A"/>
    <w:rsid w:val="00476FD3"/>
    <w:rsid w:val="004771AB"/>
    <w:rsid w:val="004813A2"/>
    <w:rsid w:val="004814C8"/>
    <w:rsid w:val="00481699"/>
    <w:rsid w:val="00481730"/>
    <w:rsid w:val="00481D6A"/>
    <w:rsid w:val="00482A28"/>
    <w:rsid w:val="00483041"/>
    <w:rsid w:val="0048652D"/>
    <w:rsid w:val="00486A8B"/>
    <w:rsid w:val="00486DE2"/>
    <w:rsid w:val="00490807"/>
    <w:rsid w:val="00492C49"/>
    <w:rsid w:val="00492E2B"/>
    <w:rsid w:val="004932E9"/>
    <w:rsid w:val="00493394"/>
    <w:rsid w:val="004940D6"/>
    <w:rsid w:val="0049514F"/>
    <w:rsid w:val="0049535B"/>
    <w:rsid w:val="00496ED1"/>
    <w:rsid w:val="004971F3"/>
    <w:rsid w:val="004974CB"/>
    <w:rsid w:val="00497C49"/>
    <w:rsid w:val="00497E81"/>
    <w:rsid w:val="004A0A57"/>
    <w:rsid w:val="004A1797"/>
    <w:rsid w:val="004A189C"/>
    <w:rsid w:val="004A1A12"/>
    <w:rsid w:val="004A24DE"/>
    <w:rsid w:val="004A2503"/>
    <w:rsid w:val="004A2FCB"/>
    <w:rsid w:val="004A3B05"/>
    <w:rsid w:val="004A4CB9"/>
    <w:rsid w:val="004A522C"/>
    <w:rsid w:val="004A5856"/>
    <w:rsid w:val="004A5E07"/>
    <w:rsid w:val="004A73C0"/>
    <w:rsid w:val="004A76BA"/>
    <w:rsid w:val="004B0457"/>
    <w:rsid w:val="004B162C"/>
    <w:rsid w:val="004B1FC1"/>
    <w:rsid w:val="004B28C3"/>
    <w:rsid w:val="004B4427"/>
    <w:rsid w:val="004B5A9E"/>
    <w:rsid w:val="004B5E8E"/>
    <w:rsid w:val="004B69F4"/>
    <w:rsid w:val="004B7926"/>
    <w:rsid w:val="004B7A1D"/>
    <w:rsid w:val="004B7FE1"/>
    <w:rsid w:val="004C0B40"/>
    <w:rsid w:val="004C2C3E"/>
    <w:rsid w:val="004C2F75"/>
    <w:rsid w:val="004C5CCB"/>
    <w:rsid w:val="004C608A"/>
    <w:rsid w:val="004C6DD4"/>
    <w:rsid w:val="004D08BA"/>
    <w:rsid w:val="004D0DD8"/>
    <w:rsid w:val="004D11D5"/>
    <w:rsid w:val="004D11D6"/>
    <w:rsid w:val="004D1415"/>
    <w:rsid w:val="004D1533"/>
    <w:rsid w:val="004D1FE9"/>
    <w:rsid w:val="004D34D7"/>
    <w:rsid w:val="004D3A1A"/>
    <w:rsid w:val="004D3AC9"/>
    <w:rsid w:val="004D6FA8"/>
    <w:rsid w:val="004D7061"/>
    <w:rsid w:val="004E0CE4"/>
    <w:rsid w:val="004E1453"/>
    <w:rsid w:val="004E1D24"/>
    <w:rsid w:val="004E52E6"/>
    <w:rsid w:val="004E5462"/>
    <w:rsid w:val="004E7595"/>
    <w:rsid w:val="004E775F"/>
    <w:rsid w:val="004E7BC4"/>
    <w:rsid w:val="004E7D23"/>
    <w:rsid w:val="004F00B7"/>
    <w:rsid w:val="004F0388"/>
    <w:rsid w:val="004F060A"/>
    <w:rsid w:val="004F06FC"/>
    <w:rsid w:val="004F0F71"/>
    <w:rsid w:val="004F1BC4"/>
    <w:rsid w:val="004F2FBF"/>
    <w:rsid w:val="004F35FB"/>
    <w:rsid w:val="004F542D"/>
    <w:rsid w:val="004F5D58"/>
    <w:rsid w:val="004F5E6A"/>
    <w:rsid w:val="004F60FC"/>
    <w:rsid w:val="004F78DC"/>
    <w:rsid w:val="0050106D"/>
    <w:rsid w:val="005021E7"/>
    <w:rsid w:val="00502C36"/>
    <w:rsid w:val="00502EDC"/>
    <w:rsid w:val="00503342"/>
    <w:rsid w:val="00503FE6"/>
    <w:rsid w:val="005045CB"/>
    <w:rsid w:val="00505655"/>
    <w:rsid w:val="005061FA"/>
    <w:rsid w:val="0050621C"/>
    <w:rsid w:val="005064CC"/>
    <w:rsid w:val="005064E1"/>
    <w:rsid w:val="005120F8"/>
    <w:rsid w:val="00512869"/>
    <w:rsid w:val="00514054"/>
    <w:rsid w:val="00515CA9"/>
    <w:rsid w:val="00515F45"/>
    <w:rsid w:val="00516234"/>
    <w:rsid w:val="00516E30"/>
    <w:rsid w:val="005174E1"/>
    <w:rsid w:val="005179AD"/>
    <w:rsid w:val="00520351"/>
    <w:rsid w:val="00521248"/>
    <w:rsid w:val="00521299"/>
    <w:rsid w:val="005217E7"/>
    <w:rsid w:val="00521CCA"/>
    <w:rsid w:val="005226A4"/>
    <w:rsid w:val="0052297A"/>
    <w:rsid w:val="00522A25"/>
    <w:rsid w:val="00522A5C"/>
    <w:rsid w:val="00522FE1"/>
    <w:rsid w:val="00524CB3"/>
    <w:rsid w:val="005257D9"/>
    <w:rsid w:val="00525C20"/>
    <w:rsid w:val="00530E48"/>
    <w:rsid w:val="00531C04"/>
    <w:rsid w:val="00532A6D"/>
    <w:rsid w:val="00534FA6"/>
    <w:rsid w:val="00535A52"/>
    <w:rsid w:val="0053796C"/>
    <w:rsid w:val="00541102"/>
    <w:rsid w:val="00541671"/>
    <w:rsid w:val="0055116D"/>
    <w:rsid w:val="005515A8"/>
    <w:rsid w:val="00551D9B"/>
    <w:rsid w:val="005520A8"/>
    <w:rsid w:val="00552B48"/>
    <w:rsid w:val="00552B68"/>
    <w:rsid w:val="00552F4D"/>
    <w:rsid w:val="005538C5"/>
    <w:rsid w:val="0055525B"/>
    <w:rsid w:val="0055615D"/>
    <w:rsid w:val="0055639C"/>
    <w:rsid w:val="00556B22"/>
    <w:rsid w:val="00556FB7"/>
    <w:rsid w:val="005579A8"/>
    <w:rsid w:val="005645B8"/>
    <w:rsid w:val="00564A12"/>
    <w:rsid w:val="00565383"/>
    <w:rsid w:val="00565604"/>
    <w:rsid w:val="00565CBC"/>
    <w:rsid w:val="0056626E"/>
    <w:rsid w:val="005678E6"/>
    <w:rsid w:val="00572084"/>
    <w:rsid w:val="00572647"/>
    <w:rsid w:val="00572B31"/>
    <w:rsid w:val="005763F3"/>
    <w:rsid w:val="00576859"/>
    <w:rsid w:val="00582361"/>
    <w:rsid w:val="00582DE6"/>
    <w:rsid w:val="005832D1"/>
    <w:rsid w:val="00583CC9"/>
    <w:rsid w:val="005843E3"/>
    <w:rsid w:val="00584BB7"/>
    <w:rsid w:val="00584F70"/>
    <w:rsid w:val="00586213"/>
    <w:rsid w:val="0058647A"/>
    <w:rsid w:val="005907F4"/>
    <w:rsid w:val="00591D5D"/>
    <w:rsid w:val="005921CD"/>
    <w:rsid w:val="00592D22"/>
    <w:rsid w:val="0059438D"/>
    <w:rsid w:val="00594A07"/>
    <w:rsid w:val="00595370"/>
    <w:rsid w:val="0059584F"/>
    <w:rsid w:val="00595AA8"/>
    <w:rsid w:val="00596120"/>
    <w:rsid w:val="00596C63"/>
    <w:rsid w:val="00596F77"/>
    <w:rsid w:val="00597E5C"/>
    <w:rsid w:val="005A0F93"/>
    <w:rsid w:val="005A141E"/>
    <w:rsid w:val="005A2A8E"/>
    <w:rsid w:val="005A303C"/>
    <w:rsid w:val="005A3751"/>
    <w:rsid w:val="005A38E1"/>
    <w:rsid w:val="005A4E09"/>
    <w:rsid w:val="005A54A2"/>
    <w:rsid w:val="005A584A"/>
    <w:rsid w:val="005B054C"/>
    <w:rsid w:val="005B161C"/>
    <w:rsid w:val="005B19D6"/>
    <w:rsid w:val="005B1B9B"/>
    <w:rsid w:val="005B2746"/>
    <w:rsid w:val="005B2DF6"/>
    <w:rsid w:val="005B43AB"/>
    <w:rsid w:val="005B64E4"/>
    <w:rsid w:val="005B7719"/>
    <w:rsid w:val="005C0BC8"/>
    <w:rsid w:val="005C0E03"/>
    <w:rsid w:val="005C0EA6"/>
    <w:rsid w:val="005C15F3"/>
    <w:rsid w:val="005C197F"/>
    <w:rsid w:val="005C27E8"/>
    <w:rsid w:val="005C36D2"/>
    <w:rsid w:val="005C3ABE"/>
    <w:rsid w:val="005C4513"/>
    <w:rsid w:val="005C5654"/>
    <w:rsid w:val="005C5711"/>
    <w:rsid w:val="005C64FE"/>
    <w:rsid w:val="005D0E08"/>
    <w:rsid w:val="005D1DBB"/>
    <w:rsid w:val="005D2004"/>
    <w:rsid w:val="005D3073"/>
    <w:rsid w:val="005D3184"/>
    <w:rsid w:val="005D4625"/>
    <w:rsid w:val="005D5513"/>
    <w:rsid w:val="005D583E"/>
    <w:rsid w:val="005D6D4D"/>
    <w:rsid w:val="005D74CC"/>
    <w:rsid w:val="005E00C5"/>
    <w:rsid w:val="005E0686"/>
    <w:rsid w:val="005E0F1B"/>
    <w:rsid w:val="005E1F82"/>
    <w:rsid w:val="005E22CE"/>
    <w:rsid w:val="005E4BF8"/>
    <w:rsid w:val="005E5120"/>
    <w:rsid w:val="005E56CC"/>
    <w:rsid w:val="005E71E0"/>
    <w:rsid w:val="005F1689"/>
    <w:rsid w:val="005F189B"/>
    <w:rsid w:val="005F1997"/>
    <w:rsid w:val="005F3B21"/>
    <w:rsid w:val="005F682A"/>
    <w:rsid w:val="005F7073"/>
    <w:rsid w:val="005F78CF"/>
    <w:rsid w:val="00600954"/>
    <w:rsid w:val="0060113F"/>
    <w:rsid w:val="00601803"/>
    <w:rsid w:val="00601A7C"/>
    <w:rsid w:val="00602534"/>
    <w:rsid w:val="00602F48"/>
    <w:rsid w:val="00603662"/>
    <w:rsid w:val="00605F58"/>
    <w:rsid w:val="006060C3"/>
    <w:rsid w:val="00607F92"/>
    <w:rsid w:val="00610789"/>
    <w:rsid w:val="0061090C"/>
    <w:rsid w:val="00610D17"/>
    <w:rsid w:val="0061276F"/>
    <w:rsid w:val="00612AFA"/>
    <w:rsid w:val="006137D3"/>
    <w:rsid w:val="0061799D"/>
    <w:rsid w:val="00621302"/>
    <w:rsid w:val="00621929"/>
    <w:rsid w:val="006229D0"/>
    <w:rsid w:val="0062385F"/>
    <w:rsid w:val="00625B46"/>
    <w:rsid w:val="0062729F"/>
    <w:rsid w:val="00627B05"/>
    <w:rsid w:val="006328A4"/>
    <w:rsid w:val="00633AB6"/>
    <w:rsid w:val="00634A26"/>
    <w:rsid w:val="006365B6"/>
    <w:rsid w:val="00636AE5"/>
    <w:rsid w:val="00637C12"/>
    <w:rsid w:val="00637CC0"/>
    <w:rsid w:val="00637DCC"/>
    <w:rsid w:val="00637EB6"/>
    <w:rsid w:val="00641029"/>
    <w:rsid w:val="0064127D"/>
    <w:rsid w:val="0064154E"/>
    <w:rsid w:val="00641DE4"/>
    <w:rsid w:val="00641F1D"/>
    <w:rsid w:val="0064300B"/>
    <w:rsid w:val="00644026"/>
    <w:rsid w:val="006448C9"/>
    <w:rsid w:val="006460C2"/>
    <w:rsid w:val="00646ED8"/>
    <w:rsid w:val="00646FEC"/>
    <w:rsid w:val="00647680"/>
    <w:rsid w:val="00650032"/>
    <w:rsid w:val="0065025C"/>
    <w:rsid w:val="00650C81"/>
    <w:rsid w:val="00651887"/>
    <w:rsid w:val="00651B87"/>
    <w:rsid w:val="006531B0"/>
    <w:rsid w:val="00653A13"/>
    <w:rsid w:val="00654592"/>
    <w:rsid w:val="006547E2"/>
    <w:rsid w:val="00654E2B"/>
    <w:rsid w:val="00655015"/>
    <w:rsid w:val="0065539F"/>
    <w:rsid w:val="00655C94"/>
    <w:rsid w:val="00657027"/>
    <w:rsid w:val="00663C64"/>
    <w:rsid w:val="00665841"/>
    <w:rsid w:val="00666613"/>
    <w:rsid w:val="006678E1"/>
    <w:rsid w:val="00667920"/>
    <w:rsid w:val="006702AF"/>
    <w:rsid w:val="0067252E"/>
    <w:rsid w:val="006770C8"/>
    <w:rsid w:val="006814E5"/>
    <w:rsid w:val="00681EAA"/>
    <w:rsid w:val="00681F15"/>
    <w:rsid w:val="006823DE"/>
    <w:rsid w:val="00683A2A"/>
    <w:rsid w:val="006849E7"/>
    <w:rsid w:val="00684EDC"/>
    <w:rsid w:val="0068520C"/>
    <w:rsid w:val="00685CC9"/>
    <w:rsid w:val="0068667A"/>
    <w:rsid w:val="00686F47"/>
    <w:rsid w:val="00687AAB"/>
    <w:rsid w:val="00691DC4"/>
    <w:rsid w:val="00692321"/>
    <w:rsid w:val="00693606"/>
    <w:rsid w:val="006945A1"/>
    <w:rsid w:val="006951F1"/>
    <w:rsid w:val="00696223"/>
    <w:rsid w:val="00696921"/>
    <w:rsid w:val="00696FE6"/>
    <w:rsid w:val="006A1677"/>
    <w:rsid w:val="006A2A1B"/>
    <w:rsid w:val="006A3975"/>
    <w:rsid w:val="006A6782"/>
    <w:rsid w:val="006A71D5"/>
    <w:rsid w:val="006A756E"/>
    <w:rsid w:val="006B1939"/>
    <w:rsid w:val="006B6180"/>
    <w:rsid w:val="006B6E47"/>
    <w:rsid w:val="006B7E2A"/>
    <w:rsid w:val="006C19B2"/>
    <w:rsid w:val="006C2E75"/>
    <w:rsid w:val="006C322A"/>
    <w:rsid w:val="006C351F"/>
    <w:rsid w:val="006C3CC1"/>
    <w:rsid w:val="006C4CD0"/>
    <w:rsid w:val="006C5A01"/>
    <w:rsid w:val="006C5CDD"/>
    <w:rsid w:val="006C5DB9"/>
    <w:rsid w:val="006C63D0"/>
    <w:rsid w:val="006D0066"/>
    <w:rsid w:val="006D0ECA"/>
    <w:rsid w:val="006D1659"/>
    <w:rsid w:val="006D1C40"/>
    <w:rsid w:val="006D2118"/>
    <w:rsid w:val="006D2494"/>
    <w:rsid w:val="006D3A78"/>
    <w:rsid w:val="006D6473"/>
    <w:rsid w:val="006D6E86"/>
    <w:rsid w:val="006E040D"/>
    <w:rsid w:val="006E079A"/>
    <w:rsid w:val="006E0DD1"/>
    <w:rsid w:val="006E12A9"/>
    <w:rsid w:val="006E1FB5"/>
    <w:rsid w:val="006E2E2F"/>
    <w:rsid w:val="006E2E77"/>
    <w:rsid w:val="006E363B"/>
    <w:rsid w:val="006E7F7D"/>
    <w:rsid w:val="006F0428"/>
    <w:rsid w:val="006F046E"/>
    <w:rsid w:val="006F1B17"/>
    <w:rsid w:val="006F221F"/>
    <w:rsid w:val="006F2648"/>
    <w:rsid w:val="006F34F2"/>
    <w:rsid w:val="006F4C23"/>
    <w:rsid w:val="006F78F1"/>
    <w:rsid w:val="007006DC"/>
    <w:rsid w:val="00700E98"/>
    <w:rsid w:val="00701E55"/>
    <w:rsid w:val="00702B87"/>
    <w:rsid w:val="00703479"/>
    <w:rsid w:val="00703C4F"/>
    <w:rsid w:val="00704AB5"/>
    <w:rsid w:val="0070522F"/>
    <w:rsid w:val="007052B9"/>
    <w:rsid w:val="007053BA"/>
    <w:rsid w:val="007055D4"/>
    <w:rsid w:val="007059EE"/>
    <w:rsid w:val="00706D3A"/>
    <w:rsid w:val="00710858"/>
    <w:rsid w:val="00713D0B"/>
    <w:rsid w:val="0071556A"/>
    <w:rsid w:val="00722159"/>
    <w:rsid w:val="00722988"/>
    <w:rsid w:val="007233F3"/>
    <w:rsid w:val="0072350C"/>
    <w:rsid w:val="00726173"/>
    <w:rsid w:val="0072689E"/>
    <w:rsid w:val="00731BDD"/>
    <w:rsid w:val="007329F3"/>
    <w:rsid w:val="0073330B"/>
    <w:rsid w:val="007341D6"/>
    <w:rsid w:val="0073493A"/>
    <w:rsid w:val="00734BC5"/>
    <w:rsid w:val="00736C0D"/>
    <w:rsid w:val="00736C39"/>
    <w:rsid w:val="0074012E"/>
    <w:rsid w:val="007408D3"/>
    <w:rsid w:val="00741993"/>
    <w:rsid w:val="00741B94"/>
    <w:rsid w:val="00742613"/>
    <w:rsid w:val="00742745"/>
    <w:rsid w:val="00742FFF"/>
    <w:rsid w:val="00743799"/>
    <w:rsid w:val="00745264"/>
    <w:rsid w:val="007456EF"/>
    <w:rsid w:val="00745928"/>
    <w:rsid w:val="00746388"/>
    <w:rsid w:val="00750072"/>
    <w:rsid w:val="007517F1"/>
    <w:rsid w:val="00751B3B"/>
    <w:rsid w:val="00755146"/>
    <w:rsid w:val="007567B2"/>
    <w:rsid w:val="0075745D"/>
    <w:rsid w:val="00760511"/>
    <w:rsid w:val="00761828"/>
    <w:rsid w:val="00763049"/>
    <w:rsid w:val="0076338A"/>
    <w:rsid w:val="00763EBD"/>
    <w:rsid w:val="007658C9"/>
    <w:rsid w:val="00767068"/>
    <w:rsid w:val="0076734E"/>
    <w:rsid w:val="0077200A"/>
    <w:rsid w:val="00773183"/>
    <w:rsid w:val="00773621"/>
    <w:rsid w:val="00775907"/>
    <w:rsid w:val="00776B8B"/>
    <w:rsid w:val="00777978"/>
    <w:rsid w:val="007822FC"/>
    <w:rsid w:val="007830E6"/>
    <w:rsid w:val="0078312E"/>
    <w:rsid w:val="00783EEF"/>
    <w:rsid w:val="00784C23"/>
    <w:rsid w:val="00785A9A"/>
    <w:rsid w:val="0079116E"/>
    <w:rsid w:val="00791326"/>
    <w:rsid w:val="00792A89"/>
    <w:rsid w:val="00793854"/>
    <w:rsid w:val="00793B93"/>
    <w:rsid w:val="00796559"/>
    <w:rsid w:val="00796581"/>
    <w:rsid w:val="00797B14"/>
    <w:rsid w:val="007A175C"/>
    <w:rsid w:val="007A3238"/>
    <w:rsid w:val="007A355C"/>
    <w:rsid w:val="007A4D42"/>
    <w:rsid w:val="007A4F48"/>
    <w:rsid w:val="007A5D02"/>
    <w:rsid w:val="007A6868"/>
    <w:rsid w:val="007A6AA7"/>
    <w:rsid w:val="007B0690"/>
    <w:rsid w:val="007B1235"/>
    <w:rsid w:val="007B26BC"/>
    <w:rsid w:val="007B2E1D"/>
    <w:rsid w:val="007B6456"/>
    <w:rsid w:val="007B74EF"/>
    <w:rsid w:val="007B7E51"/>
    <w:rsid w:val="007C1A22"/>
    <w:rsid w:val="007C2185"/>
    <w:rsid w:val="007C2788"/>
    <w:rsid w:val="007C2B6A"/>
    <w:rsid w:val="007C571C"/>
    <w:rsid w:val="007C60BF"/>
    <w:rsid w:val="007C6136"/>
    <w:rsid w:val="007C679C"/>
    <w:rsid w:val="007D0FFD"/>
    <w:rsid w:val="007D12EC"/>
    <w:rsid w:val="007D19BD"/>
    <w:rsid w:val="007D1CA3"/>
    <w:rsid w:val="007D1F37"/>
    <w:rsid w:val="007D3540"/>
    <w:rsid w:val="007D37FA"/>
    <w:rsid w:val="007D48D0"/>
    <w:rsid w:val="007D653D"/>
    <w:rsid w:val="007D7A41"/>
    <w:rsid w:val="007D7F58"/>
    <w:rsid w:val="007E163B"/>
    <w:rsid w:val="007E2FBA"/>
    <w:rsid w:val="007E4A44"/>
    <w:rsid w:val="007E5DF3"/>
    <w:rsid w:val="007E5EC4"/>
    <w:rsid w:val="007E736F"/>
    <w:rsid w:val="007E7818"/>
    <w:rsid w:val="007E78CA"/>
    <w:rsid w:val="007F023A"/>
    <w:rsid w:val="007F1DFE"/>
    <w:rsid w:val="007F3978"/>
    <w:rsid w:val="007F3B2E"/>
    <w:rsid w:val="007F3FE7"/>
    <w:rsid w:val="007F447E"/>
    <w:rsid w:val="007F4C16"/>
    <w:rsid w:val="00804B68"/>
    <w:rsid w:val="00806BEC"/>
    <w:rsid w:val="0080700C"/>
    <w:rsid w:val="00811E4B"/>
    <w:rsid w:val="00812BC0"/>
    <w:rsid w:val="00813D8A"/>
    <w:rsid w:val="008150F7"/>
    <w:rsid w:val="008169ED"/>
    <w:rsid w:val="0081733B"/>
    <w:rsid w:val="0081782E"/>
    <w:rsid w:val="00820A51"/>
    <w:rsid w:val="008218A4"/>
    <w:rsid w:val="00821EF5"/>
    <w:rsid w:val="008238BE"/>
    <w:rsid w:val="00823A6D"/>
    <w:rsid w:val="00826AB6"/>
    <w:rsid w:val="0082754D"/>
    <w:rsid w:val="00827C89"/>
    <w:rsid w:val="008303ED"/>
    <w:rsid w:val="00831962"/>
    <w:rsid w:val="0083279C"/>
    <w:rsid w:val="00835B45"/>
    <w:rsid w:val="00836940"/>
    <w:rsid w:val="00836C95"/>
    <w:rsid w:val="00837985"/>
    <w:rsid w:val="008411C0"/>
    <w:rsid w:val="00841291"/>
    <w:rsid w:val="00841C98"/>
    <w:rsid w:val="008421B4"/>
    <w:rsid w:val="008426F2"/>
    <w:rsid w:val="00844185"/>
    <w:rsid w:val="0084506C"/>
    <w:rsid w:val="0084789F"/>
    <w:rsid w:val="00850BA0"/>
    <w:rsid w:val="00853639"/>
    <w:rsid w:val="00853C22"/>
    <w:rsid w:val="00854581"/>
    <w:rsid w:val="00855895"/>
    <w:rsid w:val="00855ACE"/>
    <w:rsid w:val="00855D2E"/>
    <w:rsid w:val="00856870"/>
    <w:rsid w:val="00856B17"/>
    <w:rsid w:val="00856D27"/>
    <w:rsid w:val="00856F7D"/>
    <w:rsid w:val="008575AE"/>
    <w:rsid w:val="008614BC"/>
    <w:rsid w:val="00862541"/>
    <w:rsid w:val="00862B9A"/>
    <w:rsid w:val="0086389F"/>
    <w:rsid w:val="00865595"/>
    <w:rsid w:val="00865B36"/>
    <w:rsid w:val="0086770A"/>
    <w:rsid w:val="00870110"/>
    <w:rsid w:val="0087023F"/>
    <w:rsid w:val="00871001"/>
    <w:rsid w:val="00871368"/>
    <w:rsid w:val="00871F8F"/>
    <w:rsid w:val="00872A2A"/>
    <w:rsid w:val="00872CE4"/>
    <w:rsid w:val="008753D8"/>
    <w:rsid w:val="00875E05"/>
    <w:rsid w:val="0087602D"/>
    <w:rsid w:val="0087789F"/>
    <w:rsid w:val="008802B6"/>
    <w:rsid w:val="00880FA3"/>
    <w:rsid w:val="0088115F"/>
    <w:rsid w:val="00881596"/>
    <w:rsid w:val="00881C13"/>
    <w:rsid w:val="008822C4"/>
    <w:rsid w:val="00882304"/>
    <w:rsid w:val="00882DA5"/>
    <w:rsid w:val="00882ED0"/>
    <w:rsid w:val="0088384C"/>
    <w:rsid w:val="00883CF5"/>
    <w:rsid w:val="0088426D"/>
    <w:rsid w:val="0088429D"/>
    <w:rsid w:val="0088567A"/>
    <w:rsid w:val="00886BBF"/>
    <w:rsid w:val="00887F28"/>
    <w:rsid w:val="0089019A"/>
    <w:rsid w:val="0089060E"/>
    <w:rsid w:val="00890CE7"/>
    <w:rsid w:val="00891112"/>
    <w:rsid w:val="00893191"/>
    <w:rsid w:val="00894B56"/>
    <w:rsid w:val="00894CA4"/>
    <w:rsid w:val="008960A4"/>
    <w:rsid w:val="00896929"/>
    <w:rsid w:val="008A0186"/>
    <w:rsid w:val="008A0AE3"/>
    <w:rsid w:val="008A10C0"/>
    <w:rsid w:val="008A1D62"/>
    <w:rsid w:val="008A235B"/>
    <w:rsid w:val="008A2840"/>
    <w:rsid w:val="008A3477"/>
    <w:rsid w:val="008A3829"/>
    <w:rsid w:val="008A392C"/>
    <w:rsid w:val="008A454D"/>
    <w:rsid w:val="008A4BEF"/>
    <w:rsid w:val="008A5883"/>
    <w:rsid w:val="008A6907"/>
    <w:rsid w:val="008A7B04"/>
    <w:rsid w:val="008A7EB4"/>
    <w:rsid w:val="008B04E8"/>
    <w:rsid w:val="008B1387"/>
    <w:rsid w:val="008B1CB0"/>
    <w:rsid w:val="008B241C"/>
    <w:rsid w:val="008B2D7B"/>
    <w:rsid w:val="008B3316"/>
    <w:rsid w:val="008B361B"/>
    <w:rsid w:val="008B53E2"/>
    <w:rsid w:val="008B55F5"/>
    <w:rsid w:val="008B6D91"/>
    <w:rsid w:val="008B7F08"/>
    <w:rsid w:val="008C0547"/>
    <w:rsid w:val="008C0871"/>
    <w:rsid w:val="008C099E"/>
    <w:rsid w:val="008C1C35"/>
    <w:rsid w:val="008C3B10"/>
    <w:rsid w:val="008C4705"/>
    <w:rsid w:val="008C6772"/>
    <w:rsid w:val="008C7415"/>
    <w:rsid w:val="008D0F62"/>
    <w:rsid w:val="008D298A"/>
    <w:rsid w:val="008D37AA"/>
    <w:rsid w:val="008D37AF"/>
    <w:rsid w:val="008D4466"/>
    <w:rsid w:val="008D6134"/>
    <w:rsid w:val="008D70EA"/>
    <w:rsid w:val="008D7D9C"/>
    <w:rsid w:val="008E0DDD"/>
    <w:rsid w:val="008E1318"/>
    <w:rsid w:val="008E1AB0"/>
    <w:rsid w:val="008E215B"/>
    <w:rsid w:val="008E2BB7"/>
    <w:rsid w:val="008E3F64"/>
    <w:rsid w:val="008E4363"/>
    <w:rsid w:val="008E461F"/>
    <w:rsid w:val="008E499E"/>
    <w:rsid w:val="008E4B73"/>
    <w:rsid w:val="008E4CFB"/>
    <w:rsid w:val="008E59E9"/>
    <w:rsid w:val="008E622C"/>
    <w:rsid w:val="008E6503"/>
    <w:rsid w:val="008E6C1E"/>
    <w:rsid w:val="008F2BE7"/>
    <w:rsid w:val="008F394D"/>
    <w:rsid w:val="008F396F"/>
    <w:rsid w:val="008F4B01"/>
    <w:rsid w:val="008F5E10"/>
    <w:rsid w:val="008F6396"/>
    <w:rsid w:val="008F64FB"/>
    <w:rsid w:val="008F664A"/>
    <w:rsid w:val="008F7D99"/>
    <w:rsid w:val="00900CC3"/>
    <w:rsid w:val="009021DC"/>
    <w:rsid w:val="00903C37"/>
    <w:rsid w:val="009073F9"/>
    <w:rsid w:val="009101A5"/>
    <w:rsid w:val="00911C7D"/>
    <w:rsid w:val="00913F38"/>
    <w:rsid w:val="0091425E"/>
    <w:rsid w:val="00914D6D"/>
    <w:rsid w:val="00914DEA"/>
    <w:rsid w:val="00915B07"/>
    <w:rsid w:val="00916B17"/>
    <w:rsid w:val="00916D30"/>
    <w:rsid w:val="00916FCC"/>
    <w:rsid w:val="00920148"/>
    <w:rsid w:val="0092140A"/>
    <w:rsid w:val="00922070"/>
    <w:rsid w:val="00922FBB"/>
    <w:rsid w:val="00923770"/>
    <w:rsid w:val="009238B8"/>
    <w:rsid w:val="00923BE0"/>
    <w:rsid w:val="00923BED"/>
    <w:rsid w:val="00925E1E"/>
    <w:rsid w:val="009261AA"/>
    <w:rsid w:val="00926A69"/>
    <w:rsid w:val="00926CA4"/>
    <w:rsid w:val="009270AD"/>
    <w:rsid w:val="009301BD"/>
    <w:rsid w:val="009302E5"/>
    <w:rsid w:val="009305DC"/>
    <w:rsid w:val="00930C0F"/>
    <w:rsid w:val="00930FF4"/>
    <w:rsid w:val="00931059"/>
    <w:rsid w:val="00933189"/>
    <w:rsid w:val="0093440A"/>
    <w:rsid w:val="009347EA"/>
    <w:rsid w:val="00934C64"/>
    <w:rsid w:val="0093579A"/>
    <w:rsid w:val="00935D67"/>
    <w:rsid w:val="00935F10"/>
    <w:rsid w:val="009367F7"/>
    <w:rsid w:val="00940609"/>
    <w:rsid w:val="0094404C"/>
    <w:rsid w:val="009517F8"/>
    <w:rsid w:val="00952C05"/>
    <w:rsid w:val="00952C57"/>
    <w:rsid w:val="0095434D"/>
    <w:rsid w:val="00955335"/>
    <w:rsid w:val="009560F0"/>
    <w:rsid w:val="00956582"/>
    <w:rsid w:val="00957137"/>
    <w:rsid w:val="0095715C"/>
    <w:rsid w:val="00957262"/>
    <w:rsid w:val="00960195"/>
    <w:rsid w:val="00960B43"/>
    <w:rsid w:val="0096151B"/>
    <w:rsid w:val="009618CF"/>
    <w:rsid w:val="009619D9"/>
    <w:rsid w:val="0096299B"/>
    <w:rsid w:val="00962CBF"/>
    <w:rsid w:val="00964BF5"/>
    <w:rsid w:val="009656CC"/>
    <w:rsid w:val="00970171"/>
    <w:rsid w:val="0097138C"/>
    <w:rsid w:val="00974EE7"/>
    <w:rsid w:val="00975465"/>
    <w:rsid w:val="009756B2"/>
    <w:rsid w:val="00977440"/>
    <w:rsid w:val="009778B8"/>
    <w:rsid w:val="009808B4"/>
    <w:rsid w:val="00981117"/>
    <w:rsid w:val="0098202A"/>
    <w:rsid w:val="00983106"/>
    <w:rsid w:val="00984BC7"/>
    <w:rsid w:val="009861C4"/>
    <w:rsid w:val="00986B40"/>
    <w:rsid w:val="009908EC"/>
    <w:rsid w:val="009921E3"/>
    <w:rsid w:val="00992CE0"/>
    <w:rsid w:val="0099304F"/>
    <w:rsid w:val="00993411"/>
    <w:rsid w:val="0099406E"/>
    <w:rsid w:val="00997479"/>
    <w:rsid w:val="009A0933"/>
    <w:rsid w:val="009A1A35"/>
    <w:rsid w:val="009A2C18"/>
    <w:rsid w:val="009A3186"/>
    <w:rsid w:val="009A333B"/>
    <w:rsid w:val="009A439B"/>
    <w:rsid w:val="009B076C"/>
    <w:rsid w:val="009B17AF"/>
    <w:rsid w:val="009B18C4"/>
    <w:rsid w:val="009B208C"/>
    <w:rsid w:val="009B349A"/>
    <w:rsid w:val="009B50DD"/>
    <w:rsid w:val="009B52BB"/>
    <w:rsid w:val="009B54A4"/>
    <w:rsid w:val="009B65E6"/>
    <w:rsid w:val="009B7667"/>
    <w:rsid w:val="009B7CC3"/>
    <w:rsid w:val="009B7D20"/>
    <w:rsid w:val="009C1CDB"/>
    <w:rsid w:val="009C2299"/>
    <w:rsid w:val="009C3D9E"/>
    <w:rsid w:val="009C4102"/>
    <w:rsid w:val="009C4E2E"/>
    <w:rsid w:val="009C5072"/>
    <w:rsid w:val="009C6CF5"/>
    <w:rsid w:val="009D017A"/>
    <w:rsid w:val="009D0358"/>
    <w:rsid w:val="009D03E4"/>
    <w:rsid w:val="009D095C"/>
    <w:rsid w:val="009D09DC"/>
    <w:rsid w:val="009D14FD"/>
    <w:rsid w:val="009D22FC"/>
    <w:rsid w:val="009D243B"/>
    <w:rsid w:val="009D2669"/>
    <w:rsid w:val="009D2DFD"/>
    <w:rsid w:val="009D60CE"/>
    <w:rsid w:val="009D670F"/>
    <w:rsid w:val="009D6D61"/>
    <w:rsid w:val="009D70EE"/>
    <w:rsid w:val="009D76D2"/>
    <w:rsid w:val="009E2F65"/>
    <w:rsid w:val="009E42E4"/>
    <w:rsid w:val="009E5E65"/>
    <w:rsid w:val="009E666B"/>
    <w:rsid w:val="009E72B9"/>
    <w:rsid w:val="009F119A"/>
    <w:rsid w:val="009F16CE"/>
    <w:rsid w:val="009F22E1"/>
    <w:rsid w:val="009F2F46"/>
    <w:rsid w:val="009F4F84"/>
    <w:rsid w:val="009F6572"/>
    <w:rsid w:val="009F6683"/>
    <w:rsid w:val="009F6D70"/>
    <w:rsid w:val="009F78DA"/>
    <w:rsid w:val="009F7D5E"/>
    <w:rsid w:val="009F7FF2"/>
    <w:rsid w:val="00A02326"/>
    <w:rsid w:val="00A02A6C"/>
    <w:rsid w:val="00A041DB"/>
    <w:rsid w:val="00A044C9"/>
    <w:rsid w:val="00A050BA"/>
    <w:rsid w:val="00A05430"/>
    <w:rsid w:val="00A05EAB"/>
    <w:rsid w:val="00A0630D"/>
    <w:rsid w:val="00A06C2C"/>
    <w:rsid w:val="00A06CE7"/>
    <w:rsid w:val="00A06FF5"/>
    <w:rsid w:val="00A0744D"/>
    <w:rsid w:val="00A07A8F"/>
    <w:rsid w:val="00A07D54"/>
    <w:rsid w:val="00A12CFE"/>
    <w:rsid w:val="00A132B0"/>
    <w:rsid w:val="00A132C3"/>
    <w:rsid w:val="00A14E6F"/>
    <w:rsid w:val="00A15241"/>
    <w:rsid w:val="00A15E94"/>
    <w:rsid w:val="00A17D12"/>
    <w:rsid w:val="00A2003F"/>
    <w:rsid w:val="00A214CC"/>
    <w:rsid w:val="00A21A7F"/>
    <w:rsid w:val="00A22DC5"/>
    <w:rsid w:val="00A236B7"/>
    <w:rsid w:val="00A24E74"/>
    <w:rsid w:val="00A272EF"/>
    <w:rsid w:val="00A27A73"/>
    <w:rsid w:val="00A31354"/>
    <w:rsid w:val="00A32788"/>
    <w:rsid w:val="00A33902"/>
    <w:rsid w:val="00A35210"/>
    <w:rsid w:val="00A37147"/>
    <w:rsid w:val="00A42100"/>
    <w:rsid w:val="00A42C73"/>
    <w:rsid w:val="00A4365C"/>
    <w:rsid w:val="00A44177"/>
    <w:rsid w:val="00A454F8"/>
    <w:rsid w:val="00A46979"/>
    <w:rsid w:val="00A472C5"/>
    <w:rsid w:val="00A4793B"/>
    <w:rsid w:val="00A53D49"/>
    <w:rsid w:val="00A5500A"/>
    <w:rsid w:val="00A55117"/>
    <w:rsid w:val="00A553B8"/>
    <w:rsid w:val="00A56DD6"/>
    <w:rsid w:val="00A57234"/>
    <w:rsid w:val="00A57FE7"/>
    <w:rsid w:val="00A609DB"/>
    <w:rsid w:val="00A61F5C"/>
    <w:rsid w:val="00A62990"/>
    <w:rsid w:val="00A62C4F"/>
    <w:rsid w:val="00A636CE"/>
    <w:rsid w:val="00A6439D"/>
    <w:rsid w:val="00A66494"/>
    <w:rsid w:val="00A6674C"/>
    <w:rsid w:val="00A66A67"/>
    <w:rsid w:val="00A67463"/>
    <w:rsid w:val="00A67655"/>
    <w:rsid w:val="00A70856"/>
    <w:rsid w:val="00A74C28"/>
    <w:rsid w:val="00A81AD7"/>
    <w:rsid w:val="00A82EA7"/>
    <w:rsid w:val="00A83642"/>
    <w:rsid w:val="00A8397B"/>
    <w:rsid w:val="00A84C70"/>
    <w:rsid w:val="00A8561F"/>
    <w:rsid w:val="00A86CC0"/>
    <w:rsid w:val="00A907FE"/>
    <w:rsid w:val="00A90CCE"/>
    <w:rsid w:val="00A91DB7"/>
    <w:rsid w:val="00A927D2"/>
    <w:rsid w:val="00A92AB3"/>
    <w:rsid w:val="00A92E59"/>
    <w:rsid w:val="00A93A79"/>
    <w:rsid w:val="00A941CE"/>
    <w:rsid w:val="00A96B30"/>
    <w:rsid w:val="00A96DC0"/>
    <w:rsid w:val="00AA20ED"/>
    <w:rsid w:val="00AA2C79"/>
    <w:rsid w:val="00AA319A"/>
    <w:rsid w:val="00AA6D2F"/>
    <w:rsid w:val="00AB10CA"/>
    <w:rsid w:val="00AB110D"/>
    <w:rsid w:val="00AB291E"/>
    <w:rsid w:val="00AB46E2"/>
    <w:rsid w:val="00AC085E"/>
    <w:rsid w:val="00AC1C98"/>
    <w:rsid w:val="00AC21B0"/>
    <w:rsid w:val="00AC3AEE"/>
    <w:rsid w:val="00AC452C"/>
    <w:rsid w:val="00AC52FC"/>
    <w:rsid w:val="00AC5552"/>
    <w:rsid w:val="00AC781B"/>
    <w:rsid w:val="00AD0663"/>
    <w:rsid w:val="00AD1AC2"/>
    <w:rsid w:val="00AD2301"/>
    <w:rsid w:val="00AD2817"/>
    <w:rsid w:val="00AD2ACE"/>
    <w:rsid w:val="00AD2CBA"/>
    <w:rsid w:val="00AD5BA7"/>
    <w:rsid w:val="00AD6211"/>
    <w:rsid w:val="00AD66AB"/>
    <w:rsid w:val="00AD6DE3"/>
    <w:rsid w:val="00AE0B3B"/>
    <w:rsid w:val="00AE2A50"/>
    <w:rsid w:val="00AE58F6"/>
    <w:rsid w:val="00AE6850"/>
    <w:rsid w:val="00AE7466"/>
    <w:rsid w:val="00AE7936"/>
    <w:rsid w:val="00AF2157"/>
    <w:rsid w:val="00AF40BF"/>
    <w:rsid w:val="00AF47FE"/>
    <w:rsid w:val="00AF514E"/>
    <w:rsid w:val="00AF5C7B"/>
    <w:rsid w:val="00B0033E"/>
    <w:rsid w:val="00B012F1"/>
    <w:rsid w:val="00B02093"/>
    <w:rsid w:val="00B0281A"/>
    <w:rsid w:val="00B044D9"/>
    <w:rsid w:val="00B05829"/>
    <w:rsid w:val="00B0626B"/>
    <w:rsid w:val="00B06873"/>
    <w:rsid w:val="00B06F35"/>
    <w:rsid w:val="00B10E45"/>
    <w:rsid w:val="00B112D6"/>
    <w:rsid w:val="00B118B5"/>
    <w:rsid w:val="00B13AE7"/>
    <w:rsid w:val="00B1433C"/>
    <w:rsid w:val="00B1545B"/>
    <w:rsid w:val="00B15DC0"/>
    <w:rsid w:val="00B16AD0"/>
    <w:rsid w:val="00B16EBF"/>
    <w:rsid w:val="00B1771C"/>
    <w:rsid w:val="00B229C1"/>
    <w:rsid w:val="00B242B3"/>
    <w:rsid w:val="00B2564F"/>
    <w:rsid w:val="00B26F94"/>
    <w:rsid w:val="00B27C7C"/>
    <w:rsid w:val="00B27C89"/>
    <w:rsid w:val="00B27D04"/>
    <w:rsid w:val="00B31474"/>
    <w:rsid w:val="00B31B01"/>
    <w:rsid w:val="00B32E69"/>
    <w:rsid w:val="00B3427B"/>
    <w:rsid w:val="00B34A61"/>
    <w:rsid w:val="00B35A1E"/>
    <w:rsid w:val="00B35EF6"/>
    <w:rsid w:val="00B360B8"/>
    <w:rsid w:val="00B361E8"/>
    <w:rsid w:val="00B40866"/>
    <w:rsid w:val="00B4088C"/>
    <w:rsid w:val="00B40903"/>
    <w:rsid w:val="00B4213B"/>
    <w:rsid w:val="00B43B33"/>
    <w:rsid w:val="00B44007"/>
    <w:rsid w:val="00B44102"/>
    <w:rsid w:val="00B442E2"/>
    <w:rsid w:val="00B442F4"/>
    <w:rsid w:val="00B449E5"/>
    <w:rsid w:val="00B452EF"/>
    <w:rsid w:val="00B46261"/>
    <w:rsid w:val="00B477BD"/>
    <w:rsid w:val="00B507EC"/>
    <w:rsid w:val="00B50E5C"/>
    <w:rsid w:val="00B51343"/>
    <w:rsid w:val="00B515F8"/>
    <w:rsid w:val="00B54B16"/>
    <w:rsid w:val="00B54D14"/>
    <w:rsid w:val="00B5644D"/>
    <w:rsid w:val="00B56924"/>
    <w:rsid w:val="00B56C41"/>
    <w:rsid w:val="00B57283"/>
    <w:rsid w:val="00B576AA"/>
    <w:rsid w:val="00B633EF"/>
    <w:rsid w:val="00B63501"/>
    <w:rsid w:val="00B63E31"/>
    <w:rsid w:val="00B64258"/>
    <w:rsid w:val="00B656A1"/>
    <w:rsid w:val="00B66448"/>
    <w:rsid w:val="00B668AF"/>
    <w:rsid w:val="00B676A2"/>
    <w:rsid w:val="00B67774"/>
    <w:rsid w:val="00B70BB9"/>
    <w:rsid w:val="00B7237D"/>
    <w:rsid w:val="00B726E1"/>
    <w:rsid w:val="00B73EFE"/>
    <w:rsid w:val="00B746C3"/>
    <w:rsid w:val="00B74C8C"/>
    <w:rsid w:val="00B75283"/>
    <w:rsid w:val="00B754BC"/>
    <w:rsid w:val="00B77248"/>
    <w:rsid w:val="00B775BA"/>
    <w:rsid w:val="00B802B9"/>
    <w:rsid w:val="00B808C0"/>
    <w:rsid w:val="00B81408"/>
    <w:rsid w:val="00B8367F"/>
    <w:rsid w:val="00B8375B"/>
    <w:rsid w:val="00B83CD1"/>
    <w:rsid w:val="00B84399"/>
    <w:rsid w:val="00B84606"/>
    <w:rsid w:val="00B847E3"/>
    <w:rsid w:val="00B8577C"/>
    <w:rsid w:val="00B85CA3"/>
    <w:rsid w:val="00B85EC0"/>
    <w:rsid w:val="00B87C56"/>
    <w:rsid w:val="00B87F74"/>
    <w:rsid w:val="00B90789"/>
    <w:rsid w:val="00B90B98"/>
    <w:rsid w:val="00B910ED"/>
    <w:rsid w:val="00B93ACD"/>
    <w:rsid w:val="00B945ED"/>
    <w:rsid w:val="00B95C01"/>
    <w:rsid w:val="00B961BA"/>
    <w:rsid w:val="00B9631D"/>
    <w:rsid w:val="00B96641"/>
    <w:rsid w:val="00B97A24"/>
    <w:rsid w:val="00BA0B87"/>
    <w:rsid w:val="00BA1273"/>
    <w:rsid w:val="00BA17D3"/>
    <w:rsid w:val="00BA1AB2"/>
    <w:rsid w:val="00BA24D6"/>
    <w:rsid w:val="00BA29FE"/>
    <w:rsid w:val="00BA331F"/>
    <w:rsid w:val="00BA58A0"/>
    <w:rsid w:val="00BA629E"/>
    <w:rsid w:val="00BB0CFB"/>
    <w:rsid w:val="00BB16B0"/>
    <w:rsid w:val="00BB2067"/>
    <w:rsid w:val="00BB3BC7"/>
    <w:rsid w:val="00BB59E5"/>
    <w:rsid w:val="00BB5E60"/>
    <w:rsid w:val="00BB6B00"/>
    <w:rsid w:val="00BB6DC7"/>
    <w:rsid w:val="00BB77D8"/>
    <w:rsid w:val="00BC1F60"/>
    <w:rsid w:val="00BC281D"/>
    <w:rsid w:val="00BC2EE8"/>
    <w:rsid w:val="00BC2FCB"/>
    <w:rsid w:val="00BC3CDA"/>
    <w:rsid w:val="00BC3FEA"/>
    <w:rsid w:val="00BC41AB"/>
    <w:rsid w:val="00BC4BDF"/>
    <w:rsid w:val="00BC562F"/>
    <w:rsid w:val="00BC7160"/>
    <w:rsid w:val="00BC72E3"/>
    <w:rsid w:val="00BC7A01"/>
    <w:rsid w:val="00BD0C05"/>
    <w:rsid w:val="00BD1178"/>
    <w:rsid w:val="00BD19A9"/>
    <w:rsid w:val="00BD2639"/>
    <w:rsid w:val="00BD2BDB"/>
    <w:rsid w:val="00BD2FBC"/>
    <w:rsid w:val="00BD3A92"/>
    <w:rsid w:val="00BD5A26"/>
    <w:rsid w:val="00BD6F40"/>
    <w:rsid w:val="00BE015E"/>
    <w:rsid w:val="00BE249F"/>
    <w:rsid w:val="00BE2B6E"/>
    <w:rsid w:val="00BE37A1"/>
    <w:rsid w:val="00BE40A8"/>
    <w:rsid w:val="00BE6006"/>
    <w:rsid w:val="00BE67FF"/>
    <w:rsid w:val="00BE7D31"/>
    <w:rsid w:val="00BF0895"/>
    <w:rsid w:val="00BF0CDD"/>
    <w:rsid w:val="00BF26B7"/>
    <w:rsid w:val="00BF2EF3"/>
    <w:rsid w:val="00BF388D"/>
    <w:rsid w:val="00BF3D30"/>
    <w:rsid w:val="00BF4DEE"/>
    <w:rsid w:val="00BF5756"/>
    <w:rsid w:val="00BF6979"/>
    <w:rsid w:val="00BF7219"/>
    <w:rsid w:val="00BF7435"/>
    <w:rsid w:val="00C006F8"/>
    <w:rsid w:val="00C01147"/>
    <w:rsid w:val="00C0238E"/>
    <w:rsid w:val="00C0414D"/>
    <w:rsid w:val="00C04FC6"/>
    <w:rsid w:val="00C04FDB"/>
    <w:rsid w:val="00C06256"/>
    <w:rsid w:val="00C06C33"/>
    <w:rsid w:val="00C078CE"/>
    <w:rsid w:val="00C10D99"/>
    <w:rsid w:val="00C12F6C"/>
    <w:rsid w:val="00C1364F"/>
    <w:rsid w:val="00C138EE"/>
    <w:rsid w:val="00C13A36"/>
    <w:rsid w:val="00C145B1"/>
    <w:rsid w:val="00C14DF0"/>
    <w:rsid w:val="00C15DB7"/>
    <w:rsid w:val="00C1762C"/>
    <w:rsid w:val="00C176B9"/>
    <w:rsid w:val="00C22578"/>
    <w:rsid w:val="00C23257"/>
    <w:rsid w:val="00C25994"/>
    <w:rsid w:val="00C2603E"/>
    <w:rsid w:val="00C276F5"/>
    <w:rsid w:val="00C3076D"/>
    <w:rsid w:val="00C30A06"/>
    <w:rsid w:val="00C30B75"/>
    <w:rsid w:val="00C31ADB"/>
    <w:rsid w:val="00C3246D"/>
    <w:rsid w:val="00C326D9"/>
    <w:rsid w:val="00C32CAD"/>
    <w:rsid w:val="00C3349D"/>
    <w:rsid w:val="00C3355F"/>
    <w:rsid w:val="00C343AA"/>
    <w:rsid w:val="00C34E6D"/>
    <w:rsid w:val="00C353AD"/>
    <w:rsid w:val="00C35FC7"/>
    <w:rsid w:val="00C36195"/>
    <w:rsid w:val="00C40255"/>
    <w:rsid w:val="00C40BD6"/>
    <w:rsid w:val="00C41F59"/>
    <w:rsid w:val="00C438C7"/>
    <w:rsid w:val="00C43DC5"/>
    <w:rsid w:val="00C4422C"/>
    <w:rsid w:val="00C44750"/>
    <w:rsid w:val="00C4485B"/>
    <w:rsid w:val="00C45B94"/>
    <w:rsid w:val="00C45E2A"/>
    <w:rsid w:val="00C4652F"/>
    <w:rsid w:val="00C5017F"/>
    <w:rsid w:val="00C51CE7"/>
    <w:rsid w:val="00C5258A"/>
    <w:rsid w:val="00C52A0D"/>
    <w:rsid w:val="00C54FDF"/>
    <w:rsid w:val="00C552F1"/>
    <w:rsid w:val="00C60D65"/>
    <w:rsid w:val="00C62411"/>
    <w:rsid w:val="00C6288D"/>
    <w:rsid w:val="00C639F2"/>
    <w:rsid w:val="00C63B5D"/>
    <w:rsid w:val="00C66CED"/>
    <w:rsid w:val="00C67600"/>
    <w:rsid w:val="00C67CE8"/>
    <w:rsid w:val="00C67EAC"/>
    <w:rsid w:val="00C70344"/>
    <w:rsid w:val="00C71783"/>
    <w:rsid w:val="00C745DD"/>
    <w:rsid w:val="00C74FEC"/>
    <w:rsid w:val="00C75179"/>
    <w:rsid w:val="00C756A0"/>
    <w:rsid w:val="00C7623D"/>
    <w:rsid w:val="00C76B0B"/>
    <w:rsid w:val="00C76BAE"/>
    <w:rsid w:val="00C80C05"/>
    <w:rsid w:val="00C80C26"/>
    <w:rsid w:val="00C82510"/>
    <w:rsid w:val="00C863B9"/>
    <w:rsid w:val="00C868EF"/>
    <w:rsid w:val="00C90383"/>
    <w:rsid w:val="00C922F6"/>
    <w:rsid w:val="00C925B6"/>
    <w:rsid w:val="00C92E54"/>
    <w:rsid w:val="00C92E7B"/>
    <w:rsid w:val="00C93187"/>
    <w:rsid w:val="00C93B39"/>
    <w:rsid w:val="00C93C25"/>
    <w:rsid w:val="00C9416D"/>
    <w:rsid w:val="00C9529A"/>
    <w:rsid w:val="00C96032"/>
    <w:rsid w:val="00C968C8"/>
    <w:rsid w:val="00C97888"/>
    <w:rsid w:val="00CA001E"/>
    <w:rsid w:val="00CA09FE"/>
    <w:rsid w:val="00CA2CD7"/>
    <w:rsid w:val="00CA30B7"/>
    <w:rsid w:val="00CA334D"/>
    <w:rsid w:val="00CA351E"/>
    <w:rsid w:val="00CA4F45"/>
    <w:rsid w:val="00CA599B"/>
    <w:rsid w:val="00CA6668"/>
    <w:rsid w:val="00CA6AEC"/>
    <w:rsid w:val="00CA785E"/>
    <w:rsid w:val="00CA7D02"/>
    <w:rsid w:val="00CB023E"/>
    <w:rsid w:val="00CB195E"/>
    <w:rsid w:val="00CB23F0"/>
    <w:rsid w:val="00CB2710"/>
    <w:rsid w:val="00CB38D1"/>
    <w:rsid w:val="00CB46AF"/>
    <w:rsid w:val="00CB5F15"/>
    <w:rsid w:val="00CB6F81"/>
    <w:rsid w:val="00CB7225"/>
    <w:rsid w:val="00CB778E"/>
    <w:rsid w:val="00CB7CC7"/>
    <w:rsid w:val="00CC2047"/>
    <w:rsid w:val="00CC2871"/>
    <w:rsid w:val="00CC381C"/>
    <w:rsid w:val="00CC3B4B"/>
    <w:rsid w:val="00CC43BD"/>
    <w:rsid w:val="00CC5AA8"/>
    <w:rsid w:val="00CC5BCF"/>
    <w:rsid w:val="00CC5E6B"/>
    <w:rsid w:val="00CC7782"/>
    <w:rsid w:val="00CC7D17"/>
    <w:rsid w:val="00CD11EA"/>
    <w:rsid w:val="00CD17A3"/>
    <w:rsid w:val="00CD279D"/>
    <w:rsid w:val="00CD2835"/>
    <w:rsid w:val="00CD2B62"/>
    <w:rsid w:val="00CD4EFC"/>
    <w:rsid w:val="00CD5052"/>
    <w:rsid w:val="00CD6F70"/>
    <w:rsid w:val="00CD741A"/>
    <w:rsid w:val="00CD79D4"/>
    <w:rsid w:val="00CE2BD3"/>
    <w:rsid w:val="00CE6B63"/>
    <w:rsid w:val="00CE7C06"/>
    <w:rsid w:val="00CF0474"/>
    <w:rsid w:val="00CF2733"/>
    <w:rsid w:val="00CF2B00"/>
    <w:rsid w:val="00CF436C"/>
    <w:rsid w:val="00CF4740"/>
    <w:rsid w:val="00D00E3D"/>
    <w:rsid w:val="00D018F7"/>
    <w:rsid w:val="00D02981"/>
    <w:rsid w:val="00D03F55"/>
    <w:rsid w:val="00D04D16"/>
    <w:rsid w:val="00D070AA"/>
    <w:rsid w:val="00D0725B"/>
    <w:rsid w:val="00D07373"/>
    <w:rsid w:val="00D101DF"/>
    <w:rsid w:val="00D13887"/>
    <w:rsid w:val="00D13DF6"/>
    <w:rsid w:val="00D14455"/>
    <w:rsid w:val="00D14598"/>
    <w:rsid w:val="00D171D9"/>
    <w:rsid w:val="00D17883"/>
    <w:rsid w:val="00D2275A"/>
    <w:rsid w:val="00D23D91"/>
    <w:rsid w:val="00D2439F"/>
    <w:rsid w:val="00D25BCF"/>
    <w:rsid w:val="00D262F0"/>
    <w:rsid w:val="00D27169"/>
    <w:rsid w:val="00D31639"/>
    <w:rsid w:val="00D3275F"/>
    <w:rsid w:val="00D32769"/>
    <w:rsid w:val="00D32A27"/>
    <w:rsid w:val="00D349C9"/>
    <w:rsid w:val="00D356AA"/>
    <w:rsid w:val="00D35C40"/>
    <w:rsid w:val="00D3629E"/>
    <w:rsid w:val="00D36578"/>
    <w:rsid w:val="00D37337"/>
    <w:rsid w:val="00D37A17"/>
    <w:rsid w:val="00D4040D"/>
    <w:rsid w:val="00D409A3"/>
    <w:rsid w:val="00D40D56"/>
    <w:rsid w:val="00D40EAE"/>
    <w:rsid w:val="00D421F1"/>
    <w:rsid w:val="00D4243C"/>
    <w:rsid w:val="00D42CE8"/>
    <w:rsid w:val="00D4308A"/>
    <w:rsid w:val="00D44DC2"/>
    <w:rsid w:val="00D45AA7"/>
    <w:rsid w:val="00D462F9"/>
    <w:rsid w:val="00D46B5B"/>
    <w:rsid w:val="00D47043"/>
    <w:rsid w:val="00D50D70"/>
    <w:rsid w:val="00D511E7"/>
    <w:rsid w:val="00D52BEC"/>
    <w:rsid w:val="00D545FD"/>
    <w:rsid w:val="00D54B7C"/>
    <w:rsid w:val="00D54C1A"/>
    <w:rsid w:val="00D55378"/>
    <w:rsid w:val="00D5634E"/>
    <w:rsid w:val="00D5649C"/>
    <w:rsid w:val="00D56C15"/>
    <w:rsid w:val="00D57452"/>
    <w:rsid w:val="00D61862"/>
    <w:rsid w:val="00D61B5C"/>
    <w:rsid w:val="00D622BA"/>
    <w:rsid w:val="00D64392"/>
    <w:rsid w:val="00D65941"/>
    <w:rsid w:val="00D66963"/>
    <w:rsid w:val="00D66B97"/>
    <w:rsid w:val="00D7021A"/>
    <w:rsid w:val="00D7212B"/>
    <w:rsid w:val="00D75A24"/>
    <w:rsid w:val="00D75BB6"/>
    <w:rsid w:val="00D76599"/>
    <w:rsid w:val="00D769B3"/>
    <w:rsid w:val="00D76D11"/>
    <w:rsid w:val="00D76ECB"/>
    <w:rsid w:val="00D76EFD"/>
    <w:rsid w:val="00D77284"/>
    <w:rsid w:val="00D80CD6"/>
    <w:rsid w:val="00D80E73"/>
    <w:rsid w:val="00D842D3"/>
    <w:rsid w:val="00D8442C"/>
    <w:rsid w:val="00D84563"/>
    <w:rsid w:val="00D84645"/>
    <w:rsid w:val="00D84664"/>
    <w:rsid w:val="00D8523E"/>
    <w:rsid w:val="00D856F8"/>
    <w:rsid w:val="00D86494"/>
    <w:rsid w:val="00D86646"/>
    <w:rsid w:val="00D87217"/>
    <w:rsid w:val="00D92EDE"/>
    <w:rsid w:val="00D92F93"/>
    <w:rsid w:val="00D933D6"/>
    <w:rsid w:val="00D93A39"/>
    <w:rsid w:val="00D9578A"/>
    <w:rsid w:val="00D963C4"/>
    <w:rsid w:val="00D9683B"/>
    <w:rsid w:val="00D9712F"/>
    <w:rsid w:val="00D978FD"/>
    <w:rsid w:val="00D97BE6"/>
    <w:rsid w:val="00DA05AF"/>
    <w:rsid w:val="00DA0631"/>
    <w:rsid w:val="00DA0834"/>
    <w:rsid w:val="00DA1600"/>
    <w:rsid w:val="00DA1811"/>
    <w:rsid w:val="00DA2A55"/>
    <w:rsid w:val="00DA3BC7"/>
    <w:rsid w:val="00DA54BB"/>
    <w:rsid w:val="00DA5A4F"/>
    <w:rsid w:val="00DA6383"/>
    <w:rsid w:val="00DB06A9"/>
    <w:rsid w:val="00DB12C2"/>
    <w:rsid w:val="00DB23E8"/>
    <w:rsid w:val="00DB2E00"/>
    <w:rsid w:val="00DB3B30"/>
    <w:rsid w:val="00DB5CEC"/>
    <w:rsid w:val="00DB683A"/>
    <w:rsid w:val="00DC0A17"/>
    <w:rsid w:val="00DC12CA"/>
    <w:rsid w:val="00DC53EC"/>
    <w:rsid w:val="00DC6235"/>
    <w:rsid w:val="00DC63D7"/>
    <w:rsid w:val="00DC702B"/>
    <w:rsid w:val="00DD1E45"/>
    <w:rsid w:val="00DD34E0"/>
    <w:rsid w:val="00DD5143"/>
    <w:rsid w:val="00DE01B1"/>
    <w:rsid w:val="00DE08B7"/>
    <w:rsid w:val="00DE2203"/>
    <w:rsid w:val="00DE4D36"/>
    <w:rsid w:val="00DE5F04"/>
    <w:rsid w:val="00DE6A6A"/>
    <w:rsid w:val="00DE7179"/>
    <w:rsid w:val="00DE7CC2"/>
    <w:rsid w:val="00DE7FA5"/>
    <w:rsid w:val="00DF0C1D"/>
    <w:rsid w:val="00DF15A0"/>
    <w:rsid w:val="00DF1647"/>
    <w:rsid w:val="00DF1745"/>
    <w:rsid w:val="00DF1A18"/>
    <w:rsid w:val="00DF27D7"/>
    <w:rsid w:val="00DF3E2C"/>
    <w:rsid w:val="00DF5C60"/>
    <w:rsid w:val="00DF60D1"/>
    <w:rsid w:val="00DF6CAB"/>
    <w:rsid w:val="00E008AD"/>
    <w:rsid w:val="00E02F52"/>
    <w:rsid w:val="00E04AB2"/>
    <w:rsid w:val="00E053B2"/>
    <w:rsid w:val="00E06529"/>
    <w:rsid w:val="00E06CD4"/>
    <w:rsid w:val="00E101B2"/>
    <w:rsid w:val="00E1138F"/>
    <w:rsid w:val="00E1279C"/>
    <w:rsid w:val="00E12E44"/>
    <w:rsid w:val="00E131C3"/>
    <w:rsid w:val="00E13229"/>
    <w:rsid w:val="00E1371F"/>
    <w:rsid w:val="00E13FCF"/>
    <w:rsid w:val="00E141F4"/>
    <w:rsid w:val="00E14779"/>
    <w:rsid w:val="00E15372"/>
    <w:rsid w:val="00E158A9"/>
    <w:rsid w:val="00E15C7C"/>
    <w:rsid w:val="00E1722D"/>
    <w:rsid w:val="00E21894"/>
    <w:rsid w:val="00E21D4D"/>
    <w:rsid w:val="00E23BE9"/>
    <w:rsid w:val="00E23C65"/>
    <w:rsid w:val="00E23DEF"/>
    <w:rsid w:val="00E23DF5"/>
    <w:rsid w:val="00E251B9"/>
    <w:rsid w:val="00E2556D"/>
    <w:rsid w:val="00E2609D"/>
    <w:rsid w:val="00E26319"/>
    <w:rsid w:val="00E26A1C"/>
    <w:rsid w:val="00E27A15"/>
    <w:rsid w:val="00E27FEC"/>
    <w:rsid w:val="00E3074E"/>
    <w:rsid w:val="00E310F9"/>
    <w:rsid w:val="00E32165"/>
    <w:rsid w:val="00E33F8F"/>
    <w:rsid w:val="00E34441"/>
    <w:rsid w:val="00E3538F"/>
    <w:rsid w:val="00E3562C"/>
    <w:rsid w:val="00E37123"/>
    <w:rsid w:val="00E37805"/>
    <w:rsid w:val="00E405BB"/>
    <w:rsid w:val="00E40D98"/>
    <w:rsid w:val="00E4224E"/>
    <w:rsid w:val="00E43CD2"/>
    <w:rsid w:val="00E448CF"/>
    <w:rsid w:val="00E45190"/>
    <w:rsid w:val="00E45E86"/>
    <w:rsid w:val="00E46926"/>
    <w:rsid w:val="00E46A88"/>
    <w:rsid w:val="00E50B36"/>
    <w:rsid w:val="00E512BA"/>
    <w:rsid w:val="00E517AD"/>
    <w:rsid w:val="00E5287E"/>
    <w:rsid w:val="00E535F7"/>
    <w:rsid w:val="00E53734"/>
    <w:rsid w:val="00E53DE4"/>
    <w:rsid w:val="00E546FE"/>
    <w:rsid w:val="00E55685"/>
    <w:rsid w:val="00E5677B"/>
    <w:rsid w:val="00E568DE"/>
    <w:rsid w:val="00E572CB"/>
    <w:rsid w:val="00E608B1"/>
    <w:rsid w:val="00E60CB9"/>
    <w:rsid w:val="00E6250F"/>
    <w:rsid w:val="00E62680"/>
    <w:rsid w:val="00E628D1"/>
    <w:rsid w:val="00E6484B"/>
    <w:rsid w:val="00E65591"/>
    <w:rsid w:val="00E707BB"/>
    <w:rsid w:val="00E72E8B"/>
    <w:rsid w:val="00E72FE6"/>
    <w:rsid w:val="00E7320E"/>
    <w:rsid w:val="00E7373B"/>
    <w:rsid w:val="00E751A0"/>
    <w:rsid w:val="00E76729"/>
    <w:rsid w:val="00E81068"/>
    <w:rsid w:val="00E8138F"/>
    <w:rsid w:val="00E84D23"/>
    <w:rsid w:val="00E84F66"/>
    <w:rsid w:val="00E865E3"/>
    <w:rsid w:val="00E87116"/>
    <w:rsid w:val="00E8719B"/>
    <w:rsid w:val="00E879B3"/>
    <w:rsid w:val="00E90C6D"/>
    <w:rsid w:val="00E91BAF"/>
    <w:rsid w:val="00E91D6B"/>
    <w:rsid w:val="00E938F5"/>
    <w:rsid w:val="00E93948"/>
    <w:rsid w:val="00E93E43"/>
    <w:rsid w:val="00E94D8C"/>
    <w:rsid w:val="00E94D93"/>
    <w:rsid w:val="00E96884"/>
    <w:rsid w:val="00E9688E"/>
    <w:rsid w:val="00EA0A2A"/>
    <w:rsid w:val="00EA2D5D"/>
    <w:rsid w:val="00EA331D"/>
    <w:rsid w:val="00EA427E"/>
    <w:rsid w:val="00EA59A3"/>
    <w:rsid w:val="00EA5E90"/>
    <w:rsid w:val="00EA6E03"/>
    <w:rsid w:val="00EA7F5D"/>
    <w:rsid w:val="00EB04BF"/>
    <w:rsid w:val="00EB110F"/>
    <w:rsid w:val="00EB1EE7"/>
    <w:rsid w:val="00EB2EDC"/>
    <w:rsid w:val="00EB4375"/>
    <w:rsid w:val="00EB48DF"/>
    <w:rsid w:val="00EB4DC8"/>
    <w:rsid w:val="00EB4E4F"/>
    <w:rsid w:val="00EB7447"/>
    <w:rsid w:val="00EB7EE1"/>
    <w:rsid w:val="00EB7FA6"/>
    <w:rsid w:val="00EB7FBA"/>
    <w:rsid w:val="00EC00D4"/>
    <w:rsid w:val="00EC05A9"/>
    <w:rsid w:val="00EC2462"/>
    <w:rsid w:val="00EC3983"/>
    <w:rsid w:val="00EC5098"/>
    <w:rsid w:val="00EC679F"/>
    <w:rsid w:val="00EC6A9F"/>
    <w:rsid w:val="00EC6ABF"/>
    <w:rsid w:val="00EC7567"/>
    <w:rsid w:val="00EC772F"/>
    <w:rsid w:val="00ED0A4C"/>
    <w:rsid w:val="00ED242C"/>
    <w:rsid w:val="00ED2B22"/>
    <w:rsid w:val="00ED2F2B"/>
    <w:rsid w:val="00ED31ED"/>
    <w:rsid w:val="00ED4337"/>
    <w:rsid w:val="00ED434F"/>
    <w:rsid w:val="00ED474E"/>
    <w:rsid w:val="00ED4AA4"/>
    <w:rsid w:val="00EE1214"/>
    <w:rsid w:val="00EE1A95"/>
    <w:rsid w:val="00EE2B6D"/>
    <w:rsid w:val="00EE3D89"/>
    <w:rsid w:val="00EE3F81"/>
    <w:rsid w:val="00EE4B9B"/>
    <w:rsid w:val="00EE6182"/>
    <w:rsid w:val="00EE6BA9"/>
    <w:rsid w:val="00EF00E2"/>
    <w:rsid w:val="00EF0D41"/>
    <w:rsid w:val="00EF1174"/>
    <w:rsid w:val="00EF1D6C"/>
    <w:rsid w:val="00EF25B4"/>
    <w:rsid w:val="00EF368A"/>
    <w:rsid w:val="00EF641A"/>
    <w:rsid w:val="00EF6DB5"/>
    <w:rsid w:val="00F03379"/>
    <w:rsid w:val="00F03B36"/>
    <w:rsid w:val="00F0419F"/>
    <w:rsid w:val="00F055AF"/>
    <w:rsid w:val="00F0721E"/>
    <w:rsid w:val="00F077F8"/>
    <w:rsid w:val="00F07E3A"/>
    <w:rsid w:val="00F10587"/>
    <w:rsid w:val="00F10A2E"/>
    <w:rsid w:val="00F13C2D"/>
    <w:rsid w:val="00F144C3"/>
    <w:rsid w:val="00F14673"/>
    <w:rsid w:val="00F147C5"/>
    <w:rsid w:val="00F151F7"/>
    <w:rsid w:val="00F152BA"/>
    <w:rsid w:val="00F159AF"/>
    <w:rsid w:val="00F16009"/>
    <w:rsid w:val="00F16211"/>
    <w:rsid w:val="00F16604"/>
    <w:rsid w:val="00F171C9"/>
    <w:rsid w:val="00F172A9"/>
    <w:rsid w:val="00F175A0"/>
    <w:rsid w:val="00F202BA"/>
    <w:rsid w:val="00F22D30"/>
    <w:rsid w:val="00F23A3A"/>
    <w:rsid w:val="00F25095"/>
    <w:rsid w:val="00F2740C"/>
    <w:rsid w:val="00F2798A"/>
    <w:rsid w:val="00F3022B"/>
    <w:rsid w:val="00F30449"/>
    <w:rsid w:val="00F3216D"/>
    <w:rsid w:val="00F33D25"/>
    <w:rsid w:val="00F34FD6"/>
    <w:rsid w:val="00F357EF"/>
    <w:rsid w:val="00F3727D"/>
    <w:rsid w:val="00F379EC"/>
    <w:rsid w:val="00F40065"/>
    <w:rsid w:val="00F407A8"/>
    <w:rsid w:val="00F40B34"/>
    <w:rsid w:val="00F410B4"/>
    <w:rsid w:val="00F4151C"/>
    <w:rsid w:val="00F435EA"/>
    <w:rsid w:val="00F44B47"/>
    <w:rsid w:val="00F45FC6"/>
    <w:rsid w:val="00F47DDF"/>
    <w:rsid w:val="00F52507"/>
    <w:rsid w:val="00F52DB5"/>
    <w:rsid w:val="00F54BB2"/>
    <w:rsid w:val="00F54C4B"/>
    <w:rsid w:val="00F554E1"/>
    <w:rsid w:val="00F565CE"/>
    <w:rsid w:val="00F56DE4"/>
    <w:rsid w:val="00F5725B"/>
    <w:rsid w:val="00F606B9"/>
    <w:rsid w:val="00F60F10"/>
    <w:rsid w:val="00F63920"/>
    <w:rsid w:val="00F64924"/>
    <w:rsid w:val="00F654C2"/>
    <w:rsid w:val="00F66E07"/>
    <w:rsid w:val="00F67A6F"/>
    <w:rsid w:val="00F703CB"/>
    <w:rsid w:val="00F70812"/>
    <w:rsid w:val="00F71634"/>
    <w:rsid w:val="00F71993"/>
    <w:rsid w:val="00F71AE1"/>
    <w:rsid w:val="00F725F3"/>
    <w:rsid w:val="00F73244"/>
    <w:rsid w:val="00F74949"/>
    <w:rsid w:val="00F766D7"/>
    <w:rsid w:val="00F80326"/>
    <w:rsid w:val="00F80812"/>
    <w:rsid w:val="00F82D2E"/>
    <w:rsid w:val="00F83303"/>
    <w:rsid w:val="00F833EF"/>
    <w:rsid w:val="00F83BCD"/>
    <w:rsid w:val="00F83E1A"/>
    <w:rsid w:val="00F85638"/>
    <w:rsid w:val="00F90484"/>
    <w:rsid w:val="00F9056A"/>
    <w:rsid w:val="00F908BC"/>
    <w:rsid w:val="00F9308F"/>
    <w:rsid w:val="00F938B8"/>
    <w:rsid w:val="00F94711"/>
    <w:rsid w:val="00F966EE"/>
    <w:rsid w:val="00F97D34"/>
    <w:rsid w:val="00FA00C9"/>
    <w:rsid w:val="00FA09BB"/>
    <w:rsid w:val="00FA1B23"/>
    <w:rsid w:val="00FA1E2C"/>
    <w:rsid w:val="00FA23C1"/>
    <w:rsid w:val="00FA39FB"/>
    <w:rsid w:val="00FA3B77"/>
    <w:rsid w:val="00FA44CA"/>
    <w:rsid w:val="00FA4682"/>
    <w:rsid w:val="00FA4A96"/>
    <w:rsid w:val="00FA5496"/>
    <w:rsid w:val="00FA65FD"/>
    <w:rsid w:val="00FA7265"/>
    <w:rsid w:val="00FB0C44"/>
    <w:rsid w:val="00FB2243"/>
    <w:rsid w:val="00FB3216"/>
    <w:rsid w:val="00FB3CC7"/>
    <w:rsid w:val="00FB44A8"/>
    <w:rsid w:val="00FB47D6"/>
    <w:rsid w:val="00FB50F6"/>
    <w:rsid w:val="00FB54CA"/>
    <w:rsid w:val="00FC01DD"/>
    <w:rsid w:val="00FC25A7"/>
    <w:rsid w:val="00FC5A53"/>
    <w:rsid w:val="00FD06CC"/>
    <w:rsid w:val="00FD0BCE"/>
    <w:rsid w:val="00FD0CFE"/>
    <w:rsid w:val="00FD0D3F"/>
    <w:rsid w:val="00FD253E"/>
    <w:rsid w:val="00FD309A"/>
    <w:rsid w:val="00FD319F"/>
    <w:rsid w:val="00FD4B01"/>
    <w:rsid w:val="00FD51EA"/>
    <w:rsid w:val="00FD531E"/>
    <w:rsid w:val="00FD7539"/>
    <w:rsid w:val="00FD7F83"/>
    <w:rsid w:val="00FE0AC7"/>
    <w:rsid w:val="00FE0F5F"/>
    <w:rsid w:val="00FE1EE7"/>
    <w:rsid w:val="00FE2831"/>
    <w:rsid w:val="00FE2B4F"/>
    <w:rsid w:val="00FE2D7A"/>
    <w:rsid w:val="00FE371E"/>
    <w:rsid w:val="00FE56CF"/>
    <w:rsid w:val="00FE63E1"/>
    <w:rsid w:val="00FF003E"/>
    <w:rsid w:val="00FF075F"/>
    <w:rsid w:val="00FF142A"/>
    <w:rsid w:val="00FF2B32"/>
    <w:rsid w:val="00FF2C37"/>
    <w:rsid w:val="00FF3000"/>
    <w:rsid w:val="00FF3858"/>
    <w:rsid w:val="00FF389A"/>
    <w:rsid w:val="00FF426C"/>
    <w:rsid w:val="00FF497F"/>
    <w:rsid w:val="00FF4D90"/>
    <w:rsid w:val="00FF5116"/>
    <w:rsid w:val="00FF5569"/>
    <w:rsid w:val="00FF570A"/>
    <w:rsid w:val="00FF6C0D"/>
    <w:rsid w:val="00FF7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9E97B"/>
  <w15:docId w15:val="{EFCCE12E-75DC-4D28-980C-089C0D625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E405BB"/>
  </w:style>
  <w:style w:type="character" w:customStyle="1" w:styleId="normaltextrun">
    <w:name w:val="normaltextrun"/>
    <w:basedOn w:val="DefaultParagraphFont"/>
    <w:rsid w:val="00EF25B4"/>
  </w:style>
  <w:style w:type="character" w:styleId="Hyperlink">
    <w:name w:val="Hyperlink"/>
    <w:basedOn w:val="DefaultParagraphFont"/>
    <w:uiPriority w:val="99"/>
    <w:unhideWhenUsed/>
    <w:rsid w:val="0047177B"/>
    <w:rPr>
      <w:color w:val="0000FF" w:themeColor="hyperlink"/>
      <w:u w:val="single"/>
    </w:rPr>
  </w:style>
  <w:style w:type="character" w:styleId="UnresolvedMention">
    <w:name w:val="Unresolved Mention"/>
    <w:basedOn w:val="DefaultParagraphFont"/>
    <w:uiPriority w:val="99"/>
    <w:semiHidden/>
    <w:unhideWhenUsed/>
    <w:rsid w:val="0047177B"/>
    <w:rPr>
      <w:color w:val="605E5C"/>
      <w:shd w:val="clear" w:color="auto" w:fill="E1DFDD"/>
    </w:rPr>
  </w:style>
  <w:style w:type="paragraph" w:styleId="Bibliography">
    <w:name w:val="Bibliography"/>
    <w:basedOn w:val="Normal"/>
    <w:next w:val="Normal"/>
    <w:uiPriority w:val="37"/>
    <w:unhideWhenUsed/>
    <w:rsid w:val="00340C59"/>
    <w:pPr>
      <w:spacing w:line="240" w:lineRule="auto"/>
      <w:ind w:left="720" w:hanging="720"/>
    </w:pPr>
  </w:style>
  <w:style w:type="character" w:styleId="CommentReference">
    <w:name w:val="annotation reference"/>
    <w:basedOn w:val="DefaultParagraphFont"/>
    <w:uiPriority w:val="99"/>
    <w:semiHidden/>
    <w:unhideWhenUsed/>
    <w:rsid w:val="005515A8"/>
    <w:rPr>
      <w:sz w:val="16"/>
      <w:szCs w:val="16"/>
    </w:rPr>
  </w:style>
  <w:style w:type="paragraph" w:styleId="CommentText">
    <w:name w:val="annotation text"/>
    <w:basedOn w:val="Normal"/>
    <w:link w:val="CommentTextChar"/>
    <w:uiPriority w:val="99"/>
    <w:unhideWhenUsed/>
    <w:rsid w:val="005515A8"/>
    <w:pPr>
      <w:spacing w:line="240" w:lineRule="auto"/>
    </w:pPr>
    <w:rPr>
      <w:sz w:val="20"/>
      <w:szCs w:val="20"/>
    </w:rPr>
  </w:style>
  <w:style w:type="character" w:customStyle="1" w:styleId="CommentTextChar">
    <w:name w:val="Comment Text Char"/>
    <w:basedOn w:val="DefaultParagraphFont"/>
    <w:link w:val="CommentText"/>
    <w:uiPriority w:val="99"/>
    <w:rsid w:val="005515A8"/>
    <w:rPr>
      <w:sz w:val="20"/>
      <w:szCs w:val="20"/>
    </w:rPr>
  </w:style>
  <w:style w:type="paragraph" w:styleId="CommentSubject">
    <w:name w:val="annotation subject"/>
    <w:basedOn w:val="CommentText"/>
    <w:next w:val="CommentText"/>
    <w:link w:val="CommentSubjectChar"/>
    <w:uiPriority w:val="99"/>
    <w:semiHidden/>
    <w:unhideWhenUsed/>
    <w:rsid w:val="005515A8"/>
    <w:rPr>
      <w:b/>
      <w:bCs/>
    </w:rPr>
  </w:style>
  <w:style w:type="character" w:customStyle="1" w:styleId="CommentSubjectChar">
    <w:name w:val="Comment Subject Char"/>
    <w:basedOn w:val="CommentTextChar"/>
    <w:link w:val="CommentSubject"/>
    <w:uiPriority w:val="99"/>
    <w:semiHidden/>
    <w:rsid w:val="005515A8"/>
    <w:rPr>
      <w:b/>
      <w:bCs/>
      <w:sz w:val="20"/>
      <w:szCs w:val="20"/>
    </w:rPr>
  </w:style>
  <w:style w:type="paragraph" w:styleId="ListParagraph">
    <w:name w:val="List Paragraph"/>
    <w:basedOn w:val="Normal"/>
    <w:uiPriority w:val="34"/>
    <w:qFormat/>
    <w:rsid w:val="00FF5569"/>
    <w:pPr>
      <w:ind w:left="720"/>
      <w:contextualSpacing/>
    </w:pPr>
  </w:style>
  <w:style w:type="paragraph" w:styleId="Header">
    <w:name w:val="header"/>
    <w:basedOn w:val="Normal"/>
    <w:link w:val="HeaderChar"/>
    <w:uiPriority w:val="99"/>
    <w:unhideWhenUsed/>
    <w:rsid w:val="008B3316"/>
    <w:pPr>
      <w:tabs>
        <w:tab w:val="center" w:pos="4680"/>
        <w:tab w:val="right" w:pos="9360"/>
      </w:tabs>
      <w:spacing w:line="240" w:lineRule="auto"/>
    </w:pPr>
  </w:style>
  <w:style w:type="character" w:customStyle="1" w:styleId="HeaderChar">
    <w:name w:val="Header Char"/>
    <w:basedOn w:val="DefaultParagraphFont"/>
    <w:link w:val="Header"/>
    <w:uiPriority w:val="99"/>
    <w:rsid w:val="008B3316"/>
  </w:style>
  <w:style w:type="paragraph" w:styleId="Footer">
    <w:name w:val="footer"/>
    <w:basedOn w:val="Normal"/>
    <w:link w:val="FooterChar"/>
    <w:uiPriority w:val="99"/>
    <w:unhideWhenUsed/>
    <w:rsid w:val="008B3316"/>
    <w:pPr>
      <w:tabs>
        <w:tab w:val="center" w:pos="4680"/>
        <w:tab w:val="right" w:pos="9360"/>
      </w:tabs>
      <w:spacing w:line="240" w:lineRule="auto"/>
    </w:pPr>
  </w:style>
  <w:style w:type="character" w:customStyle="1" w:styleId="FooterChar">
    <w:name w:val="Footer Char"/>
    <w:basedOn w:val="DefaultParagraphFont"/>
    <w:link w:val="Footer"/>
    <w:uiPriority w:val="99"/>
    <w:rsid w:val="008B3316"/>
  </w:style>
  <w:style w:type="paragraph" w:styleId="Revision">
    <w:name w:val="Revision"/>
    <w:hidden/>
    <w:uiPriority w:val="99"/>
    <w:semiHidden/>
    <w:rsid w:val="001073D8"/>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pnas.org/doi/epdf/10.1073/pnas.1015313108" TargetMode="External"/></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AE1E3-2936-4ADD-A0EE-943DB0705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40</Pages>
  <Words>52519</Words>
  <Characters>297258</Characters>
  <Application>Microsoft Office Word</Application>
  <DocSecurity>0</DocSecurity>
  <Lines>17485</Lines>
  <Paragraphs>19432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Barrus</dc:creator>
  <cp:lastModifiedBy>Nathan Barrus</cp:lastModifiedBy>
  <cp:revision>4</cp:revision>
  <dcterms:created xsi:type="dcterms:W3CDTF">2026-02-20T12:54:00Z</dcterms:created>
  <dcterms:modified xsi:type="dcterms:W3CDTF">2026-03-03T19:12:00Z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id="Lxlv49sw"/&gt;&lt;style id="http://www.zotero.org/styles/ecology-letters" hasBibliography="1" bibliographyStyleHasBeenSet="1"/&gt;&lt;prefs&gt;&lt;pref name="fieldType" value="Field"/&gt;&lt;/prefs&gt;&lt;/data&gt;</vt:lpwstr>
  </property>
</Properties>
</file>